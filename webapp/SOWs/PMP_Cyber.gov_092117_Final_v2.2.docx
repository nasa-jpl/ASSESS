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A967C4" w14:textId="77777777" w:rsidR="00334FF2" w:rsidRDefault="00334FF2" w:rsidP="005D3BF8">
      <w:pPr>
        <w:pStyle w:val="Cover-other"/>
        <w:tabs>
          <w:tab w:val="center" w:pos="5040"/>
        </w:tabs>
        <w:rPr>
          <w:rFonts w:asciiTheme="minorHAnsi" w:hAnsiTheme="minorHAnsi"/>
          <w:i/>
          <w:sz w:val="44"/>
          <w:szCs w:val="44"/>
        </w:rPr>
      </w:pPr>
      <w:bookmarkStart w:id="0" w:name="_GoBack"/>
      <w:bookmarkEnd w:id="0"/>
    </w:p>
    <w:p w14:paraId="18FEB5CE" w14:textId="77777777" w:rsidR="00BD378C" w:rsidRPr="00D65586" w:rsidRDefault="00B2712F" w:rsidP="005D3BF8">
      <w:pPr>
        <w:pStyle w:val="Cover-other"/>
        <w:tabs>
          <w:tab w:val="center" w:pos="5040"/>
        </w:tabs>
        <w:rPr>
          <w:rFonts w:asciiTheme="minorHAnsi" w:hAnsiTheme="minorHAnsi"/>
          <w:i/>
          <w:sz w:val="44"/>
          <w:szCs w:val="44"/>
        </w:rPr>
      </w:pPr>
      <w:r w:rsidRPr="00D65586">
        <w:rPr>
          <w:rFonts w:asciiTheme="minorHAnsi" w:hAnsiTheme="minorHAnsi"/>
          <w:i/>
          <w:noProof/>
          <w:sz w:val="44"/>
          <w:szCs w:val="44"/>
        </w:rPr>
        <w:drawing>
          <wp:inline distT="0" distB="0" distL="0" distR="0" wp14:anchorId="5A25C379" wp14:editId="75C8EA2C">
            <wp:extent cx="2235200" cy="2159000"/>
            <wp:effectExtent l="19050" t="0" r="0" b="0"/>
            <wp:docPr id="61" name="Picture 2" descr="d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s"/>
                    <pic:cNvPicPr>
                      <a:picLocks noChangeAspect="1" noChangeArrowheads="1"/>
                    </pic:cNvPicPr>
                  </pic:nvPicPr>
                  <pic:blipFill>
                    <a:blip r:embed="rId12" cstate="print"/>
                    <a:srcRect/>
                    <a:stretch>
                      <a:fillRect/>
                    </a:stretch>
                  </pic:blipFill>
                  <pic:spPr bwMode="auto">
                    <a:xfrm>
                      <a:off x="0" y="0"/>
                      <a:ext cx="2235200" cy="2159000"/>
                    </a:xfrm>
                    <a:prstGeom prst="rect">
                      <a:avLst/>
                    </a:prstGeom>
                    <a:noFill/>
                    <a:ln w="9525">
                      <a:noFill/>
                      <a:miter lim="800000"/>
                      <a:headEnd/>
                      <a:tailEnd/>
                    </a:ln>
                  </pic:spPr>
                </pic:pic>
              </a:graphicData>
            </a:graphic>
          </wp:inline>
        </w:drawing>
      </w:r>
    </w:p>
    <w:p w14:paraId="7E914D04" w14:textId="77777777" w:rsidR="00344C04" w:rsidRPr="00D65586" w:rsidRDefault="00344C04">
      <w:pPr>
        <w:pStyle w:val="Cover-other"/>
        <w:tabs>
          <w:tab w:val="center" w:pos="5040"/>
        </w:tabs>
        <w:rPr>
          <w:rFonts w:asciiTheme="minorHAnsi" w:hAnsiTheme="minorHAnsi"/>
          <w:i/>
          <w:sz w:val="44"/>
          <w:szCs w:val="44"/>
        </w:rPr>
      </w:pPr>
    </w:p>
    <w:p w14:paraId="27448099" w14:textId="77777777" w:rsidR="00344C04" w:rsidRPr="00D65586" w:rsidRDefault="00B2712F">
      <w:pPr>
        <w:pStyle w:val="Cover-other"/>
        <w:tabs>
          <w:tab w:val="center" w:pos="5040"/>
        </w:tabs>
        <w:rPr>
          <w:rFonts w:asciiTheme="minorHAnsi" w:hAnsiTheme="minorHAnsi"/>
          <w:i/>
          <w:sz w:val="44"/>
        </w:rPr>
      </w:pPr>
      <w:r w:rsidRPr="00D65586">
        <w:rPr>
          <w:rFonts w:asciiTheme="minorHAnsi" w:hAnsiTheme="minorHAnsi"/>
          <w:i/>
          <w:sz w:val="44"/>
        </w:rPr>
        <w:t>DEPARTMENT OF HOMELAND SECURITY</w:t>
      </w:r>
    </w:p>
    <w:p w14:paraId="0A064806" w14:textId="77777777" w:rsidR="00344C04" w:rsidRPr="00D65586" w:rsidRDefault="00B2712F">
      <w:pPr>
        <w:pStyle w:val="Cover-other"/>
        <w:tabs>
          <w:tab w:val="center" w:pos="5040"/>
        </w:tabs>
        <w:rPr>
          <w:rFonts w:asciiTheme="minorHAnsi" w:hAnsiTheme="minorHAnsi"/>
          <w:i/>
          <w:sz w:val="44"/>
        </w:rPr>
      </w:pPr>
      <w:r w:rsidRPr="00D65586">
        <w:rPr>
          <w:rFonts w:asciiTheme="minorHAnsi" w:hAnsiTheme="minorHAnsi"/>
          <w:i/>
          <w:sz w:val="44"/>
        </w:rPr>
        <w:t>SCIENCE AND TECHNOLOGY DIRECTORATE</w:t>
      </w:r>
    </w:p>
    <w:p w14:paraId="2E05CADF" w14:textId="77777777" w:rsidR="00344C04" w:rsidRPr="00D65586" w:rsidRDefault="00344C04">
      <w:pPr>
        <w:pStyle w:val="Cover-other"/>
        <w:tabs>
          <w:tab w:val="center" w:pos="5040"/>
        </w:tabs>
        <w:rPr>
          <w:rFonts w:asciiTheme="minorHAnsi" w:hAnsiTheme="minorHAnsi"/>
          <w:i/>
          <w:sz w:val="32"/>
        </w:rPr>
      </w:pPr>
    </w:p>
    <w:p w14:paraId="2F44ABCC" w14:textId="77777777" w:rsidR="00344C04" w:rsidRPr="00D65586" w:rsidRDefault="00B67F97">
      <w:pPr>
        <w:tabs>
          <w:tab w:val="center" w:pos="5040"/>
        </w:tabs>
        <w:jc w:val="center"/>
        <w:rPr>
          <w:rFonts w:asciiTheme="minorHAnsi" w:hAnsiTheme="minorHAnsi"/>
          <w:sz w:val="48"/>
          <w:szCs w:val="48"/>
        </w:rPr>
      </w:pPr>
      <w:r w:rsidRPr="00D65586">
        <w:rPr>
          <w:rFonts w:asciiTheme="minorHAnsi" w:hAnsiTheme="minorHAnsi"/>
          <w:sz w:val="48"/>
          <w:szCs w:val="48"/>
        </w:rPr>
        <w:t>Project Management Plan (PMP)</w:t>
      </w:r>
    </w:p>
    <w:p w14:paraId="787F8254" w14:textId="77777777" w:rsidR="00344C04" w:rsidRPr="00D65586" w:rsidRDefault="00344C04">
      <w:pPr>
        <w:tabs>
          <w:tab w:val="center" w:pos="5040"/>
        </w:tabs>
        <w:jc w:val="center"/>
        <w:rPr>
          <w:rFonts w:asciiTheme="minorHAnsi" w:hAnsiTheme="minorHAnsi"/>
        </w:rPr>
      </w:pPr>
    </w:p>
    <w:p w14:paraId="4EB7CCD2" w14:textId="77777777" w:rsidR="00344C04" w:rsidRPr="00D65586" w:rsidRDefault="00344C04">
      <w:pPr>
        <w:tabs>
          <w:tab w:val="center" w:pos="5040"/>
        </w:tabs>
        <w:jc w:val="center"/>
        <w:rPr>
          <w:rFonts w:asciiTheme="minorHAnsi" w:hAnsiTheme="minorHAnsi"/>
        </w:rPr>
      </w:pPr>
    </w:p>
    <w:p w14:paraId="7C397B50" w14:textId="77777777" w:rsidR="00344C04" w:rsidRPr="00D65586" w:rsidRDefault="0022031F">
      <w:pPr>
        <w:tabs>
          <w:tab w:val="center" w:pos="5040"/>
        </w:tabs>
        <w:jc w:val="center"/>
        <w:rPr>
          <w:rFonts w:asciiTheme="minorHAnsi" w:hAnsiTheme="minorHAnsi"/>
          <w:sz w:val="48"/>
          <w:szCs w:val="48"/>
        </w:rPr>
      </w:pPr>
      <w:r w:rsidRPr="00D65586">
        <w:rPr>
          <w:rFonts w:asciiTheme="minorHAnsi" w:hAnsiTheme="minorHAnsi"/>
          <w:sz w:val="48"/>
          <w:szCs w:val="48"/>
        </w:rPr>
        <w:t>Cyber.gov</w:t>
      </w:r>
    </w:p>
    <w:p w14:paraId="443CA2E6" w14:textId="77777777" w:rsidR="00344C04" w:rsidRPr="00D65586" w:rsidRDefault="00344C04">
      <w:pPr>
        <w:tabs>
          <w:tab w:val="center" w:pos="5040"/>
        </w:tabs>
        <w:jc w:val="center"/>
        <w:rPr>
          <w:rFonts w:asciiTheme="minorHAnsi" w:hAnsiTheme="minorHAnsi"/>
          <w:i/>
        </w:rPr>
      </w:pPr>
    </w:p>
    <w:p w14:paraId="65422EB0" w14:textId="77777777" w:rsidR="00344C04" w:rsidRPr="00D65586" w:rsidRDefault="00344C04">
      <w:pPr>
        <w:tabs>
          <w:tab w:val="center" w:pos="5040"/>
        </w:tabs>
        <w:jc w:val="center"/>
        <w:rPr>
          <w:rFonts w:asciiTheme="minorHAnsi" w:hAnsiTheme="minorHAnsi"/>
          <w:b/>
          <w:i/>
          <w:sz w:val="28"/>
          <w:highlight w:val="lightGray"/>
        </w:rPr>
      </w:pPr>
    </w:p>
    <w:p w14:paraId="37060DAC" w14:textId="77777777" w:rsidR="00344C04" w:rsidRPr="00D65586" w:rsidRDefault="00344C04">
      <w:pPr>
        <w:tabs>
          <w:tab w:val="center" w:pos="5040"/>
        </w:tabs>
        <w:jc w:val="center"/>
        <w:rPr>
          <w:rFonts w:asciiTheme="minorHAnsi" w:hAnsiTheme="minorHAnsi"/>
          <w:b/>
          <w:i/>
          <w:sz w:val="28"/>
          <w:highlight w:val="lightGray"/>
        </w:rPr>
      </w:pPr>
    </w:p>
    <w:p w14:paraId="7E47635C" w14:textId="77777777" w:rsidR="00344C04" w:rsidRPr="00D65586" w:rsidRDefault="00344C04">
      <w:pPr>
        <w:tabs>
          <w:tab w:val="center" w:pos="5040"/>
        </w:tabs>
        <w:jc w:val="center"/>
        <w:rPr>
          <w:rFonts w:asciiTheme="minorHAnsi" w:hAnsiTheme="minorHAnsi"/>
          <w:b/>
          <w:i/>
          <w:sz w:val="28"/>
        </w:rPr>
      </w:pPr>
    </w:p>
    <w:p w14:paraId="13BBC57F" w14:textId="77777777" w:rsidR="00344C04" w:rsidRPr="00D65586" w:rsidRDefault="00344C04">
      <w:pPr>
        <w:tabs>
          <w:tab w:val="center" w:pos="5040"/>
        </w:tabs>
        <w:jc w:val="center"/>
        <w:rPr>
          <w:rFonts w:asciiTheme="minorHAnsi" w:hAnsiTheme="minorHAnsi"/>
          <w:b/>
          <w:i/>
          <w:sz w:val="28"/>
        </w:rPr>
      </w:pPr>
    </w:p>
    <w:p w14:paraId="25946365" w14:textId="77777777" w:rsidR="00344C04" w:rsidRPr="00D65586" w:rsidRDefault="00344C04">
      <w:pPr>
        <w:tabs>
          <w:tab w:val="center" w:pos="5040"/>
        </w:tabs>
        <w:jc w:val="center"/>
        <w:rPr>
          <w:rFonts w:asciiTheme="minorHAnsi" w:hAnsiTheme="minorHAnsi"/>
          <w:b/>
          <w:i/>
          <w:sz w:val="28"/>
        </w:rPr>
      </w:pPr>
    </w:p>
    <w:p w14:paraId="48B5CD64" w14:textId="4BA1FF90" w:rsidR="00344C04" w:rsidRPr="00D65586" w:rsidRDefault="00294FE7">
      <w:pPr>
        <w:tabs>
          <w:tab w:val="center" w:pos="5040"/>
        </w:tabs>
        <w:jc w:val="center"/>
        <w:rPr>
          <w:rFonts w:asciiTheme="minorHAnsi" w:hAnsiTheme="minorHAnsi"/>
          <w:sz w:val="48"/>
          <w:szCs w:val="48"/>
        </w:rPr>
      </w:pPr>
      <w:r w:rsidRPr="00D65586">
        <w:rPr>
          <w:rFonts w:asciiTheme="minorHAnsi" w:hAnsiTheme="minorHAnsi"/>
          <w:sz w:val="48"/>
          <w:szCs w:val="48"/>
        </w:rPr>
        <w:t>V</w:t>
      </w:r>
      <w:r w:rsidR="00E330D0" w:rsidRPr="00D65586">
        <w:rPr>
          <w:rFonts w:asciiTheme="minorHAnsi" w:hAnsiTheme="minorHAnsi"/>
          <w:sz w:val="48"/>
          <w:szCs w:val="48"/>
        </w:rPr>
        <w:t xml:space="preserve">ersion </w:t>
      </w:r>
      <w:r w:rsidR="002D1D23" w:rsidRPr="00D65586">
        <w:rPr>
          <w:rFonts w:asciiTheme="minorHAnsi" w:hAnsiTheme="minorHAnsi"/>
          <w:sz w:val="48"/>
          <w:szCs w:val="48"/>
        </w:rPr>
        <w:t>2</w:t>
      </w:r>
      <w:r w:rsidR="001072C3" w:rsidRPr="00D65586">
        <w:rPr>
          <w:rFonts w:asciiTheme="minorHAnsi" w:hAnsiTheme="minorHAnsi"/>
          <w:sz w:val="48"/>
          <w:szCs w:val="48"/>
        </w:rPr>
        <w:t>.</w:t>
      </w:r>
      <w:r w:rsidR="00C06C41">
        <w:rPr>
          <w:rFonts w:asciiTheme="minorHAnsi" w:hAnsiTheme="minorHAnsi"/>
          <w:sz w:val="48"/>
          <w:szCs w:val="48"/>
        </w:rPr>
        <w:t>2</w:t>
      </w:r>
    </w:p>
    <w:p w14:paraId="01955BE9" w14:textId="653C0191" w:rsidR="00344C04" w:rsidRPr="00D65586" w:rsidRDefault="0052389F">
      <w:pPr>
        <w:tabs>
          <w:tab w:val="center" w:pos="5040"/>
        </w:tabs>
        <w:jc w:val="center"/>
        <w:rPr>
          <w:rFonts w:asciiTheme="minorHAnsi" w:hAnsiTheme="minorHAnsi"/>
          <w:sz w:val="48"/>
          <w:szCs w:val="48"/>
        </w:rPr>
      </w:pPr>
      <w:r>
        <w:rPr>
          <w:rFonts w:asciiTheme="minorHAnsi" w:hAnsiTheme="minorHAnsi"/>
          <w:sz w:val="48"/>
          <w:szCs w:val="48"/>
        </w:rPr>
        <w:t>0</w:t>
      </w:r>
      <w:r w:rsidR="00C06C41">
        <w:rPr>
          <w:rFonts w:asciiTheme="minorHAnsi" w:hAnsiTheme="minorHAnsi"/>
          <w:sz w:val="48"/>
          <w:szCs w:val="48"/>
        </w:rPr>
        <w:t>9</w:t>
      </w:r>
      <w:r w:rsidR="001072C3" w:rsidRPr="00D65586">
        <w:rPr>
          <w:rFonts w:asciiTheme="minorHAnsi" w:hAnsiTheme="minorHAnsi"/>
          <w:sz w:val="48"/>
          <w:szCs w:val="48"/>
        </w:rPr>
        <w:t>/</w:t>
      </w:r>
      <w:r w:rsidR="00C06C41">
        <w:rPr>
          <w:rFonts w:asciiTheme="minorHAnsi" w:hAnsiTheme="minorHAnsi"/>
          <w:sz w:val="48"/>
          <w:szCs w:val="48"/>
        </w:rPr>
        <w:t>21</w:t>
      </w:r>
      <w:r w:rsidR="002D1D23" w:rsidRPr="00D65586">
        <w:rPr>
          <w:rFonts w:asciiTheme="minorHAnsi" w:hAnsiTheme="minorHAnsi"/>
          <w:sz w:val="48"/>
          <w:szCs w:val="48"/>
        </w:rPr>
        <w:t>/17</w:t>
      </w:r>
    </w:p>
    <w:p w14:paraId="59F3A04E" w14:textId="77777777" w:rsidR="006861CF" w:rsidRPr="00D65586" w:rsidRDefault="006861CF" w:rsidP="00D212A7">
      <w:pPr>
        <w:rPr>
          <w:rFonts w:asciiTheme="minorHAnsi" w:hAnsiTheme="minorHAnsi"/>
        </w:rPr>
        <w:sectPr w:rsidR="006861CF" w:rsidRPr="00D65586" w:rsidSect="005D3BF8">
          <w:footerReference w:type="default" r:id="rId13"/>
          <w:footerReference w:type="first" r:id="rId14"/>
          <w:pgSz w:w="12240" w:h="15840" w:code="1"/>
          <w:pgMar w:top="1440" w:right="1440" w:bottom="1440" w:left="1440" w:header="720" w:footer="720" w:gutter="0"/>
          <w:pgNumType w:fmt="lowerRoman" w:start="1"/>
          <w:cols w:space="720"/>
          <w:titlePg/>
          <w:docGrid w:linePitch="360"/>
        </w:sectPr>
      </w:pPr>
    </w:p>
    <w:p w14:paraId="7259C60C" w14:textId="77777777" w:rsidR="00BD378C" w:rsidRPr="00D65586" w:rsidRDefault="00BD378C" w:rsidP="00BD378C">
      <w:pPr>
        <w:ind w:right="-2880"/>
        <w:rPr>
          <w:rFonts w:asciiTheme="minorHAnsi" w:hAnsiTheme="minorHAnsi"/>
          <w:b/>
          <w:caps/>
          <w:sz w:val="32"/>
        </w:rPr>
      </w:pPr>
    </w:p>
    <w:p w14:paraId="790FAD5F" w14:textId="77777777" w:rsidR="00B2712F" w:rsidRPr="00D65586" w:rsidRDefault="00B2712F" w:rsidP="00D212A7">
      <w:pPr>
        <w:ind w:right="-2880"/>
        <w:rPr>
          <w:rFonts w:asciiTheme="minorHAnsi" w:hAnsiTheme="minorHAnsi"/>
          <w:b/>
          <w:sz w:val="24"/>
        </w:rPr>
      </w:pPr>
      <w:r w:rsidRPr="00D65586">
        <w:rPr>
          <w:rFonts w:asciiTheme="minorHAnsi" w:hAnsiTheme="minorHAnsi"/>
          <w:b/>
          <w:sz w:val="24"/>
        </w:rPr>
        <w:t>PMP Approvals:</w:t>
      </w:r>
    </w:p>
    <w:p w14:paraId="697B0ED2" w14:textId="77777777" w:rsidR="00B2712F" w:rsidRPr="00D65586" w:rsidRDefault="00B2712F" w:rsidP="00D212A7">
      <w:pPr>
        <w:tabs>
          <w:tab w:val="left" w:pos="5040"/>
        </w:tabs>
        <w:ind w:right="-2880"/>
        <w:rPr>
          <w:rFonts w:asciiTheme="minorHAnsi" w:hAnsiTheme="minorHAnsi"/>
          <w:b/>
          <w:sz w:val="24"/>
        </w:rPr>
      </w:pPr>
    </w:p>
    <w:p w14:paraId="30F46B20" w14:textId="77777777" w:rsidR="00B2712F" w:rsidRPr="00D65586" w:rsidRDefault="00B2712F" w:rsidP="00D212A7">
      <w:pPr>
        <w:tabs>
          <w:tab w:val="left" w:pos="5040"/>
        </w:tabs>
        <w:ind w:right="-2880"/>
        <w:rPr>
          <w:rFonts w:asciiTheme="minorHAnsi" w:hAnsiTheme="minorHAnsi"/>
          <w:b/>
          <w:sz w:val="24"/>
        </w:rPr>
      </w:pPr>
    </w:p>
    <w:p w14:paraId="2BBE867D" w14:textId="77777777" w:rsidR="00B2712F" w:rsidRPr="00D65586" w:rsidRDefault="00B2712F" w:rsidP="00D212A7">
      <w:pPr>
        <w:tabs>
          <w:tab w:val="left" w:pos="5040"/>
        </w:tabs>
        <w:ind w:right="-2880"/>
        <w:rPr>
          <w:rFonts w:asciiTheme="minorHAnsi" w:hAnsiTheme="minorHAnsi"/>
          <w:b/>
          <w:sz w:val="24"/>
        </w:rPr>
      </w:pPr>
    </w:p>
    <w:p w14:paraId="473A3769" w14:textId="77777777" w:rsidR="00B2712F" w:rsidRPr="00D65586" w:rsidRDefault="00B2712F" w:rsidP="00D212A7">
      <w:pPr>
        <w:tabs>
          <w:tab w:val="left" w:pos="5040"/>
        </w:tabs>
        <w:ind w:right="-2880"/>
        <w:rPr>
          <w:rFonts w:asciiTheme="minorHAnsi" w:hAnsiTheme="minorHAnsi"/>
          <w:b/>
          <w:sz w:val="24"/>
        </w:rPr>
      </w:pPr>
      <w:r w:rsidRPr="00D65586">
        <w:rPr>
          <w:rFonts w:asciiTheme="minorHAnsi" w:hAnsiTheme="minorHAnsi"/>
          <w:b/>
          <w:sz w:val="24"/>
        </w:rPr>
        <w:t>_____________________________</w:t>
      </w:r>
      <w:r w:rsidRPr="00D65586">
        <w:rPr>
          <w:rFonts w:asciiTheme="minorHAnsi" w:hAnsiTheme="minorHAnsi"/>
          <w:b/>
          <w:sz w:val="24"/>
        </w:rPr>
        <w:tab/>
        <w:t>____________</w:t>
      </w:r>
    </w:p>
    <w:p w14:paraId="1F6C945C" w14:textId="77777777" w:rsidR="00B2712F" w:rsidRPr="00D65586" w:rsidRDefault="00B2712F" w:rsidP="00D212A7">
      <w:pPr>
        <w:tabs>
          <w:tab w:val="left" w:pos="5040"/>
        </w:tabs>
        <w:ind w:right="-2880"/>
        <w:rPr>
          <w:rFonts w:asciiTheme="minorHAnsi" w:hAnsiTheme="minorHAnsi"/>
          <w:b/>
          <w:sz w:val="24"/>
        </w:rPr>
      </w:pPr>
      <w:r w:rsidRPr="00D65586">
        <w:rPr>
          <w:rFonts w:asciiTheme="minorHAnsi" w:hAnsiTheme="minorHAnsi"/>
          <w:b/>
          <w:sz w:val="24"/>
        </w:rPr>
        <w:t>Project Manager</w:t>
      </w:r>
      <w:r w:rsidRPr="00D65586">
        <w:rPr>
          <w:rFonts w:asciiTheme="minorHAnsi" w:hAnsiTheme="minorHAnsi"/>
          <w:b/>
          <w:sz w:val="24"/>
        </w:rPr>
        <w:tab/>
        <w:t>Date</w:t>
      </w:r>
    </w:p>
    <w:p w14:paraId="23843F67" w14:textId="77777777" w:rsidR="00B2712F" w:rsidRPr="00D65586" w:rsidRDefault="00B2712F" w:rsidP="00D212A7">
      <w:pPr>
        <w:tabs>
          <w:tab w:val="left" w:pos="5040"/>
        </w:tabs>
        <w:ind w:right="-2880"/>
        <w:rPr>
          <w:rFonts w:asciiTheme="minorHAnsi" w:hAnsiTheme="minorHAnsi"/>
          <w:b/>
          <w:sz w:val="24"/>
        </w:rPr>
      </w:pPr>
    </w:p>
    <w:p w14:paraId="23810BD1" w14:textId="77777777" w:rsidR="00B2712F" w:rsidRPr="00D65586" w:rsidRDefault="00B2712F" w:rsidP="00D212A7">
      <w:pPr>
        <w:tabs>
          <w:tab w:val="left" w:pos="5040"/>
        </w:tabs>
        <w:ind w:right="-2880"/>
        <w:rPr>
          <w:rFonts w:asciiTheme="minorHAnsi" w:hAnsiTheme="minorHAnsi"/>
          <w:b/>
          <w:sz w:val="24"/>
        </w:rPr>
      </w:pPr>
    </w:p>
    <w:p w14:paraId="5E11EC09" w14:textId="5CCC97C1" w:rsidR="00B2712F" w:rsidRPr="00D65586" w:rsidRDefault="00B2712F" w:rsidP="00D212A7">
      <w:pPr>
        <w:tabs>
          <w:tab w:val="left" w:pos="5040"/>
        </w:tabs>
        <w:ind w:right="-2880"/>
        <w:rPr>
          <w:rFonts w:asciiTheme="minorHAnsi" w:hAnsiTheme="minorHAnsi"/>
          <w:b/>
          <w:sz w:val="24"/>
        </w:rPr>
      </w:pPr>
      <w:r w:rsidRPr="00D65586">
        <w:rPr>
          <w:rFonts w:asciiTheme="minorHAnsi" w:hAnsiTheme="minorHAnsi"/>
          <w:b/>
          <w:sz w:val="24"/>
        </w:rPr>
        <w:t>_____________________________</w:t>
      </w:r>
      <w:r w:rsidRPr="00D65586">
        <w:rPr>
          <w:rFonts w:asciiTheme="minorHAnsi" w:hAnsiTheme="minorHAnsi"/>
          <w:b/>
          <w:sz w:val="24"/>
        </w:rPr>
        <w:tab/>
        <w:t>____________</w:t>
      </w:r>
      <w:r w:rsidR="00764A40">
        <w:rPr>
          <w:rFonts w:asciiTheme="minorHAnsi" w:hAnsiTheme="minorHAnsi"/>
          <w:b/>
          <w:sz w:val="24"/>
        </w:rPr>
        <w:t xml:space="preserve">                                                                                             </w:t>
      </w:r>
      <w:r w:rsidRPr="00D65586">
        <w:rPr>
          <w:rFonts w:asciiTheme="minorHAnsi" w:hAnsiTheme="minorHAnsi"/>
          <w:b/>
          <w:sz w:val="24"/>
        </w:rPr>
        <w:t>Division Director</w:t>
      </w:r>
      <w:r w:rsidRPr="00D65586">
        <w:rPr>
          <w:rFonts w:asciiTheme="minorHAnsi" w:hAnsiTheme="minorHAnsi"/>
          <w:b/>
          <w:sz w:val="24"/>
        </w:rPr>
        <w:tab/>
        <w:t>Date</w:t>
      </w:r>
    </w:p>
    <w:p w14:paraId="70990117" w14:textId="77777777" w:rsidR="00B2712F" w:rsidRPr="00D65586" w:rsidRDefault="00B2712F" w:rsidP="00D212A7">
      <w:pPr>
        <w:tabs>
          <w:tab w:val="left" w:pos="5040"/>
        </w:tabs>
        <w:ind w:right="-2880"/>
        <w:rPr>
          <w:rFonts w:asciiTheme="minorHAnsi" w:hAnsiTheme="minorHAnsi"/>
          <w:b/>
          <w:sz w:val="24"/>
        </w:rPr>
      </w:pPr>
    </w:p>
    <w:p w14:paraId="38CBB7CE" w14:textId="77777777" w:rsidR="00B2712F" w:rsidRPr="00D65586" w:rsidRDefault="00B2712F" w:rsidP="00D212A7">
      <w:pPr>
        <w:tabs>
          <w:tab w:val="left" w:pos="5040"/>
        </w:tabs>
        <w:ind w:right="-2880"/>
        <w:rPr>
          <w:rFonts w:asciiTheme="minorHAnsi" w:hAnsiTheme="minorHAnsi"/>
          <w:b/>
          <w:sz w:val="24"/>
        </w:rPr>
      </w:pPr>
    </w:p>
    <w:p w14:paraId="7A573BC4" w14:textId="77777777" w:rsidR="00A54A70" w:rsidRPr="00D65586" w:rsidRDefault="00A54A70" w:rsidP="00D212A7">
      <w:pPr>
        <w:tabs>
          <w:tab w:val="left" w:pos="5040"/>
        </w:tabs>
        <w:ind w:right="-2880"/>
        <w:rPr>
          <w:rFonts w:asciiTheme="minorHAnsi" w:hAnsiTheme="minorHAnsi"/>
          <w:b/>
          <w:sz w:val="24"/>
        </w:rPr>
      </w:pPr>
    </w:p>
    <w:p w14:paraId="7F9CB78C" w14:textId="77777777" w:rsidR="00A54A70" w:rsidRPr="00D65586" w:rsidRDefault="00A54A70" w:rsidP="00D212A7">
      <w:pPr>
        <w:tabs>
          <w:tab w:val="left" w:pos="5040"/>
        </w:tabs>
        <w:ind w:right="-2880"/>
        <w:rPr>
          <w:rFonts w:asciiTheme="minorHAnsi" w:hAnsiTheme="minorHAnsi"/>
          <w:b/>
          <w:sz w:val="24"/>
        </w:rPr>
      </w:pPr>
    </w:p>
    <w:p w14:paraId="3A3A850C" w14:textId="77777777" w:rsidR="00A54A70" w:rsidRPr="00D65586" w:rsidRDefault="00A54A70" w:rsidP="00D212A7">
      <w:pPr>
        <w:tabs>
          <w:tab w:val="left" w:pos="5040"/>
        </w:tabs>
        <w:ind w:right="-2880"/>
        <w:rPr>
          <w:rFonts w:asciiTheme="minorHAnsi" w:hAnsiTheme="minorHAnsi"/>
          <w:b/>
          <w:sz w:val="24"/>
        </w:rPr>
      </w:pPr>
    </w:p>
    <w:p w14:paraId="43DAA971" w14:textId="77777777" w:rsidR="00A54A70" w:rsidRPr="00D65586" w:rsidRDefault="008D4F25" w:rsidP="00D212A7">
      <w:pPr>
        <w:pStyle w:val="TOCHeading"/>
        <w:rPr>
          <w:rFonts w:asciiTheme="minorHAnsi" w:hAnsiTheme="minorHAnsi" w:cs="Times New Roman"/>
        </w:rPr>
      </w:pPr>
      <w:r w:rsidRPr="00D65586">
        <w:rPr>
          <w:rFonts w:asciiTheme="minorHAnsi" w:hAnsiTheme="minorHAnsi" w:cs="Times New Roman"/>
        </w:rPr>
        <w:t>Record of Changes</w:t>
      </w:r>
    </w:p>
    <w:p w14:paraId="36A31C82" w14:textId="77777777" w:rsidR="00A54A70" w:rsidRPr="00D65586" w:rsidRDefault="00A54A70" w:rsidP="00D212A7">
      <w:pPr>
        <w:rPr>
          <w:rFonts w:asciiTheme="minorHAnsi" w:eastAsiaTheme="majorEastAsia" w:hAnsiTheme="minorHAnsi"/>
          <w:b/>
          <w:bCs/>
          <w:color w:val="365F91" w:themeColor="accent1" w:themeShade="BF"/>
          <w:sz w:val="28"/>
          <w:szCs w:val="28"/>
        </w:rPr>
      </w:pPr>
    </w:p>
    <w:tbl>
      <w:tblPr>
        <w:tblStyle w:val="TableGrid"/>
        <w:tblW w:w="0" w:type="auto"/>
        <w:tblLayout w:type="fixed"/>
        <w:tblLook w:val="04A0" w:firstRow="1" w:lastRow="0" w:firstColumn="1" w:lastColumn="0" w:noHBand="0" w:noVBand="1"/>
      </w:tblPr>
      <w:tblGrid>
        <w:gridCol w:w="918"/>
        <w:gridCol w:w="990"/>
        <w:gridCol w:w="1350"/>
        <w:gridCol w:w="990"/>
        <w:gridCol w:w="5310"/>
      </w:tblGrid>
      <w:tr w:rsidR="00076F84" w:rsidRPr="00D65586" w14:paraId="13B19FD4" w14:textId="77777777" w:rsidTr="00076F84">
        <w:tc>
          <w:tcPr>
            <w:tcW w:w="918" w:type="dxa"/>
            <w:shd w:val="clear" w:color="auto" w:fill="002060"/>
          </w:tcPr>
          <w:p w14:paraId="2A897381" w14:textId="77777777" w:rsidR="00A54A70" w:rsidRPr="00D65586" w:rsidRDefault="00A54A70" w:rsidP="00D212A7">
            <w:pPr>
              <w:jc w:val="center"/>
              <w:rPr>
                <w:rFonts w:asciiTheme="minorHAnsi" w:hAnsiTheme="minorHAnsi"/>
                <w:b/>
                <w:color w:val="FFFFFF" w:themeColor="background1"/>
                <w:sz w:val="22"/>
                <w:szCs w:val="22"/>
              </w:rPr>
            </w:pPr>
            <w:r w:rsidRPr="00D65586">
              <w:rPr>
                <w:rFonts w:asciiTheme="minorHAnsi" w:hAnsiTheme="minorHAnsi"/>
                <w:b/>
                <w:color w:val="FFFFFF" w:themeColor="background1"/>
                <w:sz w:val="22"/>
                <w:szCs w:val="22"/>
              </w:rPr>
              <w:t>Version</w:t>
            </w:r>
          </w:p>
        </w:tc>
        <w:tc>
          <w:tcPr>
            <w:tcW w:w="990" w:type="dxa"/>
            <w:shd w:val="clear" w:color="auto" w:fill="002060"/>
          </w:tcPr>
          <w:p w14:paraId="7620F241" w14:textId="77777777" w:rsidR="00A54A70" w:rsidRPr="00D65586" w:rsidRDefault="00A54A70" w:rsidP="00D212A7">
            <w:pPr>
              <w:jc w:val="center"/>
              <w:rPr>
                <w:rFonts w:asciiTheme="minorHAnsi" w:hAnsiTheme="minorHAnsi"/>
                <w:b/>
                <w:color w:val="FFFFFF" w:themeColor="background1"/>
                <w:sz w:val="22"/>
                <w:szCs w:val="22"/>
              </w:rPr>
            </w:pPr>
            <w:r w:rsidRPr="00D65586">
              <w:rPr>
                <w:rFonts w:asciiTheme="minorHAnsi" w:hAnsiTheme="minorHAnsi"/>
                <w:b/>
                <w:color w:val="FFFFFF" w:themeColor="background1"/>
                <w:sz w:val="22"/>
                <w:szCs w:val="22"/>
              </w:rPr>
              <w:t>Date</w:t>
            </w:r>
          </w:p>
        </w:tc>
        <w:tc>
          <w:tcPr>
            <w:tcW w:w="1350" w:type="dxa"/>
            <w:shd w:val="clear" w:color="auto" w:fill="002060"/>
          </w:tcPr>
          <w:p w14:paraId="68FA9202" w14:textId="77777777" w:rsidR="00A54A70" w:rsidRPr="00D65586" w:rsidRDefault="00A54A70" w:rsidP="00D212A7">
            <w:pPr>
              <w:jc w:val="center"/>
              <w:rPr>
                <w:rFonts w:asciiTheme="minorHAnsi" w:hAnsiTheme="minorHAnsi"/>
                <w:b/>
                <w:color w:val="FFFFFF" w:themeColor="background1"/>
                <w:sz w:val="22"/>
                <w:szCs w:val="22"/>
              </w:rPr>
            </w:pPr>
            <w:r w:rsidRPr="00D65586">
              <w:rPr>
                <w:rFonts w:asciiTheme="minorHAnsi" w:hAnsiTheme="minorHAnsi"/>
                <w:b/>
                <w:color w:val="FFFFFF" w:themeColor="background1"/>
                <w:sz w:val="22"/>
                <w:szCs w:val="22"/>
              </w:rPr>
              <w:t>Figure</w:t>
            </w:r>
            <w:r w:rsidR="0079673C" w:rsidRPr="00D65586">
              <w:rPr>
                <w:rFonts w:asciiTheme="minorHAnsi" w:hAnsiTheme="minorHAnsi"/>
                <w:b/>
                <w:color w:val="FFFFFF" w:themeColor="background1"/>
                <w:sz w:val="22"/>
                <w:szCs w:val="22"/>
              </w:rPr>
              <w:t xml:space="preserve"> # or</w:t>
            </w:r>
            <w:r w:rsidRPr="00D65586">
              <w:rPr>
                <w:rFonts w:asciiTheme="minorHAnsi" w:hAnsiTheme="minorHAnsi"/>
                <w:b/>
                <w:color w:val="FFFFFF" w:themeColor="background1"/>
                <w:sz w:val="22"/>
                <w:szCs w:val="22"/>
              </w:rPr>
              <w:t xml:space="preserve"> Section #</w:t>
            </w:r>
          </w:p>
        </w:tc>
        <w:tc>
          <w:tcPr>
            <w:tcW w:w="990" w:type="dxa"/>
            <w:shd w:val="clear" w:color="auto" w:fill="002060"/>
          </w:tcPr>
          <w:p w14:paraId="6FC0543B" w14:textId="77777777" w:rsidR="00A54A70" w:rsidRPr="00D65586" w:rsidRDefault="00A54A70" w:rsidP="00D212A7">
            <w:pPr>
              <w:jc w:val="center"/>
              <w:rPr>
                <w:rFonts w:asciiTheme="minorHAnsi" w:hAnsiTheme="minorHAnsi"/>
                <w:b/>
                <w:color w:val="FFFFFF" w:themeColor="background1"/>
                <w:sz w:val="22"/>
                <w:szCs w:val="22"/>
              </w:rPr>
            </w:pPr>
            <w:r w:rsidRPr="00D65586">
              <w:rPr>
                <w:rFonts w:asciiTheme="minorHAnsi" w:hAnsiTheme="minorHAnsi"/>
                <w:b/>
                <w:color w:val="FFFFFF" w:themeColor="background1"/>
                <w:sz w:val="22"/>
                <w:szCs w:val="22"/>
              </w:rPr>
              <w:t>A/M/D*</w:t>
            </w:r>
          </w:p>
        </w:tc>
        <w:tc>
          <w:tcPr>
            <w:tcW w:w="5310" w:type="dxa"/>
            <w:shd w:val="clear" w:color="auto" w:fill="002060"/>
          </w:tcPr>
          <w:p w14:paraId="406C3ECA" w14:textId="77777777" w:rsidR="00A54A70" w:rsidRPr="00D65586" w:rsidRDefault="00A54A70" w:rsidP="00D212A7">
            <w:pPr>
              <w:jc w:val="center"/>
              <w:rPr>
                <w:rFonts w:asciiTheme="minorHAnsi" w:hAnsiTheme="minorHAnsi"/>
                <w:b/>
                <w:color w:val="FFFFFF" w:themeColor="background1"/>
                <w:sz w:val="22"/>
                <w:szCs w:val="22"/>
              </w:rPr>
            </w:pPr>
            <w:r w:rsidRPr="00D65586">
              <w:rPr>
                <w:rFonts w:asciiTheme="minorHAnsi" w:hAnsiTheme="minorHAnsi"/>
                <w:b/>
                <w:color w:val="FFFFFF" w:themeColor="background1"/>
                <w:sz w:val="22"/>
                <w:szCs w:val="22"/>
              </w:rPr>
              <w:t>Description of Change / Rationale</w:t>
            </w:r>
          </w:p>
        </w:tc>
      </w:tr>
      <w:tr w:rsidR="00076F84" w:rsidRPr="00D65586" w14:paraId="13344FA4" w14:textId="77777777" w:rsidTr="00076F84">
        <w:tc>
          <w:tcPr>
            <w:tcW w:w="918" w:type="dxa"/>
          </w:tcPr>
          <w:p w14:paraId="204D56B1" w14:textId="77777777" w:rsidR="00A54A70" w:rsidRPr="00D65586" w:rsidRDefault="00471C99" w:rsidP="00D212A7">
            <w:pPr>
              <w:rPr>
                <w:rFonts w:asciiTheme="minorHAnsi" w:hAnsiTheme="minorHAnsi"/>
              </w:rPr>
            </w:pPr>
            <w:r w:rsidRPr="00D65586">
              <w:rPr>
                <w:rFonts w:asciiTheme="minorHAnsi" w:hAnsiTheme="minorHAnsi"/>
              </w:rPr>
              <w:t>0.5</w:t>
            </w:r>
          </w:p>
        </w:tc>
        <w:tc>
          <w:tcPr>
            <w:tcW w:w="990" w:type="dxa"/>
          </w:tcPr>
          <w:p w14:paraId="52039380" w14:textId="77777777" w:rsidR="00A54A70" w:rsidRPr="00D65586" w:rsidRDefault="001072C3" w:rsidP="00D212A7">
            <w:pPr>
              <w:rPr>
                <w:rFonts w:asciiTheme="minorHAnsi" w:hAnsiTheme="minorHAnsi"/>
              </w:rPr>
            </w:pPr>
            <w:r w:rsidRPr="00D65586">
              <w:rPr>
                <w:rFonts w:asciiTheme="minorHAnsi" w:hAnsiTheme="minorHAnsi"/>
              </w:rPr>
              <w:t>07/27/16</w:t>
            </w:r>
          </w:p>
        </w:tc>
        <w:tc>
          <w:tcPr>
            <w:tcW w:w="1350" w:type="dxa"/>
          </w:tcPr>
          <w:p w14:paraId="6E3E6F1D" w14:textId="77777777" w:rsidR="00A54A70" w:rsidRPr="00D65586" w:rsidRDefault="00A54A70" w:rsidP="00D212A7">
            <w:pPr>
              <w:rPr>
                <w:rFonts w:asciiTheme="minorHAnsi" w:hAnsiTheme="minorHAnsi"/>
              </w:rPr>
            </w:pPr>
          </w:p>
        </w:tc>
        <w:tc>
          <w:tcPr>
            <w:tcW w:w="990" w:type="dxa"/>
          </w:tcPr>
          <w:p w14:paraId="6C398EAA" w14:textId="77777777" w:rsidR="00A54A70" w:rsidRPr="00D65586" w:rsidRDefault="00A54A70" w:rsidP="00D212A7">
            <w:pPr>
              <w:rPr>
                <w:rFonts w:asciiTheme="minorHAnsi" w:hAnsiTheme="minorHAnsi"/>
              </w:rPr>
            </w:pPr>
          </w:p>
        </w:tc>
        <w:tc>
          <w:tcPr>
            <w:tcW w:w="5310" w:type="dxa"/>
          </w:tcPr>
          <w:p w14:paraId="7722F595" w14:textId="77777777" w:rsidR="00A54A70" w:rsidRPr="00D65586" w:rsidRDefault="00C3633D" w:rsidP="00D212A7">
            <w:pPr>
              <w:rPr>
                <w:rFonts w:asciiTheme="minorHAnsi" w:hAnsiTheme="minorHAnsi"/>
              </w:rPr>
            </w:pPr>
            <w:r w:rsidRPr="00D65586">
              <w:rPr>
                <w:rFonts w:asciiTheme="minorHAnsi" w:hAnsiTheme="minorHAnsi"/>
              </w:rPr>
              <w:t>Initial draft</w:t>
            </w:r>
          </w:p>
        </w:tc>
      </w:tr>
      <w:tr w:rsidR="00076F84" w:rsidRPr="00D65586" w14:paraId="60AAA4B6" w14:textId="77777777" w:rsidTr="00076F84">
        <w:tc>
          <w:tcPr>
            <w:tcW w:w="918" w:type="dxa"/>
          </w:tcPr>
          <w:p w14:paraId="58DFF974" w14:textId="77777777" w:rsidR="00A54A70" w:rsidRPr="00D65586" w:rsidRDefault="00C3633D" w:rsidP="00D212A7">
            <w:pPr>
              <w:rPr>
                <w:rFonts w:asciiTheme="minorHAnsi" w:hAnsiTheme="minorHAnsi"/>
              </w:rPr>
            </w:pPr>
            <w:r w:rsidRPr="00D65586">
              <w:rPr>
                <w:rFonts w:asciiTheme="minorHAnsi" w:hAnsiTheme="minorHAnsi"/>
              </w:rPr>
              <w:t>1.0</w:t>
            </w:r>
          </w:p>
        </w:tc>
        <w:tc>
          <w:tcPr>
            <w:tcW w:w="990" w:type="dxa"/>
          </w:tcPr>
          <w:p w14:paraId="2371BDCB" w14:textId="77777777" w:rsidR="00A54A70" w:rsidRPr="00D65586" w:rsidRDefault="00C3633D" w:rsidP="00D212A7">
            <w:pPr>
              <w:rPr>
                <w:rFonts w:asciiTheme="minorHAnsi" w:hAnsiTheme="minorHAnsi"/>
              </w:rPr>
            </w:pPr>
            <w:r w:rsidRPr="00D65586">
              <w:rPr>
                <w:rFonts w:asciiTheme="minorHAnsi" w:hAnsiTheme="minorHAnsi"/>
              </w:rPr>
              <w:t>08/05/16</w:t>
            </w:r>
          </w:p>
        </w:tc>
        <w:tc>
          <w:tcPr>
            <w:tcW w:w="1350" w:type="dxa"/>
          </w:tcPr>
          <w:p w14:paraId="5D8AE8BD" w14:textId="77777777" w:rsidR="00A54A70" w:rsidRPr="00D65586" w:rsidRDefault="00A54A70" w:rsidP="00D212A7">
            <w:pPr>
              <w:rPr>
                <w:rFonts w:asciiTheme="minorHAnsi" w:hAnsiTheme="minorHAnsi"/>
              </w:rPr>
            </w:pPr>
          </w:p>
        </w:tc>
        <w:tc>
          <w:tcPr>
            <w:tcW w:w="990" w:type="dxa"/>
          </w:tcPr>
          <w:p w14:paraId="350F8C41" w14:textId="77777777" w:rsidR="00A54A70" w:rsidRPr="00D65586" w:rsidRDefault="00C3633D" w:rsidP="00D212A7">
            <w:pPr>
              <w:rPr>
                <w:rFonts w:asciiTheme="minorHAnsi" w:hAnsiTheme="minorHAnsi"/>
              </w:rPr>
            </w:pPr>
            <w:r w:rsidRPr="00D65586">
              <w:rPr>
                <w:rFonts w:asciiTheme="minorHAnsi" w:hAnsiTheme="minorHAnsi"/>
              </w:rPr>
              <w:t>M</w:t>
            </w:r>
          </w:p>
        </w:tc>
        <w:tc>
          <w:tcPr>
            <w:tcW w:w="5310" w:type="dxa"/>
          </w:tcPr>
          <w:p w14:paraId="30845B2D" w14:textId="77777777" w:rsidR="00A54A70" w:rsidRPr="00D65586" w:rsidRDefault="00C3633D" w:rsidP="00D212A7">
            <w:pPr>
              <w:rPr>
                <w:rFonts w:asciiTheme="minorHAnsi" w:hAnsiTheme="minorHAnsi"/>
              </w:rPr>
            </w:pPr>
            <w:r w:rsidRPr="00D65586">
              <w:rPr>
                <w:rFonts w:asciiTheme="minorHAnsi" w:hAnsiTheme="minorHAnsi"/>
              </w:rPr>
              <w:t>Updated draft based on Front Office review and comments</w:t>
            </w:r>
          </w:p>
        </w:tc>
      </w:tr>
      <w:tr w:rsidR="00524F26" w:rsidRPr="00D65586" w14:paraId="029796D7" w14:textId="77777777" w:rsidTr="00076F84">
        <w:tc>
          <w:tcPr>
            <w:tcW w:w="918" w:type="dxa"/>
          </w:tcPr>
          <w:p w14:paraId="0D7DD261" w14:textId="77777777" w:rsidR="00524F26" w:rsidRPr="00D65586" w:rsidRDefault="00A56516" w:rsidP="00D212A7">
            <w:pPr>
              <w:rPr>
                <w:rFonts w:asciiTheme="minorHAnsi" w:hAnsiTheme="minorHAnsi"/>
              </w:rPr>
            </w:pPr>
            <w:r w:rsidRPr="00D65586">
              <w:rPr>
                <w:rFonts w:asciiTheme="minorHAnsi" w:hAnsiTheme="minorHAnsi"/>
              </w:rPr>
              <w:t>2.0</w:t>
            </w:r>
          </w:p>
        </w:tc>
        <w:tc>
          <w:tcPr>
            <w:tcW w:w="990" w:type="dxa"/>
          </w:tcPr>
          <w:p w14:paraId="2EFC9B2C" w14:textId="77777777" w:rsidR="00524F26" w:rsidRPr="00D65586" w:rsidRDefault="00A56516" w:rsidP="00D212A7">
            <w:pPr>
              <w:rPr>
                <w:rFonts w:asciiTheme="minorHAnsi" w:hAnsiTheme="minorHAnsi"/>
              </w:rPr>
            </w:pPr>
            <w:r w:rsidRPr="00D65586">
              <w:rPr>
                <w:rFonts w:asciiTheme="minorHAnsi" w:hAnsiTheme="minorHAnsi"/>
              </w:rPr>
              <w:t>01/13/17</w:t>
            </w:r>
          </w:p>
        </w:tc>
        <w:tc>
          <w:tcPr>
            <w:tcW w:w="1350" w:type="dxa"/>
          </w:tcPr>
          <w:p w14:paraId="2BD9A8D9" w14:textId="77777777" w:rsidR="00524F26" w:rsidRPr="00D65586" w:rsidRDefault="00524F26" w:rsidP="00D212A7">
            <w:pPr>
              <w:rPr>
                <w:rFonts w:asciiTheme="minorHAnsi" w:hAnsiTheme="minorHAnsi"/>
              </w:rPr>
            </w:pPr>
          </w:p>
        </w:tc>
        <w:tc>
          <w:tcPr>
            <w:tcW w:w="990" w:type="dxa"/>
          </w:tcPr>
          <w:p w14:paraId="582F59B5" w14:textId="77777777" w:rsidR="00524F26" w:rsidRPr="00D65586" w:rsidRDefault="000648B2" w:rsidP="00D212A7">
            <w:pPr>
              <w:rPr>
                <w:rFonts w:asciiTheme="minorHAnsi" w:hAnsiTheme="minorHAnsi"/>
              </w:rPr>
            </w:pPr>
            <w:r w:rsidRPr="00D65586">
              <w:rPr>
                <w:rFonts w:asciiTheme="minorHAnsi" w:hAnsiTheme="minorHAnsi"/>
              </w:rPr>
              <w:t>A/</w:t>
            </w:r>
            <w:r w:rsidR="00A56516" w:rsidRPr="00D65586">
              <w:rPr>
                <w:rFonts w:asciiTheme="minorHAnsi" w:hAnsiTheme="minorHAnsi"/>
              </w:rPr>
              <w:t>M</w:t>
            </w:r>
          </w:p>
        </w:tc>
        <w:tc>
          <w:tcPr>
            <w:tcW w:w="5310" w:type="dxa"/>
          </w:tcPr>
          <w:p w14:paraId="2B915C88" w14:textId="77777777" w:rsidR="00524F26" w:rsidRPr="00D65586" w:rsidRDefault="000648B2" w:rsidP="00D212A7">
            <w:pPr>
              <w:rPr>
                <w:rFonts w:asciiTheme="minorHAnsi" w:hAnsiTheme="minorHAnsi"/>
              </w:rPr>
            </w:pPr>
            <w:r w:rsidRPr="00D65586">
              <w:rPr>
                <w:rFonts w:asciiTheme="minorHAnsi" w:hAnsiTheme="minorHAnsi"/>
              </w:rPr>
              <w:t>Updated document based on new scope of work</w:t>
            </w:r>
          </w:p>
        </w:tc>
      </w:tr>
      <w:tr w:rsidR="00F31F26" w:rsidRPr="00D65586" w14:paraId="14B14F6F" w14:textId="77777777" w:rsidTr="00076F84">
        <w:tc>
          <w:tcPr>
            <w:tcW w:w="918" w:type="dxa"/>
          </w:tcPr>
          <w:p w14:paraId="3528022E" w14:textId="714101E7" w:rsidR="00F31F26" w:rsidRPr="00D65586" w:rsidRDefault="00F31F26" w:rsidP="00D212A7">
            <w:pPr>
              <w:rPr>
                <w:rFonts w:asciiTheme="minorHAnsi" w:hAnsiTheme="minorHAnsi"/>
              </w:rPr>
            </w:pPr>
            <w:r>
              <w:rPr>
                <w:rFonts w:asciiTheme="minorHAnsi" w:hAnsiTheme="minorHAnsi"/>
              </w:rPr>
              <w:t>2.2</w:t>
            </w:r>
          </w:p>
        </w:tc>
        <w:tc>
          <w:tcPr>
            <w:tcW w:w="990" w:type="dxa"/>
          </w:tcPr>
          <w:p w14:paraId="5AE8690A" w14:textId="65F2FE0A" w:rsidR="00F31F26" w:rsidRPr="00D65586" w:rsidRDefault="00F31F26" w:rsidP="00D212A7">
            <w:pPr>
              <w:rPr>
                <w:rFonts w:asciiTheme="minorHAnsi" w:hAnsiTheme="minorHAnsi"/>
              </w:rPr>
            </w:pPr>
            <w:r>
              <w:rPr>
                <w:rFonts w:asciiTheme="minorHAnsi" w:hAnsiTheme="minorHAnsi"/>
              </w:rPr>
              <w:t>09/21/17</w:t>
            </w:r>
          </w:p>
        </w:tc>
        <w:tc>
          <w:tcPr>
            <w:tcW w:w="1350" w:type="dxa"/>
          </w:tcPr>
          <w:p w14:paraId="211285AB" w14:textId="08E27CB2" w:rsidR="00F31F26" w:rsidRPr="00D65586" w:rsidRDefault="00F31F26" w:rsidP="00D212A7">
            <w:pPr>
              <w:rPr>
                <w:rFonts w:asciiTheme="minorHAnsi" w:hAnsiTheme="minorHAnsi"/>
              </w:rPr>
            </w:pPr>
            <w:r>
              <w:rPr>
                <w:rFonts w:asciiTheme="minorHAnsi" w:hAnsiTheme="minorHAnsi"/>
              </w:rPr>
              <w:t>1.4</w:t>
            </w:r>
          </w:p>
        </w:tc>
        <w:tc>
          <w:tcPr>
            <w:tcW w:w="990" w:type="dxa"/>
          </w:tcPr>
          <w:p w14:paraId="5E9EAD36" w14:textId="3608C10A" w:rsidR="00F31F26" w:rsidRPr="00D65586" w:rsidRDefault="00F31F26" w:rsidP="00D212A7">
            <w:pPr>
              <w:rPr>
                <w:rFonts w:asciiTheme="minorHAnsi" w:hAnsiTheme="minorHAnsi"/>
              </w:rPr>
            </w:pPr>
            <w:r>
              <w:rPr>
                <w:rFonts w:asciiTheme="minorHAnsi" w:hAnsiTheme="minorHAnsi"/>
              </w:rPr>
              <w:t>A/M</w:t>
            </w:r>
          </w:p>
        </w:tc>
        <w:tc>
          <w:tcPr>
            <w:tcW w:w="5310" w:type="dxa"/>
          </w:tcPr>
          <w:p w14:paraId="0867E463" w14:textId="73D666E4" w:rsidR="00F31F26" w:rsidRPr="00D65586" w:rsidRDefault="00F31F26" w:rsidP="00D212A7">
            <w:pPr>
              <w:rPr>
                <w:rFonts w:asciiTheme="minorHAnsi" w:hAnsiTheme="minorHAnsi"/>
              </w:rPr>
            </w:pPr>
            <w:r>
              <w:rPr>
                <w:rFonts w:asciiTheme="minorHAnsi" w:hAnsiTheme="minorHAnsi"/>
              </w:rPr>
              <w:t>Introduced new architecture and adoption strategies</w:t>
            </w:r>
          </w:p>
        </w:tc>
      </w:tr>
    </w:tbl>
    <w:p w14:paraId="0C8269E2" w14:textId="77777777" w:rsidR="00A54A70" w:rsidRPr="00D65586" w:rsidRDefault="00A54A70" w:rsidP="00D212A7">
      <w:pPr>
        <w:rPr>
          <w:rFonts w:asciiTheme="minorHAnsi" w:hAnsiTheme="minorHAnsi"/>
        </w:rPr>
      </w:pPr>
    </w:p>
    <w:p w14:paraId="0224CA4A" w14:textId="77777777" w:rsidR="00A54A70" w:rsidRPr="00D65586" w:rsidRDefault="00A54A70" w:rsidP="00D212A7">
      <w:pPr>
        <w:jc w:val="right"/>
        <w:rPr>
          <w:rFonts w:asciiTheme="minorHAnsi" w:hAnsiTheme="minorHAnsi"/>
        </w:rPr>
      </w:pPr>
      <w:r w:rsidRPr="00D65586">
        <w:rPr>
          <w:rFonts w:asciiTheme="minorHAnsi" w:hAnsiTheme="minorHAnsi"/>
        </w:rPr>
        <w:t>* A-Added, M-Modified, D-Deleted</w:t>
      </w:r>
    </w:p>
    <w:p w14:paraId="5871326B" w14:textId="77777777" w:rsidR="00A54A70" w:rsidRPr="00D65586" w:rsidRDefault="00A54A70" w:rsidP="00D212A7">
      <w:pPr>
        <w:jc w:val="right"/>
        <w:rPr>
          <w:rFonts w:asciiTheme="minorHAnsi" w:hAnsiTheme="minorHAnsi"/>
        </w:rPr>
      </w:pPr>
    </w:p>
    <w:p w14:paraId="09A810A4" w14:textId="77777777" w:rsidR="00A54A70" w:rsidRPr="00D65586" w:rsidRDefault="00A54A70" w:rsidP="00D212A7">
      <w:pPr>
        <w:jc w:val="right"/>
        <w:rPr>
          <w:rFonts w:asciiTheme="minorHAnsi" w:hAnsiTheme="minorHAnsi"/>
        </w:rPr>
      </w:pPr>
    </w:p>
    <w:p w14:paraId="0F931808" w14:textId="77777777" w:rsidR="00471C99" w:rsidRPr="00D65586" w:rsidRDefault="00471C99" w:rsidP="00D212A7">
      <w:pPr>
        <w:jc w:val="right"/>
        <w:rPr>
          <w:rFonts w:asciiTheme="minorHAnsi" w:hAnsiTheme="minorHAnsi"/>
        </w:rPr>
      </w:pPr>
    </w:p>
    <w:p w14:paraId="190DA414" w14:textId="77777777" w:rsidR="00471C99" w:rsidRPr="00D65586" w:rsidRDefault="00471C99" w:rsidP="00D212A7">
      <w:pPr>
        <w:jc w:val="right"/>
        <w:rPr>
          <w:rFonts w:asciiTheme="minorHAnsi" w:hAnsiTheme="minorHAnsi"/>
        </w:rPr>
      </w:pPr>
    </w:p>
    <w:p w14:paraId="3B5C5D72" w14:textId="77777777" w:rsidR="00471C99" w:rsidRPr="00D65586" w:rsidRDefault="00471C99" w:rsidP="00D212A7">
      <w:pPr>
        <w:jc w:val="right"/>
        <w:rPr>
          <w:rFonts w:asciiTheme="minorHAnsi" w:hAnsiTheme="minorHAnsi"/>
        </w:rPr>
      </w:pPr>
    </w:p>
    <w:p w14:paraId="6179B182" w14:textId="77777777" w:rsidR="00471C99" w:rsidRPr="00D65586" w:rsidRDefault="00471C99" w:rsidP="00D212A7">
      <w:pPr>
        <w:jc w:val="right"/>
        <w:rPr>
          <w:rFonts w:asciiTheme="minorHAnsi" w:hAnsiTheme="minorHAnsi"/>
        </w:rPr>
      </w:pPr>
    </w:p>
    <w:p w14:paraId="149BB2ED" w14:textId="77777777" w:rsidR="00471C99" w:rsidRPr="00D65586" w:rsidRDefault="00471C99" w:rsidP="00D212A7">
      <w:pPr>
        <w:jc w:val="right"/>
        <w:rPr>
          <w:rFonts w:asciiTheme="minorHAnsi" w:hAnsiTheme="minorHAnsi"/>
        </w:rPr>
      </w:pPr>
    </w:p>
    <w:p w14:paraId="342BFAC0" w14:textId="77777777" w:rsidR="00471C99" w:rsidRPr="00D65586" w:rsidRDefault="00471C99" w:rsidP="00D212A7">
      <w:pPr>
        <w:jc w:val="right"/>
        <w:rPr>
          <w:rFonts w:asciiTheme="minorHAnsi" w:hAnsiTheme="minorHAnsi"/>
        </w:rPr>
      </w:pPr>
    </w:p>
    <w:p w14:paraId="163F6AA0" w14:textId="77777777" w:rsidR="00471C99" w:rsidRPr="00D65586" w:rsidRDefault="00471C99" w:rsidP="00D212A7">
      <w:pPr>
        <w:jc w:val="right"/>
        <w:rPr>
          <w:rFonts w:asciiTheme="minorHAnsi" w:hAnsiTheme="minorHAnsi"/>
        </w:rPr>
      </w:pPr>
    </w:p>
    <w:p w14:paraId="19EA2B8F" w14:textId="77777777" w:rsidR="00471C99" w:rsidRPr="00D65586" w:rsidRDefault="00471C99" w:rsidP="00D212A7">
      <w:pPr>
        <w:jc w:val="right"/>
        <w:rPr>
          <w:rFonts w:asciiTheme="minorHAnsi" w:hAnsiTheme="minorHAnsi"/>
        </w:rPr>
      </w:pPr>
    </w:p>
    <w:p w14:paraId="4795BF9A" w14:textId="77777777" w:rsidR="00471C99" w:rsidRPr="00D65586" w:rsidRDefault="00471C99" w:rsidP="00D212A7">
      <w:pPr>
        <w:jc w:val="right"/>
        <w:rPr>
          <w:rFonts w:asciiTheme="minorHAnsi" w:hAnsiTheme="minorHAnsi"/>
        </w:rPr>
      </w:pPr>
    </w:p>
    <w:p w14:paraId="56E448B1" w14:textId="77777777" w:rsidR="00471C99" w:rsidRPr="00D65586" w:rsidRDefault="00471C99" w:rsidP="00D212A7">
      <w:pPr>
        <w:jc w:val="right"/>
        <w:rPr>
          <w:rFonts w:asciiTheme="minorHAnsi" w:hAnsiTheme="minorHAnsi"/>
        </w:rPr>
      </w:pPr>
    </w:p>
    <w:p w14:paraId="0EC58EA9" w14:textId="77777777" w:rsidR="00471C99" w:rsidRPr="00D65586" w:rsidRDefault="00471C99" w:rsidP="00D212A7">
      <w:pPr>
        <w:jc w:val="right"/>
        <w:rPr>
          <w:rFonts w:asciiTheme="minorHAnsi" w:hAnsiTheme="minorHAnsi"/>
        </w:rPr>
      </w:pPr>
    </w:p>
    <w:p w14:paraId="4BFEB380" w14:textId="77777777" w:rsidR="00471C99" w:rsidRPr="00D65586" w:rsidRDefault="00471C99" w:rsidP="00D212A7">
      <w:pPr>
        <w:jc w:val="right"/>
        <w:rPr>
          <w:rFonts w:asciiTheme="minorHAnsi" w:hAnsiTheme="minorHAnsi"/>
        </w:rPr>
      </w:pPr>
    </w:p>
    <w:p w14:paraId="053901A2" w14:textId="77777777" w:rsidR="00471C99" w:rsidRPr="00D65586" w:rsidRDefault="00471C99" w:rsidP="00D212A7">
      <w:pPr>
        <w:jc w:val="right"/>
        <w:rPr>
          <w:rFonts w:asciiTheme="minorHAnsi" w:hAnsiTheme="minorHAnsi"/>
        </w:rPr>
      </w:pPr>
    </w:p>
    <w:p w14:paraId="770045F1" w14:textId="77777777" w:rsidR="00471C99" w:rsidRPr="00D65586" w:rsidRDefault="00471C99" w:rsidP="00D212A7">
      <w:pPr>
        <w:jc w:val="right"/>
        <w:rPr>
          <w:rFonts w:asciiTheme="minorHAnsi" w:hAnsiTheme="minorHAnsi"/>
        </w:rPr>
      </w:pPr>
    </w:p>
    <w:p w14:paraId="60882130" w14:textId="77777777" w:rsidR="00471C99" w:rsidRPr="00D65586" w:rsidRDefault="00471C99" w:rsidP="00D212A7">
      <w:pPr>
        <w:jc w:val="right"/>
        <w:rPr>
          <w:rFonts w:asciiTheme="minorHAnsi" w:hAnsiTheme="minorHAnsi"/>
        </w:rPr>
      </w:pPr>
    </w:p>
    <w:p w14:paraId="616E2B57" w14:textId="77777777" w:rsidR="00471C99" w:rsidRPr="00D65586" w:rsidRDefault="00471C99" w:rsidP="00D212A7">
      <w:pPr>
        <w:jc w:val="right"/>
        <w:rPr>
          <w:rFonts w:asciiTheme="minorHAnsi" w:hAnsiTheme="minorHAnsi"/>
        </w:rPr>
      </w:pPr>
    </w:p>
    <w:p w14:paraId="5A81A0F0" w14:textId="77777777" w:rsidR="00471C99" w:rsidRPr="00D65586" w:rsidRDefault="00471C99" w:rsidP="00D212A7">
      <w:pPr>
        <w:jc w:val="right"/>
        <w:rPr>
          <w:rFonts w:asciiTheme="minorHAnsi" w:hAnsiTheme="minorHAnsi"/>
        </w:rPr>
      </w:pPr>
    </w:p>
    <w:p w14:paraId="3A080C73" w14:textId="77777777" w:rsidR="00471C99" w:rsidRPr="00D65586" w:rsidRDefault="00471C99" w:rsidP="00D212A7">
      <w:pPr>
        <w:jc w:val="right"/>
        <w:rPr>
          <w:rFonts w:asciiTheme="minorHAnsi" w:hAnsiTheme="minorHAnsi"/>
        </w:rPr>
      </w:pPr>
    </w:p>
    <w:p w14:paraId="61D27BE1" w14:textId="77777777" w:rsidR="007A4AFD" w:rsidRPr="00D65586" w:rsidRDefault="006B2436" w:rsidP="00D212A7">
      <w:pPr>
        <w:pStyle w:val="TOCHeading"/>
        <w:spacing w:before="240"/>
        <w:rPr>
          <w:rFonts w:asciiTheme="minorHAnsi" w:hAnsiTheme="minorHAnsi" w:cs="Times New Roman"/>
          <w:color w:val="auto"/>
        </w:rPr>
      </w:pPr>
      <w:bookmarkStart w:id="1" w:name="_Toc299031927"/>
      <w:bookmarkStart w:id="2" w:name="_Toc300064060"/>
      <w:bookmarkStart w:id="3" w:name="_Toc300236488"/>
      <w:bookmarkStart w:id="4" w:name="_Toc300845396"/>
      <w:r w:rsidRPr="00D65586">
        <w:rPr>
          <w:rFonts w:asciiTheme="minorHAnsi" w:hAnsiTheme="minorHAnsi" w:cs="Times New Roman"/>
          <w:color w:val="auto"/>
        </w:rPr>
        <w:t>Contents</w:t>
      </w:r>
    </w:p>
    <w:p w14:paraId="62E75A5A" w14:textId="77777777" w:rsidR="00E22280" w:rsidRDefault="00A17B40">
      <w:pPr>
        <w:pStyle w:val="TOC1"/>
        <w:tabs>
          <w:tab w:val="left" w:pos="400"/>
          <w:tab w:val="right" w:leader="dot" w:pos="9350"/>
        </w:tabs>
        <w:rPr>
          <w:rFonts w:eastAsiaTheme="minorEastAsia" w:cstheme="minorBidi"/>
          <w:b w:val="0"/>
          <w:bCs w:val="0"/>
          <w:caps w:val="0"/>
          <w:noProof/>
          <w:sz w:val="22"/>
          <w:szCs w:val="22"/>
        </w:rPr>
      </w:pPr>
      <w:r w:rsidRPr="00D65586">
        <w:fldChar w:fldCharType="begin"/>
      </w:r>
      <w:r w:rsidR="005D46C4" w:rsidRPr="00D65586">
        <w:instrText xml:space="preserve"> TOC \o "1-3" \h \z \u </w:instrText>
      </w:r>
      <w:r w:rsidRPr="00D65586">
        <w:fldChar w:fldCharType="separate"/>
      </w:r>
      <w:hyperlink w:anchor="_Toc474764692" w:history="1">
        <w:r w:rsidR="00E22280" w:rsidRPr="0032133C">
          <w:rPr>
            <w:rStyle w:val="Hyperlink"/>
            <w:noProof/>
          </w:rPr>
          <w:t>1.</w:t>
        </w:r>
        <w:r w:rsidR="00E22280">
          <w:rPr>
            <w:rFonts w:eastAsiaTheme="minorEastAsia" w:cstheme="minorBidi"/>
            <w:b w:val="0"/>
            <w:bCs w:val="0"/>
            <w:caps w:val="0"/>
            <w:noProof/>
            <w:sz w:val="22"/>
            <w:szCs w:val="22"/>
          </w:rPr>
          <w:tab/>
        </w:r>
        <w:r w:rsidR="00E22280" w:rsidRPr="0032133C">
          <w:rPr>
            <w:rStyle w:val="Hyperlink"/>
            <w:noProof/>
          </w:rPr>
          <w:t>Project Summary</w:t>
        </w:r>
        <w:r w:rsidR="00E22280">
          <w:rPr>
            <w:noProof/>
            <w:webHidden/>
          </w:rPr>
          <w:tab/>
        </w:r>
        <w:r w:rsidR="00E22280">
          <w:rPr>
            <w:noProof/>
            <w:webHidden/>
          </w:rPr>
          <w:fldChar w:fldCharType="begin"/>
        </w:r>
        <w:r w:rsidR="00E22280">
          <w:rPr>
            <w:noProof/>
            <w:webHidden/>
          </w:rPr>
          <w:instrText xml:space="preserve"> PAGEREF _Toc474764692 \h </w:instrText>
        </w:r>
        <w:r w:rsidR="00E22280">
          <w:rPr>
            <w:noProof/>
            <w:webHidden/>
          </w:rPr>
        </w:r>
        <w:r w:rsidR="00E22280">
          <w:rPr>
            <w:noProof/>
            <w:webHidden/>
          </w:rPr>
          <w:fldChar w:fldCharType="separate"/>
        </w:r>
        <w:r w:rsidR="00BC30CA">
          <w:rPr>
            <w:noProof/>
            <w:webHidden/>
          </w:rPr>
          <w:t>1</w:t>
        </w:r>
        <w:r w:rsidR="00E22280">
          <w:rPr>
            <w:noProof/>
            <w:webHidden/>
          </w:rPr>
          <w:fldChar w:fldCharType="end"/>
        </w:r>
      </w:hyperlink>
    </w:p>
    <w:p w14:paraId="608212F3" w14:textId="77777777" w:rsidR="00E22280" w:rsidRDefault="005C58CB">
      <w:pPr>
        <w:pStyle w:val="TOC2"/>
        <w:tabs>
          <w:tab w:val="left" w:pos="800"/>
          <w:tab w:val="right" w:leader="dot" w:pos="9350"/>
        </w:tabs>
        <w:rPr>
          <w:rFonts w:eastAsiaTheme="minorEastAsia" w:cstheme="minorBidi"/>
          <w:smallCaps w:val="0"/>
          <w:noProof/>
          <w:sz w:val="22"/>
          <w:szCs w:val="22"/>
        </w:rPr>
      </w:pPr>
      <w:hyperlink w:anchor="_Toc474764693" w:history="1">
        <w:r w:rsidR="00E22280" w:rsidRPr="0032133C">
          <w:rPr>
            <w:rStyle w:val="Hyperlink"/>
            <w:noProof/>
          </w:rPr>
          <w:t>1.1</w:t>
        </w:r>
        <w:r w:rsidR="00E22280">
          <w:rPr>
            <w:rFonts w:eastAsiaTheme="minorEastAsia" w:cstheme="minorBidi"/>
            <w:smallCaps w:val="0"/>
            <w:noProof/>
            <w:sz w:val="22"/>
            <w:szCs w:val="22"/>
          </w:rPr>
          <w:tab/>
        </w:r>
        <w:r w:rsidR="00E22280" w:rsidRPr="0032133C">
          <w:rPr>
            <w:rStyle w:val="Hyperlink"/>
            <w:noProof/>
          </w:rPr>
          <w:t>Background and Purpose</w:t>
        </w:r>
        <w:r w:rsidR="00E22280">
          <w:rPr>
            <w:noProof/>
            <w:webHidden/>
          </w:rPr>
          <w:tab/>
        </w:r>
        <w:r w:rsidR="00E22280">
          <w:rPr>
            <w:noProof/>
            <w:webHidden/>
          </w:rPr>
          <w:fldChar w:fldCharType="begin"/>
        </w:r>
        <w:r w:rsidR="00E22280">
          <w:rPr>
            <w:noProof/>
            <w:webHidden/>
          </w:rPr>
          <w:instrText xml:space="preserve"> PAGEREF _Toc474764693 \h </w:instrText>
        </w:r>
        <w:r w:rsidR="00E22280">
          <w:rPr>
            <w:noProof/>
            <w:webHidden/>
          </w:rPr>
        </w:r>
        <w:r w:rsidR="00E22280">
          <w:rPr>
            <w:noProof/>
            <w:webHidden/>
          </w:rPr>
          <w:fldChar w:fldCharType="separate"/>
        </w:r>
        <w:r w:rsidR="00BC30CA">
          <w:rPr>
            <w:noProof/>
            <w:webHidden/>
          </w:rPr>
          <w:t>1</w:t>
        </w:r>
        <w:r w:rsidR="00E22280">
          <w:rPr>
            <w:noProof/>
            <w:webHidden/>
          </w:rPr>
          <w:fldChar w:fldCharType="end"/>
        </w:r>
      </w:hyperlink>
    </w:p>
    <w:p w14:paraId="791DCF76" w14:textId="77777777" w:rsidR="00E22280" w:rsidRDefault="005C58CB">
      <w:pPr>
        <w:pStyle w:val="TOC2"/>
        <w:tabs>
          <w:tab w:val="left" w:pos="800"/>
          <w:tab w:val="right" w:leader="dot" w:pos="9350"/>
        </w:tabs>
        <w:rPr>
          <w:rFonts w:eastAsiaTheme="minorEastAsia" w:cstheme="minorBidi"/>
          <w:smallCaps w:val="0"/>
          <w:noProof/>
          <w:sz w:val="22"/>
          <w:szCs w:val="22"/>
        </w:rPr>
      </w:pPr>
      <w:hyperlink w:anchor="_Toc474764694" w:history="1">
        <w:r w:rsidR="00E22280" w:rsidRPr="0032133C">
          <w:rPr>
            <w:rStyle w:val="Hyperlink"/>
            <w:noProof/>
          </w:rPr>
          <w:t>1.2</w:t>
        </w:r>
        <w:r w:rsidR="00E22280">
          <w:rPr>
            <w:rFonts w:eastAsiaTheme="minorEastAsia" w:cstheme="minorBidi"/>
            <w:smallCaps w:val="0"/>
            <w:noProof/>
            <w:sz w:val="22"/>
            <w:szCs w:val="22"/>
          </w:rPr>
          <w:tab/>
        </w:r>
        <w:r w:rsidR="00E22280" w:rsidRPr="0032133C">
          <w:rPr>
            <w:rStyle w:val="Hyperlink"/>
            <w:noProof/>
          </w:rPr>
          <w:t>Customer(s)</w:t>
        </w:r>
        <w:r w:rsidR="00E22280">
          <w:rPr>
            <w:noProof/>
            <w:webHidden/>
          </w:rPr>
          <w:tab/>
        </w:r>
        <w:r w:rsidR="00E22280">
          <w:rPr>
            <w:noProof/>
            <w:webHidden/>
          </w:rPr>
          <w:fldChar w:fldCharType="begin"/>
        </w:r>
        <w:r w:rsidR="00E22280">
          <w:rPr>
            <w:noProof/>
            <w:webHidden/>
          </w:rPr>
          <w:instrText xml:space="preserve"> PAGEREF _Toc474764694 \h </w:instrText>
        </w:r>
        <w:r w:rsidR="00E22280">
          <w:rPr>
            <w:noProof/>
            <w:webHidden/>
          </w:rPr>
        </w:r>
        <w:r w:rsidR="00E22280">
          <w:rPr>
            <w:noProof/>
            <w:webHidden/>
          </w:rPr>
          <w:fldChar w:fldCharType="separate"/>
        </w:r>
        <w:r w:rsidR="00BC30CA">
          <w:rPr>
            <w:noProof/>
            <w:webHidden/>
          </w:rPr>
          <w:t>3</w:t>
        </w:r>
        <w:r w:rsidR="00E22280">
          <w:rPr>
            <w:noProof/>
            <w:webHidden/>
          </w:rPr>
          <w:fldChar w:fldCharType="end"/>
        </w:r>
      </w:hyperlink>
    </w:p>
    <w:p w14:paraId="07ACE43F" w14:textId="77777777" w:rsidR="00E22280" w:rsidRDefault="005C58CB">
      <w:pPr>
        <w:pStyle w:val="TOC2"/>
        <w:tabs>
          <w:tab w:val="left" w:pos="800"/>
          <w:tab w:val="right" w:leader="dot" w:pos="9350"/>
        </w:tabs>
        <w:rPr>
          <w:rFonts w:eastAsiaTheme="minorEastAsia" w:cstheme="minorBidi"/>
          <w:smallCaps w:val="0"/>
          <w:noProof/>
          <w:sz w:val="22"/>
          <w:szCs w:val="22"/>
        </w:rPr>
      </w:pPr>
      <w:hyperlink w:anchor="_Toc474764695" w:history="1">
        <w:r w:rsidR="00E22280" w:rsidRPr="0032133C">
          <w:rPr>
            <w:rStyle w:val="Hyperlink"/>
            <w:noProof/>
          </w:rPr>
          <w:t>1.3</w:t>
        </w:r>
        <w:r w:rsidR="00E22280">
          <w:rPr>
            <w:rFonts w:eastAsiaTheme="minorEastAsia" w:cstheme="minorBidi"/>
            <w:smallCaps w:val="0"/>
            <w:noProof/>
            <w:sz w:val="22"/>
            <w:szCs w:val="22"/>
          </w:rPr>
          <w:tab/>
        </w:r>
        <w:r w:rsidR="00E22280" w:rsidRPr="0032133C">
          <w:rPr>
            <w:rStyle w:val="Hyperlink"/>
            <w:noProof/>
          </w:rPr>
          <w:t>Deliverables/Products</w:t>
        </w:r>
        <w:r w:rsidR="00E22280">
          <w:rPr>
            <w:noProof/>
            <w:webHidden/>
          </w:rPr>
          <w:tab/>
        </w:r>
        <w:r w:rsidR="00E22280">
          <w:rPr>
            <w:noProof/>
            <w:webHidden/>
          </w:rPr>
          <w:fldChar w:fldCharType="begin"/>
        </w:r>
        <w:r w:rsidR="00E22280">
          <w:rPr>
            <w:noProof/>
            <w:webHidden/>
          </w:rPr>
          <w:instrText xml:space="preserve"> PAGEREF _Toc474764695 \h </w:instrText>
        </w:r>
        <w:r w:rsidR="00E22280">
          <w:rPr>
            <w:noProof/>
            <w:webHidden/>
          </w:rPr>
        </w:r>
        <w:r w:rsidR="00E22280">
          <w:rPr>
            <w:noProof/>
            <w:webHidden/>
          </w:rPr>
          <w:fldChar w:fldCharType="separate"/>
        </w:r>
        <w:r w:rsidR="00BC30CA">
          <w:rPr>
            <w:noProof/>
            <w:webHidden/>
          </w:rPr>
          <w:t>5</w:t>
        </w:r>
        <w:r w:rsidR="00E22280">
          <w:rPr>
            <w:noProof/>
            <w:webHidden/>
          </w:rPr>
          <w:fldChar w:fldCharType="end"/>
        </w:r>
      </w:hyperlink>
    </w:p>
    <w:p w14:paraId="0EBCFA77" w14:textId="77777777" w:rsidR="00E22280" w:rsidRDefault="005C58CB">
      <w:pPr>
        <w:pStyle w:val="TOC3"/>
        <w:rPr>
          <w:rFonts w:eastAsiaTheme="minorEastAsia" w:cstheme="minorBidi"/>
          <w:iCs w:val="0"/>
          <w:sz w:val="22"/>
          <w:szCs w:val="22"/>
        </w:rPr>
      </w:pPr>
      <w:hyperlink w:anchor="_Toc474764696" w:history="1">
        <w:r w:rsidR="00E22280" w:rsidRPr="0032133C">
          <w:rPr>
            <w:rStyle w:val="Hyperlink"/>
          </w:rPr>
          <w:t>1.3.1</w:t>
        </w:r>
        <w:r w:rsidR="00E22280">
          <w:rPr>
            <w:rFonts w:eastAsiaTheme="minorEastAsia" w:cstheme="minorBidi"/>
            <w:iCs w:val="0"/>
            <w:sz w:val="22"/>
            <w:szCs w:val="22"/>
          </w:rPr>
          <w:tab/>
        </w:r>
        <w:r w:rsidR="00E22280" w:rsidRPr="0032133C">
          <w:rPr>
            <w:rStyle w:val="Hyperlink"/>
          </w:rPr>
          <w:t>Product or Service Descriptions</w:t>
        </w:r>
        <w:r w:rsidR="00E22280">
          <w:rPr>
            <w:webHidden/>
          </w:rPr>
          <w:tab/>
        </w:r>
        <w:r w:rsidR="00E22280">
          <w:rPr>
            <w:webHidden/>
          </w:rPr>
          <w:fldChar w:fldCharType="begin"/>
        </w:r>
        <w:r w:rsidR="00E22280">
          <w:rPr>
            <w:webHidden/>
          </w:rPr>
          <w:instrText xml:space="preserve"> PAGEREF _Toc474764696 \h </w:instrText>
        </w:r>
        <w:r w:rsidR="00E22280">
          <w:rPr>
            <w:webHidden/>
          </w:rPr>
        </w:r>
        <w:r w:rsidR="00E22280">
          <w:rPr>
            <w:webHidden/>
          </w:rPr>
          <w:fldChar w:fldCharType="separate"/>
        </w:r>
        <w:r w:rsidR="00BC30CA">
          <w:rPr>
            <w:webHidden/>
          </w:rPr>
          <w:t>5</w:t>
        </w:r>
        <w:r w:rsidR="00E22280">
          <w:rPr>
            <w:webHidden/>
          </w:rPr>
          <w:fldChar w:fldCharType="end"/>
        </w:r>
      </w:hyperlink>
    </w:p>
    <w:p w14:paraId="02E155D7" w14:textId="77777777" w:rsidR="00E22280" w:rsidRDefault="005C58CB">
      <w:pPr>
        <w:pStyle w:val="TOC3"/>
        <w:rPr>
          <w:rFonts w:eastAsiaTheme="minorEastAsia" w:cstheme="minorBidi"/>
          <w:iCs w:val="0"/>
          <w:sz w:val="22"/>
          <w:szCs w:val="22"/>
        </w:rPr>
      </w:pPr>
      <w:hyperlink w:anchor="_Toc474764697" w:history="1">
        <w:r w:rsidR="00E22280" w:rsidRPr="0032133C">
          <w:rPr>
            <w:rStyle w:val="Hyperlink"/>
          </w:rPr>
          <w:t>1.3.2</w:t>
        </w:r>
        <w:r w:rsidR="00E22280">
          <w:rPr>
            <w:rFonts w:eastAsiaTheme="minorEastAsia" w:cstheme="minorBidi"/>
            <w:iCs w:val="0"/>
            <w:sz w:val="22"/>
            <w:szCs w:val="22"/>
          </w:rPr>
          <w:tab/>
        </w:r>
        <w:r w:rsidR="00E22280" w:rsidRPr="0032133C">
          <w:rPr>
            <w:rStyle w:val="Hyperlink"/>
          </w:rPr>
          <w:t>Capability or Performance</w:t>
        </w:r>
        <w:r w:rsidR="00E22280">
          <w:rPr>
            <w:webHidden/>
          </w:rPr>
          <w:tab/>
        </w:r>
        <w:r w:rsidR="00E22280">
          <w:rPr>
            <w:webHidden/>
          </w:rPr>
          <w:fldChar w:fldCharType="begin"/>
        </w:r>
        <w:r w:rsidR="00E22280">
          <w:rPr>
            <w:webHidden/>
          </w:rPr>
          <w:instrText xml:space="preserve"> PAGEREF _Toc474764697 \h </w:instrText>
        </w:r>
        <w:r w:rsidR="00E22280">
          <w:rPr>
            <w:webHidden/>
          </w:rPr>
        </w:r>
        <w:r w:rsidR="00E22280">
          <w:rPr>
            <w:webHidden/>
          </w:rPr>
          <w:fldChar w:fldCharType="separate"/>
        </w:r>
        <w:r w:rsidR="00BC30CA">
          <w:rPr>
            <w:webHidden/>
          </w:rPr>
          <w:t>6</w:t>
        </w:r>
        <w:r w:rsidR="00E22280">
          <w:rPr>
            <w:webHidden/>
          </w:rPr>
          <w:fldChar w:fldCharType="end"/>
        </w:r>
      </w:hyperlink>
    </w:p>
    <w:p w14:paraId="19A6CBD6" w14:textId="74EC0EDC" w:rsidR="00E22280" w:rsidRDefault="005C58CB">
      <w:pPr>
        <w:pStyle w:val="TOC2"/>
        <w:tabs>
          <w:tab w:val="left" w:pos="800"/>
          <w:tab w:val="right" w:leader="dot" w:pos="9350"/>
        </w:tabs>
        <w:rPr>
          <w:rFonts w:eastAsiaTheme="minorEastAsia" w:cstheme="minorBidi"/>
          <w:smallCaps w:val="0"/>
          <w:noProof/>
          <w:sz w:val="22"/>
          <w:szCs w:val="22"/>
        </w:rPr>
      </w:pPr>
      <w:hyperlink w:anchor="_Toc474764698" w:history="1">
        <w:r w:rsidR="00E22280" w:rsidRPr="0032133C">
          <w:rPr>
            <w:rStyle w:val="Hyperlink"/>
            <w:noProof/>
          </w:rPr>
          <w:t>1.4</w:t>
        </w:r>
        <w:r w:rsidR="00E22280">
          <w:rPr>
            <w:rFonts w:eastAsiaTheme="minorEastAsia" w:cstheme="minorBidi"/>
            <w:smallCaps w:val="0"/>
            <w:noProof/>
            <w:sz w:val="22"/>
            <w:szCs w:val="22"/>
          </w:rPr>
          <w:tab/>
        </w:r>
        <w:r w:rsidR="00E22280" w:rsidRPr="0032133C">
          <w:rPr>
            <w:rStyle w:val="Hyperlink"/>
            <w:noProof/>
          </w:rPr>
          <w:t>Transition Plan</w:t>
        </w:r>
        <w:r w:rsidR="00E22280">
          <w:rPr>
            <w:noProof/>
            <w:webHidden/>
          </w:rPr>
          <w:tab/>
        </w:r>
        <w:r w:rsidR="00E22280">
          <w:rPr>
            <w:noProof/>
            <w:webHidden/>
          </w:rPr>
          <w:fldChar w:fldCharType="begin"/>
        </w:r>
        <w:r w:rsidR="00E22280">
          <w:rPr>
            <w:noProof/>
            <w:webHidden/>
          </w:rPr>
          <w:instrText xml:space="preserve"> PAGEREF _Toc474764698 \h </w:instrText>
        </w:r>
        <w:r w:rsidR="00E22280">
          <w:rPr>
            <w:noProof/>
            <w:webHidden/>
          </w:rPr>
        </w:r>
        <w:r w:rsidR="00E22280">
          <w:rPr>
            <w:noProof/>
            <w:webHidden/>
          </w:rPr>
          <w:fldChar w:fldCharType="separate"/>
        </w:r>
        <w:r w:rsidR="00BC30CA">
          <w:rPr>
            <w:noProof/>
            <w:webHidden/>
          </w:rPr>
          <w:t>14</w:t>
        </w:r>
        <w:r w:rsidR="00E22280">
          <w:rPr>
            <w:noProof/>
            <w:webHidden/>
          </w:rPr>
          <w:fldChar w:fldCharType="end"/>
        </w:r>
      </w:hyperlink>
    </w:p>
    <w:p w14:paraId="2EE68319" w14:textId="19C459A4" w:rsidR="00E22280" w:rsidRDefault="005C58CB">
      <w:pPr>
        <w:pStyle w:val="TOC2"/>
        <w:tabs>
          <w:tab w:val="left" w:pos="800"/>
          <w:tab w:val="right" w:leader="dot" w:pos="9350"/>
        </w:tabs>
        <w:rPr>
          <w:rFonts w:eastAsiaTheme="minorEastAsia" w:cstheme="minorBidi"/>
          <w:smallCaps w:val="0"/>
          <w:noProof/>
          <w:sz w:val="22"/>
          <w:szCs w:val="22"/>
        </w:rPr>
      </w:pPr>
      <w:hyperlink w:anchor="_Toc474764699" w:history="1">
        <w:r w:rsidR="00E22280" w:rsidRPr="0032133C">
          <w:rPr>
            <w:rStyle w:val="Hyperlink"/>
            <w:noProof/>
          </w:rPr>
          <w:t>1.5</w:t>
        </w:r>
        <w:r w:rsidR="00E22280">
          <w:rPr>
            <w:rFonts w:eastAsiaTheme="minorEastAsia" w:cstheme="minorBidi"/>
            <w:smallCaps w:val="0"/>
            <w:noProof/>
            <w:sz w:val="22"/>
            <w:szCs w:val="22"/>
          </w:rPr>
          <w:tab/>
        </w:r>
        <w:r w:rsidR="00E22280" w:rsidRPr="0032133C">
          <w:rPr>
            <w:rStyle w:val="Hyperlink"/>
            <w:noProof/>
          </w:rPr>
          <w:t>Schedule and Budget Summary</w:t>
        </w:r>
        <w:r w:rsidR="00E22280">
          <w:rPr>
            <w:noProof/>
            <w:webHidden/>
          </w:rPr>
          <w:tab/>
        </w:r>
        <w:r w:rsidR="00E22280">
          <w:rPr>
            <w:noProof/>
            <w:webHidden/>
          </w:rPr>
          <w:fldChar w:fldCharType="begin"/>
        </w:r>
        <w:r w:rsidR="00E22280">
          <w:rPr>
            <w:noProof/>
            <w:webHidden/>
          </w:rPr>
          <w:instrText xml:space="preserve"> PAGEREF _Toc474764699 \h </w:instrText>
        </w:r>
        <w:r w:rsidR="00E22280">
          <w:rPr>
            <w:noProof/>
            <w:webHidden/>
          </w:rPr>
        </w:r>
        <w:r w:rsidR="00E22280">
          <w:rPr>
            <w:noProof/>
            <w:webHidden/>
          </w:rPr>
          <w:fldChar w:fldCharType="separate"/>
        </w:r>
        <w:r w:rsidR="00BC30CA">
          <w:rPr>
            <w:noProof/>
            <w:webHidden/>
          </w:rPr>
          <w:t>20</w:t>
        </w:r>
        <w:r w:rsidR="00E22280">
          <w:rPr>
            <w:noProof/>
            <w:webHidden/>
          </w:rPr>
          <w:fldChar w:fldCharType="end"/>
        </w:r>
      </w:hyperlink>
    </w:p>
    <w:p w14:paraId="5C4022F5" w14:textId="0CD1188D" w:rsidR="00E22280" w:rsidRDefault="005C58CB">
      <w:pPr>
        <w:pStyle w:val="TOC2"/>
        <w:tabs>
          <w:tab w:val="left" w:pos="800"/>
          <w:tab w:val="right" w:leader="dot" w:pos="9350"/>
        </w:tabs>
        <w:rPr>
          <w:rFonts w:eastAsiaTheme="minorEastAsia" w:cstheme="minorBidi"/>
          <w:smallCaps w:val="0"/>
          <w:noProof/>
          <w:sz w:val="22"/>
          <w:szCs w:val="22"/>
        </w:rPr>
      </w:pPr>
      <w:hyperlink w:anchor="_Toc474764700" w:history="1">
        <w:r w:rsidR="00E22280" w:rsidRPr="0032133C">
          <w:rPr>
            <w:rStyle w:val="Hyperlink"/>
            <w:noProof/>
          </w:rPr>
          <w:t>1.6</w:t>
        </w:r>
        <w:r w:rsidR="00E22280">
          <w:rPr>
            <w:rFonts w:eastAsiaTheme="minorEastAsia" w:cstheme="minorBidi"/>
            <w:smallCaps w:val="0"/>
            <w:noProof/>
            <w:sz w:val="22"/>
            <w:szCs w:val="22"/>
          </w:rPr>
          <w:tab/>
        </w:r>
        <w:r w:rsidR="00E22280" w:rsidRPr="0032133C">
          <w:rPr>
            <w:rStyle w:val="Hyperlink"/>
            <w:noProof/>
          </w:rPr>
          <w:t>Project Organization</w:t>
        </w:r>
        <w:r w:rsidR="00E22280">
          <w:rPr>
            <w:noProof/>
            <w:webHidden/>
          </w:rPr>
          <w:tab/>
        </w:r>
        <w:r w:rsidR="00E22280">
          <w:rPr>
            <w:noProof/>
            <w:webHidden/>
          </w:rPr>
          <w:fldChar w:fldCharType="begin"/>
        </w:r>
        <w:r w:rsidR="00E22280">
          <w:rPr>
            <w:noProof/>
            <w:webHidden/>
          </w:rPr>
          <w:instrText xml:space="preserve"> PAGEREF _Toc474764700 \h </w:instrText>
        </w:r>
        <w:r w:rsidR="00E22280">
          <w:rPr>
            <w:noProof/>
            <w:webHidden/>
          </w:rPr>
        </w:r>
        <w:r w:rsidR="00E22280">
          <w:rPr>
            <w:noProof/>
            <w:webHidden/>
          </w:rPr>
          <w:fldChar w:fldCharType="separate"/>
        </w:r>
        <w:r w:rsidR="00BC30CA">
          <w:rPr>
            <w:noProof/>
            <w:webHidden/>
          </w:rPr>
          <w:t>21</w:t>
        </w:r>
        <w:r w:rsidR="00E22280">
          <w:rPr>
            <w:noProof/>
            <w:webHidden/>
          </w:rPr>
          <w:fldChar w:fldCharType="end"/>
        </w:r>
      </w:hyperlink>
    </w:p>
    <w:p w14:paraId="2389F8C8" w14:textId="4CA7A0A1" w:rsidR="00E22280" w:rsidRDefault="005C58CB">
      <w:pPr>
        <w:pStyle w:val="TOC3"/>
        <w:rPr>
          <w:rFonts w:eastAsiaTheme="minorEastAsia" w:cstheme="minorBidi"/>
          <w:iCs w:val="0"/>
          <w:sz w:val="22"/>
          <w:szCs w:val="22"/>
        </w:rPr>
      </w:pPr>
      <w:hyperlink w:anchor="_Toc474764701" w:history="1">
        <w:r w:rsidR="00E22280" w:rsidRPr="0032133C">
          <w:rPr>
            <w:rStyle w:val="Hyperlink"/>
          </w:rPr>
          <w:t>1.6.1</w:t>
        </w:r>
        <w:r w:rsidR="00E22280">
          <w:rPr>
            <w:rFonts w:eastAsiaTheme="minorEastAsia" w:cstheme="minorBidi"/>
            <w:iCs w:val="0"/>
            <w:sz w:val="22"/>
            <w:szCs w:val="22"/>
          </w:rPr>
          <w:tab/>
        </w:r>
        <w:r w:rsidR="00E22280" w:rsidRPr="0032133C">
          <w:rPr>
            <w:rStyle w:val="Hyperlink"/>
          </w:rPr>
          <w:t>Project Personnel</w:t>
        </w:r>
        <w:r w:rsidR="00E22280">
          <w:rPr>
            <w:webHidden/>
          </w:rPr>
          <w:tab/>
        </w:r>
        <w:r w:rsidR="00E22280">
          <w:rPr>
            <w:webHidden/>
          </w:rPr>
          <w:fldChar w:fldCharType="begin"/>
        </w:r>
        <w:r w:rsidR="00E22280">
          <w:rPr>
            <w:webHidden/>
          </w:rPr>
          <w:instrText xml:space="preserve"> PAGEREF _Toc474764701 \h </w:instrText>
        </w:r>
        <w:r w:rsidR="00E22280">
          <w:rPr>
            <w:webHidden/>
          </w:rPr>
        </w:r>
        <w:r w:rsidR="00E22280">
          <w:rPr>
            <w:webHidden/>
          </w:rPr>
          <w:fldChar w:fldCharType="separate"/>
        </w:r>
        <w:r w:rsidR="00BC30CA">
          <w:rPr>
            <w:webHidden/>
          </w:rPr>
          <w:t>21</w:t>
        </w:r>
        <w:r w:rsidR="00E22280">
          <w:rPr>
            <w:webHidden/>
          </w:rPr>
          <w:fldChar w:fldCharType="end"/>
        </w:r>
      </w:hyperlink>
    </w:p>
    <w:p w14:paraId="7F19DA15" w14:textId="55CA1E4C" w:rsidR="00E22280" w:rsidRDefault="005C58CB">
      <w:pPr>
        <w:pStyle w:val="TOC3"/>
        <w:rPr>
          <w:rFonts w:eastAsiaTheme="minorEastAsia" w:cstheme="minorBidi"/>
          <w:iCs w:val="0"/>
          <w:sz w:val="22"/>
          <w:szCs w:val="22"/>
        </w:rPr>
      </w:pPr>
      <w:hyperlink w:anchor="_Toc474764702" w:history="1">
        <w:r w:rsidR="00E22280" w:rsidRPr="0032133C">
          <w:rPr>
            <w:rStyle w:val="Hyperlink"/>
          </w:rPr>
          <w:t>1.6.2</w:t>
        </w:r>
        <w:r w:rsidR="00E22280">
          <w:rPr>
            <w:rFonts w:eastAsiaTheme="minorEastAsia" w:cstheme="minorBidi"/>
            <w:iCs w:val="0"/>
            <w:sz w:val="22"/>
            <w:szCs w:val="22"/>
          </w:rPr>
          <w:tab/>
        </w:r>
        <w:r w:rsidR="00E22280" w:rsidRPr="0032133C">
          <w:rPr>
            <w:rStyle w:val="Hyperlink"/>
          </w:rPr>
          <w:t>Internal Structure</w:t>
        </w:r>
        <w:r w:rsidR="00E22280">
          <w:rPr>
            <w:webHidden/>
          </w:rPr>
          <w:tab/>
        </w:r>
        <w:r w:rsidR="00E22280">
          <w:rPr>
            <w:webHidden/>
          </w:rPr>
          <w:fldChar w:fldCharType="begin"/>
        </w:r>
        <w:r w:rsidR="00E22280">
          <w:rPr>
            <w:webHidden/>
          </w:rPr>
          <w:instrText xml:space="preserve"> PAGEREF _Toc474764702 \h </w:instrText>
        </w:r>
        <w:r w:rsidR="00E22280">
          <w:rPr>
            <w:webHidden/>
          </w:rPr>
        </w:r>
        <w:r w:rsidR="00E22280">
          <w:rPr>
            <w:webHidden/>
          </w:rPr>
          <w:fldChar w:fldCharType="separate"/>
        </w:r>
        <w:r w:rsidR="00BC30CA">
          <w:rPr>
            <w:webHidden/>
          </w:rPr>
          <w:t>22</w:t>
        </w:r>
        <w:r w:rsidR="00E22280">
          <w:rPr>
            <w:webHidden/>
          </w:rPr>
          <w:fldChar w:fldCharType="end"/>
        </w:r>
      </w:hyperlink>
    </w:p>
    <w:p w14:paraId="1DD05822" w14:textId="45F93355" w:rsidR="00E22280" w:rsidRDefault="005C58CB">
      <w:pPr>
        <w:pStyle w:val="TOC2"/>
        <w:tabs>
          <w:tab w:val="left" w:pos="800"/>
          <w:tab w:val="right" w:leader="dot" w:pos="9350"/>
        </w:tabs>
        <w:rPr>
          <w:rFonts w:eastAsiaTheme="minorEastAsia" w:cstheme="minorBidi"/>
          <w:smallCaps w:val="0"/>
          <w:noProof/>
          <w:sz w:val="22"/>
          <w:szCs w:val="22"/>
        </w:rPr>
      </w:pPr>
      <w:hyperlink w:anchor="_Toc474764703" w:history="1">
        <w:r w:rsidR="00E22280" w:rsidRPr="0032133C">
          <w:rPr>
            <w:rStyle w:val="Hyperlink"/>
            <w:noProof/>
          </w:rPr>
          <w:t>1.7</w:t>
        </w:r>
        <w:r w:rsidR="00E22280">
          <w:rPr>
            <w:rFonts w:eastAsiaTheme="minorEastAsia" w:cstheme="minorBidi"/>
            <w:smallCaps w:val="0"/>
            <w:noProof/>
            <w:sz w:val="22"/>
            <w:szCs w:val="22"/>
          </w:rPr>
          <w:tab/>
        </w:r>
        <w:r w:rsidR="00E22280" w:rsidRPr="0032133C">
          <w:rPr>
            <w:rStyle w:val="Hyperlink"/>
            <w:noProof/>
          </w:rPr>
          <w:t>Benefits to S&amp;T</w:t>
        </w:r>
        <w:r w:rsidR="00E22280">
          <w:rPr>
            <w:noProof/>
            <w:webHidden/>
          </w:rPr>
          <w:tab/>
        </w:r>
        <w:r w:rsidR="00E22280">
          <w:rPr>
            <w:noProof/>
            <w:webHidden/>
          </w:rPr>
          <w:fldChar w:fldCharType="begin"/>
        </w:r>
        <w:r w:rsidR="00E22280">
          <w:rPr>
            <w:noProof/>
            <w:webHidden/>
          </w:rPr>
          <w:instrText xml:space="preserve"> PAGEREF _Toc474764703 \h </w:instrText>
        </w:r>
        <w:r w:rsidR="00E22280">
          <w:rPr>
            <w:noProof/>
            <w:webHidden/>
          </w:rPr>
        </w:r>
        <w:r w:rsidR="00E22280">
          <w:rPr>
            <w:noProof/>
            <w:webHidden/>
          </w:rPr>
          <w:fldChar w:fldCharType="separate"/>
        </w:r>
        <w:r w:rsidR="00BC30CA">
          <w:rPr>
            <w:noProof/>
            <w:webHidden/>
          </w:rPr>
          <w:t>22</w:t>
        </w:r>
        <w:r w:rsidR="00E22280">
          <w:rPr>
            <w:noProof/>
            <w:webHidden/>
          </w:rPr>
          <w:fldChar w:fldCharType="end"/>
        </w:r>
      </w:hyperlink>
    </w:p>
    <w:p w14:paraId="5CD1D79B" w14:textId="04332909" w:rsidR="00E22280" w:rsidRDefault="005C58CB">
      <w:pPr>
        <w:pStyle w:val="TOC3"/>
        <w:rPr>
          <w:rFonts w:eastAsiaTheme="minorEastAsia" w:cstheme="minorBidi"/>
          <w:iCs w:val="0"/>
          <w:sz w:val="22"/>
          <w:szCs w:val="22"/>
        </w:rPr>
      </w:pPr>
      <w:hyperlink w:anchor="_Toc474764704" w:history="1">
        <w:r w:rsidR="00E22280" w:rsidRPr="0032133C">
          <w:rPr>
            <w:rStyle w:val="Hyperlink"/>
          </w:rPr>
          <w:t>1.7.1</w:t>
        </w:r>
        <w:r w:rsidR="00E22280">
          <w:rPr>
            <w:rFonts w:eastAsiaTheme="minorEastAsia" w:cstheme="minorBidi"/>
            <w:iCs w:val="0"/>
            <w:sz w:val="22"/>
            <w:szCs w:val="22"/>
          </w:rPr>
          <w:tab/>
        </w:r>
        <w:r w:rsidR="00E22280" w:rsidRPr="0032133C">
          <w:rPr>
            <w:rStyle w:val="Hyperlink"/>
          </w:rPr>
          <w:t>New Capabilities / Technology</w:t>
        </w:r>
        <w:r w:rsidR="00E22280">
          <w:rPr>
            <w:webHidden/>
          </w:rPr>
          <w:tab/>
        </w:r>
        <w:r w:rsidR="00E22280">
          <w:rPr>
            <w:webHidden/>
          </w:rPr>
          <w:fldChar w:fldCharType="begin"/>
        </w:r>
        <w:r w:rsidR="00E22280">
          <w:rPr>
            <w:webHidden/>
          </w:rPr>
          <w:instrText xml:space="preserve"> PAGEREF _Toc474764704 \h </w:instrText>
        </w:r>
        <w:r w:rsidR="00E22280">
          <w:rPr>
            <w:webHidden/>
          </w:rPr>
        </w:r>
        <w:r w:rsidR="00E22280">
          <w:rPr>
            <w:webHidden/>
          </w:rPr>
          <w:fldChar w:fldCharType="separate"/>
        </w:r>
        <w:r w:rsidR="00BC30CA">
          <w:rPr>
            <w:webHidden/>
          </w:rPr>
          <w:t>22</w:t>
        </w:r>
        <w:r w:rsidR="00E22280">
          <w:rPr>
            <w:webHidden/>
          </w:rPr>
          <w:fldChar w:fldCharType="end"/>
        </w:r>
      </w:hyperlink>
    </w:p>
    <w:p w14:paraId="79494B8B" w14:textId="07442FA7" w:rsidR="00E22280" w:rsidRDefault="005C58CB">
      <w:pPr>
        <w:pStyle w:val="TOC3"/>
        <w:rPr>
          <w:rFonts w:eastAsiaTheme="minorEastAsia" w:cstheme="minorBidi"/>
          <w:iCs w:val="0"/>
          <w:sz w:val="22"/>
          <w:szCs w:val="22"/>
        </w:rPr>
      </w:pPr>
      <w:hyperlink w:anchor="_Toc474764705" w:history="1">
        <w:r w:rsidR="00E22280" w:rsidRPr="0032133C">
          <w:rPr>
            <w:rStyle w:val="Hyperlink"/>
          </w:rPr>
          <w:t>1.7.2</w:t>
        </w:r>
        <w:r w:rsidR="00E22280">
          <w:rPr>
            <w:rFonts w:eastAsiaTheme="minorEastAsia" w:cstheme="minorBidi"/>
            <w:iCs w:val="0"/>
            <w:sz w:val="22"/>
            <w:szCs w:val="22"/>
          </w:rPr>
          <w:tab/>
        </w:r>
        <w:r w:rsidR="00E22280" w:rsidRPr="0032133C">
          <w:rPr>
            <w:rStyle w:val="Hyperlink"/>
          </w:rPr>
          <w:t>New Intellectual Property</w:t>
        </w:r>
        <w:r w:rsidR="00E22280">
          <w:rPr>
            <w:webHidden/>
          </w:rPr>
          <w:tab/>
        </w:r>
        <w:r w:rsidR="00E22280">
          <w:rPr>
            <w:webHidden/>
          </w:rPr>
          <w:fldChar w:fldCharType="begin"/>
        </w:r>
        <w:r w:rsidR="00E22280">
          <w:rPr>
            <w:webHidden/>
          </w:rPr>
          <w:instrText xml:space="preserve"> PAGEREF _Toc474764705 \h </w:instrText>
        </w:r>
        <w:r w:rsidR="00E22280">
          <w:rPr>
            <w:webHidden/>
          </w:rPr>
        </w:r>
        <w:r w:rsidR="00E22280">
          <w:rPr>
            <w:webHidden/>
          </w:rPr>
          <w:fldChar w:fldCharType="separate"/>
        </w:r>
        <w:r w:rsidR="00BC30CA">
          <w:rPr>
            <w:webHidden/>
          </w:rPr>
          <w:t>23</w:t>
        </w:r>
        <w:r w:rsidR="00E22280">
          <w:rPr>
            <w:webHidden/>
          </w:rPr>
          <w:fldChar w:fldCharType="end"/>
        </w:r>
      </w:hyperlink>
    </w:p>
    <w:p w14:paraId="0BE40577" w14:textId="39B9F9FD" w:rsidR="00E22280" w:rsidRDefault="005C58CB">
      <w:pPr>
        <w:pStyle w:val="TOC3"/>
        <w:rPr>
          <w:rFonts w:eastAsiaTheme="minorEastAsia" w:cstheme="minorBidi"/>
          <w:iCs w:val="0"/>
          <w:sz w:val="22"/>
          <w:szCs w:val="22"/>
        </w:rPr>
      </w:pPr>
      <w:hyperlink w:anchor="_Toc474764706" w:history="1">
        <w:r w:rsidR="00E22280" w:rsidRPr="0032133C">
          <w:rPr>
            <w:rStyle w:val="Hyperlink"/>
          </w:rPr>
          <w:t>1.7.3</w:t>
        </w:r>
        <w:r w:rsidR="00E22280">
          <w:rPr>
            <w:rFonts w:eastAsiaTheme="minorEastAsia" w:cstheme="minorBidi"/>
            <w:iCs w:val="0"/>
            <w:sz w:val="22"/>
            <w:szCs w:val="22"/>
          </w:rPr>
          <w:tab/>
        </w:r>
        <w:r w:rsidR="00E22280" w:rsidRPr="0032133C">
          <w:rPr>
            <w:rStyle w:val="Hyperlink"/>
          </w:rPr>
          <w:t>Public Access of Federally Funded Scientific Research</w:t>
        </w:r>
        <w:r w:rsidR="00E22280">
          <w:rPr>
            <w:webHidden/>
          </w:rPr>
          <w:tab/>
        </w:r>
        <w:r w:rsidR="00E22280">
          <w:rPr>
            <w:webHidden/>
          </w:rPr>
          <w:fldChar w:fldCharType="begin"/>
        </w:r>
        <w:r w:rsidR="00E22280">
          <w:rPr>
            <w:webHidden/>
          </w:rPr>
          <w:instrText xml:space="preserve"> PAGEREF _Toc474764706 \h </w:instrText>
        </w:r>
        <w:r w:rsidR="00E22280">
          <w:rPr>
            <w:webHidden/>
          </w:rPr>
        </w:r>
        <w:r w:rsidR="00E22280">
          <w:rPr>
            <w:webHidden/>
          </w:rPr>
          <w:fldChar w:fldCharType="separate"/>
        </w:r>
        <w:r w:rsidR="00BC30CA">
          <w:rPr>
            <w:webHidden/>
          </w:rPr>
          <w:t>23</w:t>
        </w:r>
        <w:r w:rsidR="00E22280">
          <w:rPr>
            <w:webHidden/>
          </w:rPr>
          <w:fldChar w:fldCharType="end"/>
        </w:r>
      </w:hyperlink>
    </w:p>
    <w:p w14:paraId="45B26459" w14:textId="2EB82FD6" w:rsidR="00E22280" w:rsidRDefault="005C58CB">
      <w:pPr>
        <w:pStyle w:val="TOC3"/>
        <w:rPr>
          <w:rFonts w:eastAsiaTheme="minorEastAsia" w:cstheme="minorBidi"/>
          <w:iCs w:val="0"/>
          <w:sz w:val="22"/>
          <w:szCs w:val="22"/>
        </w:rPr>
      </w:pPr>
      <w:hyperlink w:anchor="_Toc474764707" w:history="1">
        <w:r w:rsidR="00E22280" w:rsidRPr="0032133C">
          <w:rPr>
            <w:rStyle w:val="Hyperlink"/>
          </w:rPr>
          <w:t>1.7.4</w:t>
        </w:r>
        <w:r w:rsidR="00E22280">
          <w:rPr>
            <w:rFonts w:eastAsiaTheme="minorEastAsia" w:cstheme="minorBidi"/>
            <w:iCs w:val="0"/>
            <w:sz w:val="22"/>
            <w:szCs w:val="22"/>
          </w:rPr>
          <w:tab/>
        </w:r>
        <w:r w:rsidR="00E22280" w:rsidRPr="0032133C">
          <w:rPr>
            <w:rStyle w:val="Hyperlink"/>
          </w:rPr>
          <w:t>Data Management</w:t>
        </w:r>
        <w:r w:rsidR="00E22280">
          <w:rPr>
            <w:webHidden/>
          </w:rPr>
          <w:tab/>
        </w:r>
        <w:r w:rsidR="00E22280">
          <w:rPr>
            <w:webHidden/>
          </w:rPr>
          <w:fldChar w:fldCharType="begin"/>
        </w:r>
        <w:r w:rsidR="00E22280">
          <w:rPr>
            <w:webHidden/>
          </w:rPr>
          <w:instrText xml:space="preserve"> PAGEREF _Toc474764707 \h </w:instrText>
        </w:r>
        <w:r w:rsidR="00E22280">
          <w:rPr>
            <w:webHidden/>
          </w:rPr>
        </w:r>
        <w:r w:rsidR="00E22280">
          <w:rPr>
            <w:webHidden/>
          </w:rPr>
          <w:fldChar w:fldCharType="separate"/>
        </w:r>
        <w:r w:rsidR="00BC30CA">
          <w:rPr>
            <w:webHidden/>
          </w:rPr>
          <w:t>23</w:t>
        </w:r>
        <w:r w:rsidR="00E22280">
          <w:rPr>
            <w:webHidden/>
          </w:rPr>
          <w:fldChar w:fldCharType="end"/>
        </w:r>
      </w:hyperlink>
    </w:p>
    <w:p w14:paraId="67C0740F" w14:textId="6B0FDECF" w:rsidR="00E22280" w:rsidRDefault="005C58CB">
      <w:pPr>
        <w:pStyle w:val="TOC3"/>
        <w:rPr>
          <w:rFonts w:eastAsiaTheme="minorEastAsia" w:cstheme="minorBidi"/>
          <w:iCs w:val="0"/>
          <w:sz w:val="22"/>
          <w:szCs w:val="22"/>
        </w:rPr>
      </w:pPr>
      <w:hyperlink w:anchor="_Toc474764708" w:history="1">
        <w:r w:rsidR="00E22280" w:rsidRPr="0032133C">
          <w:rPr>
            <w:rStyle w:val="Hyperlink"/>
          </w:rPr>
          <w:t>1.7.5</w:t>
        </w:r>
        <w:r w:rsidR="00E22280">
          <w:rPr>
            <w:rFonts w:eastAsiaTheme="minorEastAsia" w:cstheme="minorBidi"/>
            <w:iCs w:val="0"/>
            <w:sz w:val="22"/>
            <w:szCs w:val="22"/>
          </w:rPr>
          <w:tab/>
        </w:r>
        <w:r w:rsidR="00E22280" w:rsidRPr="0032133C">
          <w:rPr>
            <w:rStyle w:val="Hyperlink"/>
          </w:rPr>
          <w:t>Other Benefits</w:t>
        </w:r>
        <w:r w:rsidR="00E22280">
          <w:rPr>
            <w:webHidden/>
          </w:rPr>
          <w:tab/>
        </w:r>
        <w:r w:rsidR="00E22280">
          <w:rPr>
            <w:webHidden/>
          </w:rPr>
          <w:fldChar w:fldCharType="begin"/>
        </w:r>
        <w:r w:rsidR="00E22280">
          <w:rPr>
            <w:webHidden/>
          </w:rPr>
          <w:instrText xml:space="preserve"> PAGEREF _Toc474764708 \h </w:instrText>
        </w:r>
        <w:r w:rsidR="00E22280">
          <w:rPr>
            <w:webHidden/>
          </w:rPr>
        </w:r>
        <w:r w:rsidR="00E22280">
          <w:rPr>
            <w:webHidden/>
          </w:rPr>
          <w:fldChar w:fldCharType="separate"/>
        </w:r>
        <w:r w:rsidR="00BC30CA">
          <w:rPr>
            <w:webHidden/>
          </w:rPr>
          <w:t>23</w:t>
        </w:r>
        <w:r w:rsidR="00E22280">
          <w:rPr>
            <w:webHidden/>
          </w:rPr>
          <w:fldChar w:fldCharType="end"/>
        </w:r>
      </w:hyperlink>
    </w:p>
    <w:p w14:paraId="5D315976" w14:textId="5AE3A2A2" w:rsidR="00E22280" w:rsidRDefault="005C58CB">
      <w:pPr>
        <w:pStyle w:val="TOC3"/>
        <w:rPr>
          <w:rFonts w:eastAsiaTheme="minorEastAsia" w:cstheme="minorBidi"/>
          <w:iCs w:val="0"/>
          <w:sz w:val="22"/>
          <w:szCs w:val="22"/>
        </w:rPr>
      </w:pPr>
      <w:hyperlink w:anchor="_Toc474764710" w:history="1">
        <w:r w:rsidR="00E22280" w:rsidRPr="0032133C">
          <w:rPr>
            <w:rStyle w:val="Hyperlink"/>
          </w:rPr>
          <w:t>1.8.0</w:t>
        </w:r>
        <w:r w:rsidR="00E22280">
          <w:rPr>
            <w:rFonts w:eastAsiaTheme="minorEastAsia" w:cstheme="minorBidi"/>
            <w:iCs w:val="0"/>
            <w:sz w:val="22"/>
            <w:szCs w:val="22"/>
          </w:rPr>
          <w:tab/>
        </w:r>
        <w:r w:rsidR="00E22280" w:rsidRPr="0032133C">
          <w:rPr>
            <w:rStyle w:val="Hyperlink"/>
          </w:rPr>
          <w:t>Assumptions</w:t>
        </w:r>
        <w:r w:rsidR="00E22280">
          <w:rPr>
            <w:webHidden/>
          </w:rPr>
          <w:tab/>
        </w:r>
        <w:r w:rsidR="00E22280">
          <w:rPr>
            <w:webHidden/>
          </w:rPr>
          <w:fldChar w:fldCharType="begin"/>
        </w:r>
        <w:r w:rsidR="00E22280">
          <w:rPr>
            <w:webHidden/>
          </w:rPr>
          <w:instrText xml:space="preserve"> PAGEREF _Toc474764710 \h </w:instrText>
        </w:r>
        <w:r w:rsidR="00E22280">
          <w:rPr>
            <w:webHidden/>
          </w:rPr>
        </w:r>
        <w:r w:rsidR="00E22280">
          <w:rPr>
            <w:webHidden/>
          </w:rPr>
          <w:fldChar w:fldCharType="separate"/>
        </w:r>
        <w:r w:rsidR="00BC30CA">
          <w:rPr>
            <w:webHidden/>
          </w:rPr>
          <w:t>23</w:t>
        </w:r>
        <w:r w:rsidR="00E22280">
          <w:rPr>
            <w:webHidden/>
          </w:rPr>
          <w:fldChar w:fldCharType="end"/>
        </w:r>
      </w:hyperlink>
    </w:p>
    <w:p w14:paraId="4941E0EE" w14:textId="69E30F5E" w:rsidR="00E22280" w:rsidRDefault="005C58CB">
      <w:pPr>
        <w:pStyle w:val="TOC1"/>
        <w:tabs>
          <w:tab w:val="left" w:pos="400"/>
          <w:tab w:val="right" w:leader="dot" w:pos="9350"/>
        </w:tabs>
        <w:rPr>
          <w:rFonts w:eastAsiaTheme="minorEastAsia" w:cstheme="minorBidi"/>
          <w:b w:val="0"/>
          <w:bCs w:val="0"/>
          <w:caps w:val="0"/>
          <w:noProof/>
          <w:sz w:val="22"/>
          <w:szCs w:val="22"/>
        </w:rPr>
      </w:pPr>
      <w:hyperlink w:anchor="_Toc474764711" w:history="1">
        <w:r w:rsidR="00E22280" w:rsidRPr="0032133C">
          <w:rPr>
            <w:rStyle w:val="Hyperlink"/>
            <w:noProof/>
          </w:rPr>
          <w:t>2.</w:t>
        </w:r>
        <w:r w:rsidR="00E22280">
          <w:rPr>
            <w:rFonts w:eastAsiaTheme="minorEastAsia" w:cstheme="minorBidi"/>
            <w:b w:val="0"/>
            <w:bCs w:val="0"/>
            <w:caps w:val="0"/>
            <w:noProof/>
            <w:sz w:val="22"/>
            <w:szCs w:val="22"/>
          </w:rPr>
          <w:tab/>
        </w:r>
        <w:r w:rsidR="00E22280" w:rsidRPr="0032133C">
          <w:rPr>
            <w:rStyle w:val="Hyperlink"/>
            <w:noProof/>
          </w:rPr>
          <w:t>Requirements</w:t>
        </w:r>
        <w:r w:rsidR="00E22280">
          <w:rPr>
            <w:noProof/>
            <w:webHidden/>
          </w:rPr>
          <w:tab/>
        </w:r>
        <w:r w:rsidR="00E22280">
          <w:rPr>
            <w:noProof/>
            <w:webHidden/>
          </w:rPr>
          <w:fldChar w:fldCharType="begin"/>
        </w:r>
        <w:r w:rsidR="00E22280">
          <w:rPr>
            <w:noProof/>
            <w:webHidden/>
          </w:rPr>
          <w:instrText xml:space="preserve"> PAGEREF _Toc474764711 \h </w:instrText>
        </w:r>
        <w:r w:rsidR="00E22280">
          <w:rPr>
            <w:noProof/>
            <w:webHidden/>
          </w:rPr>
        </w:r>
        <w:r w:rsidR="00E22280">
          <w:rPr>
            <w:noProof/>
            <w:webHidden/>
          </w:rPr>
          <w:fldChar w:fldCharType="separate"/>
        </w:r>
        <w:r w:rsidR="00BC30CA">
          <w:rPr>
            <w:noProof/>
            <w:webHidden/>
          </w:rPr>
          <w:t>24</w:t>
        </w:r>
        <w:r w:rsidR="00E22280">
          <w:rPr>
            <w:noProof/>
            <w:webHidden/>
          </w:rPr>
          <w:fldChar w:fldCharType="end"/>
        </w:r>
      </w:hyperlink>
    </w:p>
    <w:p w14:paraId="7F5ED4DC" w14:textId="46D18647" w:rsidR="00E22280" w:rsidRDefault="005C58CB">
      <w:pPr>
        <w:pStyle w:val="TOC2"/>
        <w:tabs>
          <w:tab w:val="left" w:pos="800"/>
          <w:tab w:val="right" w:leader="dot" w:pos="9350"/>
        </w:tabs>
        <w:rPr>
          <w:rFonts w:eastAsiaTheme="minorEastAsia" w:cstheme="minorBidi"/>
          <w:smallCaps w:val="0"/>
          <w:noProof/>
          <w:sz w:val="22"/>
          <w:szCs w:val="22"/>
        </w:rPr>
      </w:pPr>
      <w:hyperlink w:anchor="_Toc474764712" w:history="1">
        <w:r w:rsidR="00E22280" w:rsidRPr="0032133C">
          <w:rPr>
            <w:rStyle w:val="Hyperlink"/>
            <w:noProof/>
          </w:rPr>
          <w:t>2.1</w:t>
        </w:r>
        <w:r w:rsidR="00E22280">
          <w:rPr>
            <w:rFonts w:eastAsiaTheme="minorEastAsia" w:cstheme="minorBidi"/>
            <w:smallCaps w:val="0"/>
            <w:noProof/>
            <w:sz w:val="22"/>
            <w:szCs w:val="22"/>
          </w:rPr>
          <w:tab/>
        </w:r>
        <w:r w:rsidR="00E22280" w:rsidRPr="0032133C">
          <w:rPr>
            <w:rStyle w:val="Hyperlink"/>
            <w:noProof/>
          </w:rPr>
          <w:t>Requirements Management Plan</w:t>
        </w:r>
        <w:r w:rsidR="00E22280">
          <w:rPr>
            <w:noProof/>
            <w:webHidden/>
          </w:rPr>
          <w:tab/>
        </w:r>
        <w:r w:rsidR="00E22280">
          <w:rPr>
            <w:noProof/>
            <w:webHidden/>
          </w:rPr>
          <w:fldChar w:fldCharType="begin"/>
        </w:r>
        <w:r w:rsidR="00E22280">
          <w:rPr>
            <w:noProof/>
            <w:webHidden/>
          </w:rPr>
          <w:instrText xml:space="preserve"> PAGEREF _Toc474764712 \h </w:instrText>
        </w:r>
        <w:r w:rsidR="00E22280">
          <w:rPr>
            <w:noProof/>
            <w:webHidden/>
          </w:rPr>
        </w:r>
        <w:r w:rsidR="00E22280">
          <w:rPr>
            <w:noProof/>
            <w:webHidden/>
          </w:rPr>
          <w:fldChar w:fldCharType="separate"/>
        </w:r>
        <w:r w:rsidR="00BC30CA">
          <w:rPr>
            <w:noProof/>
            <w:webHidden/>
          </w:rPr>
          <w:t>24</w:t>
        </w:r>
        <w:r w:rsidR="00E22280">
          <w:rPr>
            <w:noProof/>
            <w:webHidden/>
          </w:rPr>
          <w:fldChar w:fldCharType="end"/>
        </w:r>
      </w:hyperlink>
    </w:p>
    <w:p w14:paraId="74190A48" w14:textId="6F1938AB" w:rsidR="00E22280" w:rsidRDefault="005C58CB">
      <w:pPr>
        <w:pStyle w:val="TOC3"/>
        <w:rPr>
          <w:rFonts w:eastAsiaTheme="minorEastAsia" w:cstheme="minorBidi"/>
          <w:iCs w:val="0"/>
          <w:sz w:val="22"/>
          <w:szCs w:val="22"/>
        </w:rPr>
      </w:pPr>
      <w:hyperlink w:anchor="_Toc474764713" w:history="1">
        <w:r w:rsidR="00E22280" w:rsidRPr="0032133C">
          <w:rPr>
            <w:rStyle w:val="Hyperlink"/>
          </w:rPr>
          <w:t>2.1.1</w:t>
        </w:r>
        <w:r w:rsidR="00E22280">
          <w:rPr>
            <w:rFonts w:eastAsiaTheme="minorEastAsia" w:cstheme="minorBidi"/>
            <w:iCs w:val="0"/>
            <w:sz w:val="22"/>
            <w:szCs w:val="22"/>
          </w:rPr>
          <w:tab/>
        </w:r>
        <w:r w:rsidR="00E22280" w:rsidRPr="0032133C">
          <w:rPr>
            <w:rStyle w:val="Hyperlink"/>
          </w:rPr>
          <w:t>Test and Evaluation</w:t>
        </w:r>
        <w:r w:rsidR="00E22280">
          <w:rPr>
            <w:webHidden/>
          </w:rPr>
          <w:tab/>
        </w:r>
        <w:r w:rsidR="00E22280">
          <w:rPr>
            <w:webHidden/>
          </w:rPr>
          <w:fldChar w:fldCharType="begin"/>
        </w:r>
        <w:r w:rsidR="00E22280">
          <w:rPr>
            <w:webHidden/>
          </w:rPr>
          <w:instrText xml:space="preserve"> PAGEREF _Toc474764713 \h </w:instrText>
        </w:r>
        <w:r w:rsidR="00E22280">
          <w:rPr>
            <w:webHidden/>
          </w:rPr>
        </w:r>
        <w:r w:rsidR="00E22280">
          <w:rPr>
            <w:webHidden/>
          </w:rPr>
          <w:fldChar w:fldCharType="separate"/>
        </w:r>
        <w:r w:rsidR="00BC30CA">
          <w:rPr>
            <w:webHidden/>
          </w:rPr>
          <w:t>25</w:t>
        </w:r>
        <w:r w:rsidR="00E22280">
          <w:rPr>
            <w:webHidden/>
          </w:rPr>
          <w:fldChar w:fldCharType="end"/>
        </w:r>
      </w:hyperlink>
    </w:p>
    <w:p w14:paraId="7FAC70DA" w14:textId="359FE106" w:rsidR="00E22280" w:rsidRDefault="005C58CB">
      <w:pPr>
        <w:pStyle w:val="TOC2"/>
        <w:tabs>
          <w:tab w:val="left" w:pos="800"/>
          <w:tab w:val="right" w:leader="dot" w:pos="9350"/>
        </w:tabs>
        <w:rPr>
          <w:rFonts w:eastAsiaTheme="minorEastAsia" w:cstheme="minorBidi"/>
          <w:smallCaps w:val="0"/>
          <w:noProof/>
          <w:sz w:val="22"/>
          <w:szCs w:val="22"/>
        </w:rPr>
      </w:pPr>
      <w:hyperlink w:anchor="_Toc474764714" w:history="1">
        <w:r w:rsidR="00E22280" w:rsidRPr="0032133C">
          <w:rPr>
            <w:rStyle w:val="Hyperlink"/>
            <w:noProof/>
          </w:rPr>
          <w:t>2.2</w:t>
        </w:r>
        <w:r w:rsidR="00E22280">
          <w:rPr>
            <w:rFonts w:eastAsiaTheme="minorEastAsia" w:cstheme="minorBidi"/>
            <w:smallCaps w:val="0"/>
            <w:noProof/>
            <w:sz w:val="22"/>
            <w:szCs w:val="22"/>
          </w:rPr>
          <w:tab/>
        </w:r>
        <w:r w:rsidR="00E22280" w:rsidRPr="0032133C">
          <w:rPr>
            <w:rStyle w:val="Hyperlink"/>
            <w:noProof/>
          </w:rPr>
          <w:t>Customer Engagement</w:t>
        </w:r>
        <w:r w:rsidR="00E22280">
          <w:rPr>
            <w:noProof/>
            <w:webHidden/>
          </w:rPr>
          <w:tab/>
        </w:r>
        <w:r w:rsidR="00E22280">
          <w:rPr>
            <w:noProof/>
            <w:webHidden/>
          </w:rPr>
          <w:fldChar w:fldCharType="begin"/>
        </w:r>
        <w:r w:rsidR="00E22280">
          <w:rPr>
            <w:noProof/>
            <w:webHidden/>
          </w:rPr>
          <w:instrText xml:space="preserve"> PAGEREF _Toc474764714 \h </w:instrText>
        </w:r>
        <w:r w:rsidR="00E22280">
          <w:rPr>
            <w:noProof/>
            <w:webHidden/>
          </w:rPr>
        </w:r>
        <w:r w:rsidR="00E22280">
          <w:rPr>
            <w:noProof/>
            <w:webHidden/>
          </w:rPr>
          <w:fldChar w:fldCharType="separate"/>
        </w:r>
        <w:r w:rsidR="00BC30CA">
          <w:rPr>
            <w:noProof/>
            <w:webHidden/>
          </w:rPr>
          <w:t>26</w:t>
        </w:r>
        <w:r w:rsidR="00E22280">
          <w:rPr>
            <w:noProof/>
            <w:webHidden/>
          </w:rPr>
          <w:fldChar w:fldCharType="end"/>
        </w:r>
      </w:hyperlink>
    </w:p>
    <w:p w14:paraId="15724F69" w14:textId="5188620B" w:rsidR="00E22280" w:rsidRDefault="005C58CB">
      <w:pPr>
        <w:pStyle w:val="TOC2"/>
        <w:tabs>
          <w:tab w:val="left" w:pos="800"/>
          <w:tab w:val="right" w:leader="dot" w:pos="9350"/>
        </w:tabs>
        <w:rPr>
          <w:rFonts w:eastAsiaTheme="minorEastAsia" w:cstheme="minorBidi"/>
          <w:smallCaps w:val="0"/>
          <w:noProof/>
          <w:sz w:val="22"/>
          <w:szCs w:val="22"/>
        </w:rPr>
      </w:pPr>
      <w:hyperlink w:anchor="_Toc474764715" w:history="1">
        <w:r w:rsidR="00E22280" w:rsidRPr="0032133C">
          <w:rPr>
            <w:rStyle w:val="Hyperlink"/>
            <w:noProof/>
          </w:rPr>
          <w:t>2.3</w:t>
        </w:r>
        <w:r w:rsidR="00E22280">
          <w:rPr>
            <w:rFonts w:eastAsiaTheme="minorEastAsia" w:cstheme="minorBidi"/>
            <w:smallCaps w:val="0"/>
            <w:noProof/>
            <w:sz w:val="22"/>
            <w:szCs w:val="22"/>
          </w:rPr>
          <w:tab/>
        </w:r>
        <w:r w:rsidR="00E22280" w:rsidRPr="0032133C">
          <w:rPr>
            <w:rStyle w:val="Hyperlink"/>
            <w:noProof/>
          </w:rPr>
          <w:t>Customer Requirements</w:t>
        </w:r>
        <w:r w:rsidR="00E22280">
          <w:rPr>
            <w:noProof/>
            <w:webHidden/>
          </w:rPr>
          <w:tab/>
        </w:r>
        <w:r w:rsidR="00E22280">
          <w:rPr>
            <w:noProof/>
            <w:webHidden/>
          </w:rPr>
          <w:fldChar w:fldCharType="begin"/>
        </w:r>
        <w:r w:rsidR="00E22280">
          <w:rPr>
            <w:noProof/>
            <w:webHidden/>
          </w:rPr>
          <w:instrText xml:space="preserve"> PAGEREF _Toc474764715 \h </w:instrText>
        </w:r>
        <w:r w:rsidR="00E22280">
          <w:rPr>
            <w:noProof/>
            <w:webHidden/>
          </w:rPr>
        </w:r>
        <w:r w:rsidR="00E22280">
          <w:rPr>
            <w:noProof/>
            <w:webHidden/>
          </w:rPr>
          <w:fldChar w:fldCharType="separate"/>
        </w:r>
        <w:r w:rsidR="00BC30CA">
          <w:rPr>
            <w:noProof/>
            <w:webHidden/>
          </w:rPr>
          <w:t>27</w:t>
        </w:r>
        <w:r w:rsidR="00E22280">
          <w:rPr>
            <w:noProof/>
            <w:webHidden/>
          </w:rPr>
          <w:fldChar w:fldCharType="end"/>
        </w:r>
      </w:hyperlink>
    </w:p>
    <w:p w14:paraId="5D5D3E7E" w14:textId="7826290B" w:rsidR="00E22280" w:rsidRDefault="005C58CB">
      <w:pPr>
        <w:pStyle w:val="TOC2"/>
        <w:tabs>
          <w:tab w:val="left" w:pos="800"/>
          <w:tab w:val="right" w:leader="dot" w:pos="9350"/>
        </w:tabs>
        <w:rPr>
          <w:rFonts w:eastAsiaTheme="minorEastAsia" w:cstheme="minorBidi"/>
          <w:smallCaps w:val="0"/>
          <w:noProof/>
          <w:sz w:val="22"/>
          <w:szCs w:val="22"/>
        </w:rPr>
      </w:pPr>
      <w:hyperlink w:anchor="_Toc474764716" w:history="1">
        <w:r w:rsidR="00E22280" w:rsidRPr="0032133C">
          <w:rPr>
            <w:rStyle w:val="Hyperlink"/>
            <w:noProof/>
          </w:rPr>
          <w:t>2.4</w:t>
        </w:r>
        <w:r w:rsidR="00E22280">
          <w:rPr>
            <w:rFonts w:eastAsiaTheme="minorEastAsia" w:cstheme="minorBidi"/>
            <w:smallCaps w:val="0"/>
            <w:noProof/>
            <w:sz w:val="22"/>
            <w:szCs w:val="22"/>
          </w:rPr>
          <w:tab/>
        </w:r>
        <w:r w:rsidR="00E22280" w:rsidRPr="0032133C">
          <w:rPr>
            <w:rStyle w:val="Hyperlink"/>
            <w:noProof/>
          </w:rPr>
          <w:t>Key Functions and Desired Performance Requirements</w:t>
        </w:r>
        <w:r w:rsidR="00E22280">
          <w:rPr>
            <w:noProof/>
            <w:webHidden/>
          </w:rPr>
          <w:tab/>
        </w:r>
        <w:r w:rsidR="00E22280">
          <w:rPr>
            <w:noProof/>
            <w:webHidden/>
          </w:rPr>
          <w:fldChar w:fldCharType="begin"/>
        </w:r>
        <w:r w:rsidR="00E22280">
          <w:rPr>
            <w:noProof/>
            <w:webHidden/>
          </w:rPr>
          <w:instrText xml:space="preserve"> PAGEREF _Toc474764716 \h </w:instrText>
        </w:r>
        <w:r w:rsidR="00E22280">
          <w:rPr>
            <w:noProof/>
            <w:webHidden/>
          </w:rPr>
        </w:r>
        <w:r w:rsidR="00E22280">
          <w:rPr>
            <w:noProof/>
            <w:webHidden/>
          </w:rPr>
          <w:fldChar w:fldCharType="separate"/>
        </w:r>
        <w:r w:rsidR="00BC30CA">
          <w:rPr>
            <w:noProof/>
            <w:webHidden/>
          </w:rPr>
          <w:t>30</w:t>
        </w:r>
        <w:r w:rsidR="00E22280">
          <w:rPr>
            <w:noProof/>
            <w:webHidden/>
          </w:rPr>
          <w:fldChar w:fldCharType="end"/>
        </w:r>
      </w:hyperlink>
    </w:p>
    <w:p w14:paraId="5D334F53" w14:textId="6B017E29" w:rsidR="00E22280" w:rsidRDefault="005C58CB">
      <w:pPr>
        <w:pStyle w:val="TOC2"/>
        <w:tabs>
          <w:tab w:val="left" w:pos="800"/>
          <w:tab w:val="right" w:leader="dot" w:pos="9350"/>
        </w:tabs>
        <w:rPr>
          <w:rFonts w:eastAsiaTheme="minorEastAsia" w:cstheme="minorBidi"/>
          <w:smallCaps w:val="0"/>
          <w:noProof/>
          <w:sz w:val="22"/>
          <w:szCs w:val="22"/>
        </w:rPr>
      </w:pPr>
      <w:hyperlink w:anchor="_Toc474764717" w:history="1">
        <w:r w:rsidR="00E22280" w:rsidRPr="0032133C">
          <w:rPr>
            <w:rStyle w:val="Hyperlink"/>
            <w:noProof/>
          </w:rPr>
          <w:t>2.5</w:t>
        </w:r>
        <w:r w:rsidR="00E22280">
          <w:rPr>
            <w:rFonts w:eastAsiaTheme="minorEastAsia" w:cstheme="minorBidi"/>
            <w:smallCaps w:val="0"/>
            <w:noProof/>
            <w:sz w:val="22"/>
            <w:szCs w:val="22"/>
          </w:rPr>
          <w:tab/>
        </w:r>
        <w:r w:rsidR="00E22280" w:rsidRPr="0032133C">
          <w:rPr>
            <w:rStyle w:val="Hyperlink"/>
            <w:noProof/>
          </w:rPr>
          <w:t>Other Metrics</w:t>
        </w:r>
        <w:r w:rsidR="00E22280">
          <w:rPr>
            <w:noProof/>
            <w:webHidden/>
          </w:rPr>
          <w:tab/>
        </w:r>
        <w:r w:rsidR="00E22280">
          <w:rPr>
            <w:noProof/>
            <w:webHidden/>
          </w:rPr>
          <w:fldChar w:fldCharType="begin"/>
        </w:r>
        <w:r w:rsidR="00E22280">
          <w:rPr>
            <w:noProof/>
            <w:webHidden/>
          </w:rPr>
          <w:instrText xml:space="preserve"> PAGEREF _Toc474764717 \h </w:instrText>
        </w:r>
        <w:r w:rsidR="00E22280">
          <w:rPr>
            <w:noProof/>
            <w:webHidden/>
          </w:rPr>
        </w:r>
        <w:r w:rsidR="00E22280">
          <w:rPr>
            <w:noProof/>
            <w:webHidden/>
          </w:rPr>
          <w:fldChar w:fldCharType="separate"/>
        </w:r>
        <w:r w:rsidR="00BC30CA">
          <w:rPr>
            <w:noProof/>
            <w:webHidden/>
          </w:rPr>
          <w:t>31</w:t>
        </w:r>
        <w:r w:rsidR="00E22280">
          <w:rPr>
            <w:noProof/>
            <w:webHidden/>
          </w:rPr>
          <w:fldChar w:fldCharType="end"/>
        </w:r>
      </w:hyperlink>
    </w:p>
    <w:p w14:paraId="1476FE0B" w14:textId="3351CBC7" w:rsidR="00E22280" w:rsidRDefault="005C58CB">
      <w:pPr>
        <w:pStyle w:val="TOC1"/>
        <w:tabs>
          <w:tab w:val="left" w:pos="400"/>
          <w:tab w:val="right" w:leader="dot" w:pos="9350"/>
        </w:tabs>
        <w:rPr>
          <w:rFonts w:eastAsiaTheme="minorEastAsia" w:cstheme="minorBidi"/>
          <w:b w:val="0"/>
          <w:bCs w:val="0"/>
          <w:caps w:val="0"/>
          <w:noProof/>
          <w:sz w:val="22"/>
          <w:szCs w:val="22"/>
        </w:rPr>
      </w:pPr>
      <w:hyperlink w:anchor="_Toc474764718" w:history="1">
        <w:r w:rsidR="00E22280" w:rsidRPr="0032133C">
          <w:rPr>
            <w:rStyle w:val="Hyperlink"/>
            <w:noProof/>
          </w:rPr>
          <w:t>3.</w:t>
        </w:r>
        <w:r w:rsidR="00E22280">
          <w:rPr>
            <w:rFonts w:eastAsiaTheme="minorEastAsia" w:cstheme="minorBidi"/>
            <w:b w:val="0"/>
            <w:bCs w:val="0"/>
            <w:caps w:val="0"/>
            <w:noProof/>
            <w:sz w:val="22"/>
            <w:szCs w:val="22"/>
          </w:rPr>
          <w:tab/>
        </w:r>
        <w:r w:rsidR="00E22280" w:rsidRPr="0032133C">
          <w:rPr>
            <w:rStyle w:val="Hyperlink"/>
            <w:noProof/>
          </w:rPr>
          <w:t>Technology and Innovation</w:t>
        </w:r>
        <w:r w:rsidR="00E22280">
          <w:rPr>
            <w:noProof/>
            <w:webHidden/>
          </w:rPr>
          <w:tab/>
        </w:r>
        <w:r w:rsidR="00E22280">
          <w:rPr>
            <w:noProof/>
            <w:webHidden/>
          </w:rPr>
          <w:fldChar w:fldCharType="begin"/>
        </w:r>
        <w:r w:rsidR="00E22280">
          <w:rPr>
            <w:noProof/>
            <w:webHidden/>
          </w:rPr>
          <w:instrText xml:space="preserve"> PAGEREF _Toc474764718 \h </w:instrText>
        </w:r>
        <w:r w:rsidR="00E22280">
          <w:rPr>
            <w:noProof/>
            <w:webHidden/>
          </w:rPr>
        </w:r>
        <w:r w:rsidR="00E22280">
          <w:rPr>
            <w:noProof/>
            <w:webHidden/>
          </w:rPr>
          <w:fldChar w:fldCharType="separate"/>
        </w:r>
        <w:r w:rsidR="00BC30CA">
          <w:rPr>
            <w:noProof/>
            <w:webHidden/>
          </w:rPr>
          <w:t>31</w:t>
        </w:r>
        <w:r w:rsidR="00E22280">
          <w:rPr>
            <w:noProof/>
            <w:webHidden/>
          </w:rPr>
          <w:fldChar w:fldCharType="end"/>
        </w:r>
      </w:hyperlink>
    </w:p>
    <w:p w14:paraId="33FCAC23" w14:textId="640365E3" w:rsidR="00E22280" w:rsidRDefault="005C58CB">
      <w:pPr>
        <w:pStyle w:val="TOC2"/>
        <w:tabs>
          <w:tab w:val="left" w:pos="800"/>
          <w:tab w:val="right" w:leader="dot" w:pos="9350"/>
        </w:tabs>
        <w:rPr>
          <w:rFonts w:eastAsiaTheme="minorEastAsia" w:cstheme="minorBidi"/>
          <w:smallCaps w:val="0"/>
          <w:noProof/>
          <w:sz w:val="22"/>
          <w:szCs w:val="22"/>
        </w:rPr>
      </w:pPr>
      <w:hyperlink w:anchor="_Toc474764719" w:history="1">
        <w:r w:rsidR="00E22280" w:rsidRPr="0032133C">
          <w:rPr>
            <w:rStyle w:val="Hyperlink"/>
            <w:noProof/>
          </w:rPr>
          <w:t>3.1</w:t>
        </w:r>
        <w:r w:rsidR="00E22280">
          <w:rPr>
            <w:rFonts w:eastAsiaTheme="minorEastAsia" w:cstheme="minorBidi"/>
            <w:smallCaps w:val="0"/>
            <w:noProof/>
            <w:sz w:val="22"/>
            <w:szCs w:val="22"/>
          </w:rPr>
          <w:tab/>
        </w:r>
        <w:r w:rsidR="00E22280" w:rsidRPr="0032133C">
          <w:rPr>
            <w:rStyle w:val="Hyperlink"/>
            <w:noProof/>
          </w:rPr>
          <w:t>Core Technology</w:t>
        </w:r>
        <w:r w:rsidR="00E22280">
          <w:rPr>
            <w:noProof/>
            <w:webHidden/>
          </w:rPr>
          <w:tab/>
        </w:r>
        <w:r w:rsidR="00E22280">
          <w:rPr>
            <w:noProof/>
            <w:webHidden/>
          </w:rPr>
          <w:fldChar w:fldCharType="begin"/>
        </w:r>
        <w:r w:rsidR="00E22280">
          <w:rPr>
            <w:noProof/>
            <w:webHidden/>
          </w:rPr>
          <w:instrText xml:space="preserve"> PAGEREF _Toc474764719 \h </w:instrText>
        </w:r>
        <w:r w:rsidR="00E22280">
          <w:rPr>
            <w:noProof/>
            <w:webHidden/>
          </w:rPr>
        </w:r>
        <w:r w:rsidR="00E22280">
          <w:rPr>
            <w:noProof/>
            <w:webHidden/>
          </w:rPr>
          <w:fldChar w:fldCharType="separate"/>
        </w:r>
        <w:r w:rsidR="00BC30CA">
          <w:rPr>
            <w:noProof/>
            <w:webHidden/>
          </w:rPr>
          <w:t>31</w:t>
        </w:r>
        <w:r w:rsidR="00E22280">
          <w:rPr>
            <w:noProof/>
            <w:webHidden/>
          </w:rPr>
          <w:fldChar w:fldCharType="end"/>
        </w:r>
      </w:hyperlink>
    </w:p>
    <w:p w14:paraId="7F6480C5" w14:textId="71689213" w:rsidR="00E22280" w:rsidRDefault="005C58CB">
      <w:pPr>
        <w:pStyle w:val="TOC2"/>
        <w:tabs>
          <w:tab w:val="left" w:pos="800"/>
          <w:tab w:val="right" w:leader="dot" w:pos="9350"/>
        </w:tabs>
        <w:rPr>
          <w:rFonts w:eastAsiaTheme="minorEastAsia" w:cstheme="minorBidi"/>
          <w:smallCaps w:val="0"/>
          <w:noProof/>
          <w:sz w:val="22"/>
          <w:szCs w:val="22"/>
        </w:rPr>
      </w:pPr>
      <w:hyperlink w:anchor="_Toc474764720" w:history="1">
        <w:r w:rsidR="00E22280" w:rsidRPr="0032133C">
          <w:rPr>
            <w:rStyle w:val="Hyperlink"/>
            <w:noProof/>
          </w:rPr>
          <w:t>3.2</w:t>
        </w:r>
        <w:r w:rsidR="00E22280">
          <w:rPr>
            <w:rFonts w:eastAsiaTheme="minorEastAsia" w:cstheme="minorBidi"/>
            <w:smallCaps w:val="0"/>
            <w:noProof/>
            <w:sz w:val="22"/>
            <w:szCs w:val="22"/>
          </w:rPr>
          <w:tab/>
        </w:r>
        <w:r w:rsidR="00E22280" w:rsidRPr="0032133C">
          <w:rPr>
            <w:rStyle w:val="Hyperlink"/>
            <w:noProof/>
          </w:rPr>
          <w:t>Technology Scouting</w:t>
        </w:r>
        <w:r w:rsidR="00E22280">
          <w:rPr>
            <w:noProof/>
            <w:webHidden/>
          </w:rPr>
          <w:tab/>
        </w:r>
        <w:r w:rsidR="00E22280">
          <w:rPr>
            <w:noProof/>
            <w:webHidden/>
          </w:rPr>
          <w:fldChar w:fldCharType="begin"/>
        </w:r>
        <w:r w:rsidR="00E22280">
          <w:rPr>
            <w:noProof/>
            <w:webHidden/>
          </w:rPr>
          <w:instrText xml:space="preserve"> PAGEREF _Toc474764720 \h </w:instrText>
        </w:r>
        <w:r w:rsidR="00E22280">
          <w:rPr>
            <w:noProof/>
            <w:webHidden/>
          </w:rPr>
        </w:r>
        <w:r w:rsidR="00E22280">
          <w:rPr>
            <w:noProof/>
            <w:webHidden/>
          </w:rPr>
          <w:fldChar w:fldCharType="separate"/>
        </w:r>
        <w:r w:rsidR="00BC30CA">
          <w:rPr>
            <w:noProof/>
            <w:webHidden/>
          </w:rPr>
          <w:t>32</w:t>
        </w:r>
        <w:r w:rsidR="00E22280">
          <w:rPr>
            <w:noProof/>
            <w:webHidden/>
          </w:rPr>
          <w:fldChar w:fldCharType="end"/>
        </w:r>
      </w:hyperlink>
    </w:p>
    <w:p w14:paraId="4DACFF66" w14:textId="53B8D039" w:rsidR="00E22280" w:rsidRDefault="005C58CB">
      <w:pPr>
        <w:pStyle w:val="TOC2"/>
        <w:tabs>
          <w:tab w:val="left" w:pos="800"/>
          <w:tab w:val="right" w:leader="dot" w:pos="9350"/>
        </w:tabs>
        <w:rPr>
          <w:rFonts w:eastAsiaTheme="minorEastAsia" w:cstheme="minorBidi"/>
          <w:smallCaps w:val="0"/>
          <w:noProof/>
          <w:sz w:val="22"/>
          <w:szCs w:val="22"/>
        </w:rPr>
      </w:pPr>
      <w:hyperlink w:anchor="_Toc474764721" w:history="1">
        <w:r w:rsidR="00E22280" w:rsidRPr="0032133C">
          <w:rPr>
            <w:rStyle w:val="Hyperlink"/>
            <w:noProof/>
          </w:rPr>
          <w:t>3.3</w:t>
        </w:r>
        <w:r w:rsidR="00E22280">
          <w:rPr>
            <w:rFonts w:eastAsiaTheme="minorEastAsia" w:cstheme="minorBidi"/>
            <w:smallCaps w:val="0"/>
            <w:noProof/>
            <w:sz w:val="22"/>
            <w:szCs w:val="22"/>
          </w:rPr>
          <w:tab/>
        </w:r>
        <w:r w:rsidR="00E22280" w:rsidRPr="0032133C">
          <w:rPr>
            <w:rStyle w:val="Hyperlink"/>
            <w:noProof/>
          </w:rPr>
          <w:t>Technical Approach</w:t>
        </w:r>
        <w:r w:rsidR="00E22280">
          <w:rPr>
            <w:noProof/>
            <w:webHidden/>
          </w:rPr>
          <w:tab/>
        </w:r>
        <w:r w:rsidR="00E22280">
          <w:rPr>
            <w:noProof/>
            <w:webHidden/>
          </w:rPr>
          <w:fldChar w:fldCharType="begin"/>
        </w:r>
        <w:r w:rsidR="00E22280">
          <w:rPr>
            <w:noProof/>
            <w:webHidden/>
          </w:rPr>
          <w:instrText xml:space="preserve"> PAGEREF _Toc474764721 \h </w:instrText>
        </w:r>
        <w:r w:rsidR="00E22280">
          <w:rPr>
            <w:noProof/>
            <w:webHidden/>
          </w:rPr>
        </w:r>
        <w:r w:rsidR="00E22280">
          <w:rPr>
            <w:noProof/>
            <w:webHidden/>
          </w:rPr>
          <w:fldChar w:fldCharType="separate"/>
        </w:r>
        <w:r w:rsidR="00BC30CA">
          <w:rPr>
            <w:noProof/>
            <w:webHidden/>
          </w:rPr>
          <w:t>32</w:t>
        </w:r>
        <w:r w:rsidR="00E22280">
          <w:rPr>
            <w:noProof/>
            <w:webHidden/>
          </w:rPr>
          <w:fldChar w:fldCharType="end"/>
        </w:r>
      </w:hyperlink>
    </w:p>
    <w:p w14:paraId="00CED363" w14:textId="7418F525" w:rsidR="00E22280" w:rsidRDefault="005C58CB">
      <w:pPr>
        <w:pStyle w:val="TOC3"/>
        <w:rPr>
          <w:rFonts w:eastAsiaTheme="minorEastAsia" w:cstheme="minorBidi"/>
          <w:iCs w:val="0"/>
          <w:sz w:val="22"/>
          <w:szCs w:val="22"/>
        </w:rPr>
      </w:pPr>
      <w:hyperlink w:anchor="_Toc474764722" w:history="1">
        <w:r w:rsidR="00E22280" w:rsidRPr="0032133C">
          <w:rPr>
            <w:rStyle w:val="Hyperlink"/>
          </w:rPr>
          <w:t>3.3.1</w:t>
        </w:r>
        <w:r w:rsidR="00E22280">
          <w:rPr>
            <w:rFonts w:eastAsiaTheme="minorEastAsia" w:cstheme="minorBidi"/>
            <w:iCs w:val="0"/>
            <w:sz w:val="22"/>
            <w:szCs w:val="22"/>
          </w:rPr>
          <w:tab/>
        </w:r>
        <w:r w:rsidR="00E22280" w:rsidRPr="0032133C">
          <w:rPr>
            <w:rStyle w:val="Hyperlink"/>
          </w:rPr>
          <w:t>Trade Space Analysis</w:t>
        </w:r>
        <w:r w:rsidR="00E22280">
          <w:rPr>
            <w:webHidden/>
          </w:rPr>
          <w:tab/>
        </w:r>
        <w:r w:rsidR="00E22280">
          <w:rPr>
            <w:webHidden/>
          </w:rPr>
          <w:fldChar w:fldCharType="begin"/>
        </w:r>
        <w:r w:rsidR="00E22280">
          <w:rPr>
            <w:webHidden/>
          </w:rPr>
          <w:instrText xml:space="preserve"> PAGEREF _Toc474764722 \h </w:instrText>
        </w:r>
        <w:r w:rsidR="00E22280">
          <w:rPr>
            <w:webHidden/>
          </w:rPr>
        </w:r>
        <w:r w:rsidR="00E22280">
          <w:rPr>
            <w:webHidden/>
          </w:rPr>
          <w:fldChar w:fldCharType="separate"/>
        </w:r>
        <w:r w:rsidR="00BC30CA">
          <w:rPr>
            <w:webHidden/>
          </w:rPr>
          <w:t>32</w:t>
        </w:r>
        <w:r w:rsidR="00E22280">
          <w:rPr>
            <w:webHidden/>
          </w:rPr>
          <w:fldChar w:fldCharType="end"/>
        </w:r>
      </w:hyperlink>
    </w:p>
    <w:p w14:paraId="19901C96" w14:textId="7C816F7E" w:rsidR="00E22280" w:rsidRDefault="005C58CB">
      <w:pPr>
        <w:pStyle w:val="TOC3"/>
        <w:rPr>
          <w:rFonts w:eastAsiaTheme="minorEastAsia" w:cstheme="minorBidi"/>
          <w:iCs w:val="0"/>
          <w:sz w:val="22"/>
          <w:szCs w:val="22"/>
        </w:rPr>
      </w:pPr>
      <w:hyperlink w:anchor="_Toc474764723" w:history="1">
        <w:r w:rsidR="00E22280" w:rsidRPr="0032133C">
          <w:rPr>
            <w:rStyle w:val="Hyperlink"/>
          </w:rPr>
          <w:t>3.3.2</w:t>
        </w:r>
        <w:r w:rsidR="00E22280">
          <w:rPr>
            <w:rFonts w:eastAsiaTheme="minorEastAsia" w:cstheme="minorBidi"/>
            <w:iCs w:val="0"/>
            <w:sz w:val="22"/>
            <w:szCs w:val="22"/>
          </w:rPr>
          <w:tab/>
        </w:r>
        <w:r w:rsidR="00E22280" w:rsidRPr="0032133C">
          <w:rPr>
            <w:rStyle w:val="Hyperlink"/>
          </w:rPr>
          <w:t>Preferred Alternative</w:t>
        </w:r>
        <w:r w:rsidR="00E22280">
          <w:rPr>
            <w:webHidden/>
          </w:rPr>
          <w:tab/>
        </w:r>
        <w:r w:rsidR="00E22280">
          <w:rPr>
            <w:webHidden/>
          </w:rPr>
          <w:fldChar w:fldCharType="begin"/>
        </w:r>
        <w:r w:rsidR="00E22280">
          <w:rPr>
            <w:webHidden/>
          </w:rPr>
          <w:instrText xml:space="preserve"> PAGEREF _Toc474764723 \h </w:instrText>
        </w:r>
        <w:r w:rsidR="00E22280">
          <w:rPr>
            <w:webHidden/>
          </w:rPr>
        </w:r>
        <w:r w:rsidR="00E22280">
          <w:rPr>
            <w:webHidden/>
          </w:rPr>
          <w:fldChar w:fldCharType="separate"/>
        </w:r>
        <w:r w:rsidR="00BC30CA">
          <w:rPr>
            <w:webHidden/>
          </w:rPr>
          <w:t>34</w:t>
        </w:r>
        <w:r w:rsidR="00E22280">
          <w:rPr>
            <w:webHidden/>
          </w:rPr>
          <w:fldChar w:fldCharType="end"/>
        </w:r>
      </w:hyperlink>
    </w:p>
    <w:p w14:paraId="48A572FF" w14:textId="0C9F3A13" w:rsidR="00E22280" w:rsidRDefault="005C58CB">
      <w:pPr>
        <w:pStyle w:val="TOC3"/>
        <w:rPr>
          <w:rFonts w:eastAsiaTheme="minorEastAsia" w:cstheme="minorBidi"/>
          <w:iCs w:val="0"/>
          <w:sz w:val="22"/>
          <w:szCs w:val="22"/>
        </w:rPr>
      </w:pPr>
      <w:hyperlink w:anchor="_Toc474764724" w:history="1">
        <w:r w:rsidR="00E22280" w:rsidRPr="0032133C">
          <w:rPr>
            <w:rStyle w:val="Hyperlink"/>
          </w:rPr>
          <w:t>3.3.3</w:t>
        </w:r>
        <w:r w:rsidR="00E22280">
          <w:rPr>
            <w:rFonts w:eastAsiaTheme="minorEastAsia" w:cstheme="minorBidi"/>
            <w:iCs w:val="0"/>
            <w:sz w:val="22"/>
            <w:szCs w:val="22"/>
          </w:rPr>
          <w:tab/>
        </w:r>
        <w:r w:rsidR="00E22280" w:rsidRPr="0032133C">
          <w:rPr>
            <w:rStyle w:val="Hyperlink"/>
          </w:rPr>
          <w:t>Logistics Considerations</w:t>
        </w:r>
        <w:r w:rsidR="00E22280">
          <w:rPr>
            <w:webHidden/>
          </w:rPr>
          <w:tab/>
        </w:r>
        <w:r w:rsidR="00E22280">
          <w:rPr>
            <w:webHidden/>
          </w:rPr>
          <w:fldChar w:fldCharType="begin"/>
        </w:r>
        <w:r w:rsidR="00E22280">
          <w:rPr>
            <w:webHidden/>
          </w:rPr>
          <w:instrText xml:space="preserve"> PAGEREF _Toc474764724 \h </w:instrText>
        </w:r>
        <w:r w:rsidR="00E22280">
          <w:rPr>
            <w:webHidden/>
          </w:rPr>
        </w:r>
        <w:r w:rsidR="00E22280">
          <w:rPr>
            <w:webHidden/>
          </w:rPr>
          <w:fldChar w:fldCharType="separate"/>
        </w:r>
        <w:r w:rsidR="00BC30CA">
          <w:rPr>
            <w:webHidden/>
          </w:rPr>
          <w:t>35</w:t>
        </w:r>
        <w:r w:rsidR="00E22280">
          <w:rPr>
            <w:webHidden/>
          </w:rPr>
          <w:fldChar w:fldCharType="end"/>
        </w:r>
      </w:hyperlink>
    </w:p>
    <w:p w14:paraId="0E397113" w14:textId="5383A3C6" w:rsidR="00E22280" w:rsidRDefault="005C58CB">
      <w:pPr>
        <w:pStyle w:val="TOC1"/>
        <w:tabs>
          <w:tab w:val="left" w:pos="400"/>
          <w:tab w:val="right" w:leader="dot" w:pos="9350"/>
        </w:tabs>
        <w:rPr>
          <w:rFonts w:eastAsiaTheme="minorEastAsia" w:cstheme="minorBidi"/>
          <w:b w:val="0"/>
          <w:bCs w:val="0"/>
          <w:caps w:val="0"/>
          <w:noProof/>
          <w:sz w:val="22"/>
          <w:szCs w:val="22"/>
        </w:rPr>
      </w:pPr>
      <w:hyperlink w:anchor="_Toc474764725" w:history="1">
        <w:r w:rsidR="00E22280" w:rsidRPr="0032133C">
          <w:rPr>
            <w:rStyle w:val="Hyperlink"/>
            <w:noProof/>
          </w:rPr>
          <w:t>4.</w:t>
        </w:r>
        <w:r w:rsidR="00E22280">
          <w:rPr>
            <w:rFonts w:eastAsiaTheme="minorEastAsia" w:cstheme="minorBidi"/>
            <w:b w:val="0"/>
            <w:bCs w:val="0"/>
            <w:caps w:val="0"/>
            <w:noProof/>
            <w:sz w:val="22"/>
            <w:szCs w:val="22"/>
          </w:rPr>
          <w:tab/>
        </w:r>
        <w:r w:rsidR="00E22280" w:rsidRPr="0032133C">
          <w:rPr>
            <w:rStyle w:val="Hyperlink"/>
            <w:noProof/>
          </w:rPr>
          <w:t>Project Management</w:t>
        </w:r>
        <w:r w:rsidR="00E22280">
          <w:rPr>
            <w:noProof/>
            <w:webHidden/>
          </w:rPr>
          <w:tab/>
        </w:r>
        <w:r w:rsidR="00E22280">
          <w:rPr>
            <w:noProof/>
            <w:webHidden/>
          </w:rPr>
          <w:fldChar w:fldCharType="begin"/>
        </w:r>
        <w:r w:rsidR="00E22280">
          <w:rPr>
            <w:noProof/>
            <w:webHidden/>
          </w:rPr>
          <w:instrText xml:space="preserve"> PAGEREF _Toc474764725 \h </w:instrText>
        </w:r>
        <w:r w:rsidR="00E22280">
          <w:rPr>
            <w:noProof/>
            <w:webHidden/>
          </w:rPr>
        </w:r>
        <w:r w:rsidR="00E22280">
          <w:rPr>
            <w:noProof/>
            <w:webHidden/>
          </w:rPr>
          <w:fldChar w:fldCharType="separate"/>
        </w:r>
        <w:r w:rsidR="00BC30CA">
          <w:rPr>
            <w:noProof/>
            <w:webHidden/>
          </w:rPr>
          <w:t>35</w:t>
        </w:r>
        <w:r w:rsidR="00E22280">
          <w:rPr>
            <w:noProof/>
            <w:webHidden/>
          </w:rPr>
          <w:fldChar w:fldCharType="end"/>
        </w:r>
      </w:hyperlink>
    </w:p>
    <w:p w14:paraId="4CB3AC2F" w14:textId="7C2EB798" w:rsidR="00E22280" w:rsidRDefault="005C58CB">
      <w:pPr>
        <w:pStyle w:val="TOC2"/>
        <w:tabs>
          <w:tab w:val="right" w:leader="dot" w:pos="9350"/>
        </w:tabs>
        <w:rPr>
          <w:rFonts w:eastAsiaTheme="minorEastAsia" w:cstheme="minorBidi"/>
          <w:smallCaps w:val="0"/>
          <w:noProof/>
          <w:sz w:val="22"/>
          <w:szCs w:val="22"/>
        </w:rPr>
      </w:pPr>
      <w:hyperlink w:anchor="_Toc474764726" w:history="1">
        <w:r w:rsidR="00E22280" w:rsidRPr="0032133C">
          <w:rPr>
            <w:rStyle w:val="Hyperlink"/>
            <w:noProof/>
          </w:rPr>
          <w:t>4.1 Acquisition Management</w:t>
        </w:r>
        <w:r w:rsidR="00E22280">
          <w:rPr>
            <w:noProof/>
            <w:webHidden/>
          </w:rPr>
          <w:tab/>
        </w:r>
        <w:r w:rsidR="00E22280">
          <w:rPr>
            <w:noProof/>
            <w:webHidden/>
          </w:rPr>
          <w:fldChar w:fldCharType="begin"/>
        </w:r>
        <w:r w:rsidR="00E22280">
          <w:rPr>
            <w:noProof/>
            <w:webHidden/>
          </w:rPr>
          <w:instrText xml:space="preserve"> PAGEREF _Toc474764726 \h </w:instrText>
        </w:r>
        <w:r w:rsidR="00E22280">
          <w:rPr>
            <w:noProof/>
            <w:webHidden/>
          </w:rPr>
        </w:r>
        <w:r w:rsidR="00E22280">
          <w:rPr>
            <w:noProof/>
            <w:webHidden/>
          </w:rPr>
          <w:fldChar w:fldCharType="separate"/>
        </w:r>
        <w:r w:rsidR="00BC30CA">
          <w:rPr>
            <w:noProof/>
            <w:webHidden/>
          </w:rPr>
          <w:t>35</w:t>
        </w:r>
        <w:r w:rsidR="00E22280">
          <w:rPr>
            <w:noProof/>
            <w:webHidden/>
          </w:rPr>
          <w:fldChar w:fldCharType="end"/>
        </w:r>
      </w:hyperlink>
    </w:p>
    <w:p w14:paraId="23E16F74" w14:textId="27464C2A" w:rsidR="00E22280" w:rsidRDefault="005C58CB">
      <w:pPr>
        <w:pStyle w:val="TOC3"/>
        <w:rPr>
          <w:rFonts w:eastAsiaTheme="minorEastAsia" w:cstheme="minorBidi"/>
          <w:iCs w:val="0"/>
          <w:sz w:val="22"/>
          <w:szCs w:val="22"/>
        </w:rPr>
      </w:pPr>
      <w:hyperlink w:anchor="_Toc474764727" w:history="1">
        <w:r w:rsidR="00E22280" w:rsidRPr="0032133C">
          <w:rPr>
            <w:rStyle w:val="Hyperlink"/>
          </w:rPr>
          <w:t>4.1.1</w:t>
        </w:r>
        <w:r w:rsidR="00E22280">
          <w:rPr>
            <w:rFonts w:eastAsiaTheme="minorEastAsia" w:cstheme="minorBidi"/>
            <w:iCs w:val="0"/>
            <w:sz w:val="22"/>
            <w:szCs w:val="22"/>
          </w:rPr>
          <w:tab/>
        </w:r>
        <w:r w:rsidR="00E22280" w:rsidRPr="0032133C">
          <w:rPr>
            <w:rStyle w:val="Hyperlink"/>
          </w:rPr>
          <w:t>Program Acquisitions</w:t>
        </w:r>
        <w:r w:rsidR="00E22280">
          <w:rPr>
            <w:webHidden/>
          </w:rPr>
          <w:tab/>
        </w:r>
        <w:r w:rsidR="00E22280">
          <w:rPr>
            <w:webHidden/>
          </w:rPr>
          <w:fldChar w:fldCharType="begin"/>
        </w:r>
        <w:r w:rsidR="00E22280">
          <w:rPr>
            <w:webHidden/>
          </w:rPr>
          <w:instrText xml:space="preserve"> PAGEREF _Toc474764727 \h </w:instrText>
        </w:r>
        <w:r w:rsidR="00E22280">
          <w:rPr>
            <w:webHidden/>
          </w:rPr>
        </w:r>
        <w:r w:rsidR="00E22280">
          <w:rPr>
            <w:webHidden/>
          </w:rPr>
          <w:fldChar w:fldCharType="separate"/>
        </w:r>
        <w:r w:rsidR="00BC30CA">
          <w:rPr>
            <w:webHidden/>
          </w:rPr>
          <w:t>35</w:t>
        </w:r>
        <w:r w:rsidR="00E22280">
          <w:rPr>
            <w:webHidden/>
          </w:rPr>
          <w:fldChar w:fldCharType="end"/>
        </w:r>
      </w:hyperlink>
    </w:p>
    <w:p w14:paraId="1A7D6998" w14:textId="4EE4AA2B" w:rsidR="00E22280" w:rsidRDefault="005C58CB">
      <w:pPr>
        <w:pStyle w:val="TOC3"/>
        <w:rPr>
          <w:rFonts w:eastAsiaTheme="minorEastAsia" w:cstheme="minorBidi"/>
          <w:iCs w:val="0"/>
          <w:sz w:val="22"/>
          <w:szCs w:val="22"/>
        </w:rPr>
      </w:pPr>
      <w:hyperlink w:anchor="_Toc474764728" w:history="1">
        <w:r w:rsidR="00E22280" w:rsidRPr="0032133C">
          <w:rPr>
            <w:rStyle w:val="Hyperlink"/>
          </w:rPr>
          <w:t>4.1.2</w:t>
        </w:r>
        <w:r w:rsidR="00E22280">
          <w:rPr>
            <w:rFonts w:eastAsiaTheme="minorEastAsia" w:cstheme="minorBidi"/>
            <w:iCs w:val="0"/>
            <w:sz w:val="22"/>
            <w:szCs w:val="22"/>
          </w:rPr>
          <w:tab/>
        </w:r>
        <w:r w:rsidR="00E22280" w:rsidRPr="0032133C">
          <w:rPr>
            <w:rStyle w:val="Hyperlink"/>
          </w:rPr>
          <w:t>Acquisition Strategy</w:t>
        </w:r>
        <w:r w:rsidR="00E22280">
          <w:rPr>
            <w:webHidden/>
          </w:rPr>
          <w:tab/>
        </w:r>
        <w:r w:rsidR="00E22280">
          <w:rPr>
            <w:webHidden/>
          </w:rPr>
          <w:fldChar w:fldCharType="begin"/>
        </w:r>
        <w:r w:rsidR="00E22280">
          <w:rPr>
            <w:webHidden/>
          </w:rPr>
          <w:instrText xml:space="preserve"> PAGEREF _Toc474764728 \h </w:instrText>
        </w:r>
        <w:r w:rsidR="00E22280">
          <w:rPr>
            <w:webHidden/>
          </w:rPr>
        </w:r>
        <w:r w:rsidR="00E22280">
          <w:rPr>
            <w:webHidden/>
          </w:rPr>
          <w:fldChar w:fldCharType="separate"/>
        </w:r>
        <w:r w:rsidR="00BC30CA">
          <w:rPr>
            <w:webHidden/>
          </w:rPr>
          <w:t>36</w:t>
        </w:r>
        <w:r w:rsidR="00E22280">
          <w:rPr>
            <w:webHidden/>
          </w:rPr>
          <w:fldChar w:fldCharType="end"/>
        </w:r>
      </w:hyperlink>
    </w:p>
    <w:p w14:paraId="5848A563" w14:textId="35611554" w:rsidR="00E22280" w:rsidRDefault="005C58CB">
      <w:pPr>
        <w:pStyle w:val="TOC3"/>
        <w:rPr>
          <w:rFonts w:eastAsiaTheme="minorEastAsia" w:cstheme="minorBidi"/>
          <w:iCs w:val="0"/>
          <w:sz w:val="22"/>
          <w:szCs w:val="22"/>
        </w:rPr>
      </w:pPr>
      <w:hyperlink w:anchor="_Toc474764729" w:history="1">
        <w:r w:rsidR="00E22280" w:rsidRPr="0032133C">
          <w:rPr>
            <w:rStyle w:val="Hyperlink"/>
          </w:rPr>
          <w:t>4.1.3</w:t>
        </w:r>
        <w:r w:rsidR="00E22280">
          <w:rPr>
            <w:rFonts w:eastAsiaTheme="minorEastAsia" w:cstheme="minorBidi"/>
            <w:iCs w:val="0"/>
            <w:sz w:val="22"/>
            <w:szCs w:val="22"/>
          </w:rPr>
          <w:tab/>
        </w:r>
        <w:r w:rsidR="00E22280" w:rsidRPr="0032133C">
          <w:rPr>
            <w:rStyle w:val="Hyperlink"/>
          </w:rPr>
          <w:t>Potential Sources</w:t>
        </w:r>
        <w:r w:rsidR="00E22280">
          <w:rPr>
            <w:webHidden/>
          </w:rPr>
          <w:tab/>
        </w:r>
        <w:r w:rsidR="00E22280">
          <w:rPr>
            <w:webHidden/>
          </w:rPr>
          <w:fldChar w:fldCharType="begin"/>
        </w:r>
        <w:r w:rsidR="00E22280">
          <w:rPr>
            <w:webHidden/>
          </w:rPr>
          <w:instrText xml:space="preserve"> PAGEREF _Toc474764729 \h </w:instrText>
        </w:r>
        <w:r w:rsidR="00E22280">
          <w:rPr>
            <w:webHidden/>
          </w:rPr>
        </w:r>
        <w:r w:rsidR="00E22280">
          <w:rPr>
            <w:webHidden/>
          </w:rPr>
          <w:fldChar w:fldCharType="separate"/>
        </w:r>
        <w:r w:rsidR="00BC30CA">
          <w:rPr>
            <w:webHidden/>
          </w:rPr>
          <w:t>36</w:t>
        </w:r>
        <w:r w:rsidR="00E22280">
          <w:rPr>
            <w:webHidden/>
          </w:rPr>
          <w:fldChar w:fldCharType="end"/>
        </w:r>
      </w:hyperlink>
    </w:p>
    <w:p w14:paraId="75FDB781" w14:textId="687C0BF5" w:rsidR="00E22280" w:rsidRDefault="005C58CB">
      <w:pPr>
        <w:pStyle w:val="TOC2"/>
        <w:tabs>
          <w:tab w:val="left" w:pos="800"/>
          <w:tab w:val="right" w:leader="dot" w:pos="9350"/>
        </w:tabs>
        <w:rPr>
          <w:rFonts w:eastAsiaTheme="minorEastAsia" w:cstheme="minorBidi"/>
          <w:smallCaps w:val="0"/>
          <w:noProof/>
          <w:sz w:val="22"/>
          <w:szCs w:val="22"/>
        </w:rPr>
      </w:pPr>
      <w:hyperlink w:anchor="_Toc474764730" w:history="1">
        <w:r w:rsidR="00E22280" w:rsidRPr="0032133C">
          <w:rPr>
            <w:rStyle w:val="Hyperlink"/>
            <w:noProof/>
          </w:rPr>
          <w:t>4.2</w:t>
        </w:r>
        <w:r w:rsidR="00E22280">
          <w:rPr>
            <w:rFonts w:eastAsiaTheme="minorEastAsia" w:cstheme="minorBidi"/>
            <w:smallCaps w:val="0"/>
            <w:noProof/>
            <w:sz w:val="22"/>
            <w:szCs w:val="22"/>
          </w:rPr>
          <w:tab/>
        </w:r>
        <w:r w:rsidR="00E22280" w:rsidRPr="0032133C">
          <w:rPr>
            <w:rStyle w:val="Hyperlink"/>
            <w:noProof/>
          </w:rPr>
          <w:t>Scope Management</w:t>
        </w:r>
        <w:r w:rsidR="00E22280">
          <w:rPr>
            <w:noProof/>
            <w:webHidden/>
          </w:rPr>
          <w:tab/>
        </w:r>
        <w:r w:rsidR="00E22280">
          <w:rPr>
            <w:noProof/>
            <w:webHidden/>
          </w:rPr>
          <w:fldChar w:fldCharType="begin"/>
        </w:r>
        <w:r w:rsidR="00E22280">
          <w:rPr>
            <w:noProof/>
            <w:webHidden/>
          </w:rPr>
          <w:instrText xml:space="preserve"> PAGEREF _Toc474764730 \h </w:instrText>
        </w:r>
        <w:r w:rsidR="00E22280">
          <w:rPr>
            <w:noProof/>
            <w:webHidden/>
          </w:rPr>
        </w:r>
        <w:r w:rsidR="00E22280">
          <w:rPr>
            <w:noProof/>
            <w:webHidden/>
          </w:rPr>
          <w:fldChar w:fldCharType="separate"/>
        </w:r>
        <w:r w:rsidR="00BC30CA">
          <w:rPr>
            <w:noProof/>
            <w:webHidden/>
          </w:rPr>
          <w:t>37</w:t>
        </w:r>
        <w:r w:rsidR="00E22280">
          <w:rPr>
            <w:noProof/>
            <w:webHidden/>
          </w:rPr>
          <w:fldChar w:fldCharType="end"/>
        </w:r>
      </w:hyperlink>
    </w:p>
    <w:p w14:paraId="2175C953" w14:textId="79E3AB0A" w:rsidR="00E22280" w:rsidRDefault="005C58CB">
      <w:pPr>
        <w:pStyle w:val="TOC3"/>
        <w:rPr>
          <w:rFonts w:eastAsiaTheme="minorEastAsia" w:cstheme="minorBidi"/>
          <w:iCs w:val="0"/>
          <w:sz w:val="22"/>
          <w:szCs w:val="22"/>
        </w:rPr>
      </w:pPr>
      <w:hyperlink w:anchor="_Toc474764731" w:history="1">
        <w:r w:rsidR="00E22280" w:rsidRPr="0032133C">
          <w:rPr>
            <w:rStyle w:val="Hyperlink"/>
          </w:rPr>
          <w:t>4.2.1</w:t>
        </w:r>
        <w:r w:rsidR="00E22280">
          <w:rPr>
            <w:rFonts w:eastAsiaTheme="minorEastAsia" w:cstheme="minorBidi"/>
            <w:iCs w:val="0"/>
            <w:sz w:val="22"/>
            <w:szCs w:val="22"/>
          </w:rPr>
          <w:tab/>
        </w:r>
        <w:r w:rsidR="00E22280" w:rsidRPr="0032133C">
          <w:rPr>
            <w:rStyle w:val="Hyperlink"/>
          </w:rPr>
          <w:t>Work Breakdown Structure</w:t>
        </w:r>
        <w:r w:rsidR="00E22280">
          <w:rPr>
            <w:webHidden/>
          </w:rPr>
          <w:tab/>
        </w:r>
        <w:r w:rsidR="00E22280">
          <w:rPr>
            <w:webHidden/>
          </w:rPr>
          <w:fldChar w:fldCharType="begin"/>
        </w:r>
        <w:r w:rsidR="00E22280">
          <w:rPr>
            <w:webHidden/>
          </w:rPr>
          <w:instrText xml:space="preserve"> PAGEREF _Toc474764731 \h </w:instrText>
        </w:r>
        <w:r w:rsidR="00E22280">
          <w:rPr>
            <w:webHidden/>
          </w:rPr>
        </w:r>
        <w:r w:rsidR="00E22280">
          <w:rPr>
            <w:webHidden/>
          </w:rPr>
          <w:fldChar w:fldCharType="separate"/>
        </w:r>
        <w:r w:rsidR="00BC30CA">
          <w:rPr>
            <w:webHidden/>
          </w:rPr>
          <w:t>37</w:t>
        </w:r>
        <w:r w:rsidR="00E22280">
          <w:rPr>
            <w:webHidden/>
          </w:rPr>
          <w:fldChar w:fldCharType="end"/>
        </w:r>
      </w:hyperlink>
    </w:p>
    <w:p w14:paraId="3EB93990" w14:textId="2E259432" w:rsidR="00E22280" w:rsidRDefault="005C58CB">
      <w:pPr>
        <w:pStyle w:val="TOC3"/>
        <w:rPr>
          <w:rFonts w:eastAsiaTheme="minorEastAsia" w:cstheme="minorBidi"/>
          <w:iCs w:val="0"/>
          <w:sz w:val="22"/>
          <w:szCs w:val="22"/>
        </w:rPr>
      </w:pPr>
      <w:hyperlink w:anchor="_Toc474764732" w:history="1">
        <w:r w:rsidR="00E22280" w:rsidRPr="0032133C">
          <w:rPr>
            <w:rStyle w:val="Hyperlink"/>
          </w:rPr>
          <w:t>4.2.2</w:t>
        </w:r>
        <w:r w:rsidR="00E22280">
          <w:rPr>
            <w:rFonts w:eastAsiaTheme="minorEastAsia" w:cstheme="minorBidi"/>
            <w:iCs w:val="0"/>
            <w:sz w:val="22"/>
            <w:szCs w:val="22"/>
          </w:rPr>
          <w:tab/>
        </w:r>
        <w:r w:rsidR="00E22280" w:rsidRPr="0032133C">
          <w:rPr>
            <w:rStyle w:val="Hyperlink"/>
          </w:rPr>
          <w:t>Scope Control Plan</w:t>
        </w:r>
        <w:r w:rsidR="00E22280">
          <w:rPr>
            <w:webHidden/>
          </w:rPr>
          <w:tab/>
        </w:r>
        <w:r w:rsidR="00E22280">
          <w:rPr>
            <w:webHidden/>
          </w:rPr>
          <w:fldChar w:fldCharType="begin"/>
        </w:r>
        <w:r w:rsidR="00E22280">
          <w:rPr>
            <w:webHidden/>
          </w:rPr>
          <w:instrText xml:space="preserve"> PAGEREF _Toc474764732 \h </w:instrText>
        </w:r>
        <w:r w:rsidR="00E22280">
          <w:rPr>
            <w:webHidden/>
          </w:rPr>
        </w:r>
        <w:r w:rsidR="00E22280">
          <w:rPr>
            <w:webHidden/>
          </w:rPr>
          <w:fldChar w:fldCharType="separate"/>
        </w:r>
        <w:r w:rsidR="00BC30CA">
          <w:rPr>
            <w:webHidden/>
          </w:rPr>
          <w:t>38</w:t>
        </w:r>
        <w:r w:rsidR="00E22280">
          <w:rPr>
            <w:webHidden/>
          </w:rPr>
          <w:fldChar w:fldCharType="end"/>
        </w:r>
      </w:hyperlink>
    </w:p>
    <w:p w14:paraId="62E21CEE" w14:textId="72B31BDA" w:rsidR="00E22280" w:rsidRDefault="005C58CB">
      <w:pPr>
        <w:pStyle w:val="TOC3"/>
        <w:rPr>
          <w:rFonts w:eastAsiaTheme="minorEastAsia" w:cstheme="minorBidi"/>
          <w:iCs w:val="0"/>
          <w:sz w:val="22"/>
          <w:szCs w:val="22"/>
        </w:rPr>
      </w:pPr>
      <w:hyperlink w:anchor="_Toc474764733" w:history="1">
        <w:r w:rsidR="00E22280" w:rsidRPr="0032133C">
          <w:rPr>
            <w:rStyle w:val="Hyperlink"/>
          </w:rPr>
          <w:t>4.2.3</w:t>
        </w:r>
        <w:r w:rsidR="00E22280">
          <w:rPr>
            <w:rFonts w:eastAsiaTheme="minorEastAsia" w:cstheme="minorBidi"/>
            <w:iCs w:val="0"/>
            <w:sz w:val="22"/>
            <w:szCs w:val="22"/>
          </w:rPr>
          <w:tab/>
        </w:r>
        <w:r w:rsidR="00E22280" w:rsidRPr="0032133C">
          <w:rPr>
            <w:rStyle w:val="Hyperlink"/>
          </w:rPr>
          <w:t>Schedule Management</w:t>
        </w:r>
        <w:r w:rsidR="00E22280">
          <w:rPr>
            <w:webHidden/>
          </w:rPr>
          <w:tab/>
        </w:r>
        <w:r w:rsidR="00E22280">
          <w:rPr>
            <w:webHidden/>
          </w:rPr>
          <w:fldChar w:fldCharType="begin"/>
        </w:r>
        <w:r w:rsidR="00E22280">
          <w:rPr>
            <w:webHidden/>
          </w:rPr>
          <w:instrText xml:space="preserve"> PAGEREF _Toc474764733 \h </w:instrText>
        </w:r>
        <w:r w:rsidR="00E22280">
          <w:rPr>
            <w:webHidden/>
          </w:rPr>
        </w:r>
        <w:r w:rsidR="00E22280">
          <w:rPr>
            <w:webHidden/>
          </w:rPr>
          <w:fldChar w:fldCharType="separate"/>
        </w:r>
        <w:r w:rsidR="00BC30CA">
          <w:rPr>
            <w:webHidden/>
          </w:rPr>
          <w:t>38</w:t>
        </w:r>
        <w:r w:rsidR="00E22280">
          <w:rPr>
            <w:webHidden/>
          </w:rPr>
          <w:fldChar w:fldCharType="end"/>
        </w:r>
      </w:hyperlink>
    </w:p>
    <w:p w14:paraId="177CCB94" w14:textId="5C40644B" w:rsidR="00E22280" w:rsidRDefault="005C58CB">
      <w:pPr>
        <w:pStyle w:val="TOC3"/>
        <w:rPr>
          <w:rFonts w:eastAsiaTheme="minorEastAsia" w:cstheme="minorBidi"/>
          <w:iCs w:val="0"/>
          <w:sz w:val="22"/>
          <w:szCs w:val="22"/>
        </w:rPr>
      </w:pPr>
      <w:hyperlink w:anchor="_Toc474764734" w:history="1">
        <w:r w:rsidR="00E22280" w:rsidRPr="0032133C">
          <w:rPr>
            <w:rStyle w:val="Hyperlink"/>
          </w:rPr>
          <w:t>4.2.4</w:t>
        </w:r>
        <w:r w:rsidR="00E22280">
          <w:rPr>
            <w:rFonts w:eastAsiaTheme="minorEastAsia" w:cstheme="minorBidi"/>
            <w:iCs w:val="0"/>
            <w:sz w:val="22"/>
            <w:szCs w:val="22"/>
          </w:rPr>
          <w:tab/>
        </w:r>
        <w:r w:rsidR="00E22280" w:rsidRPr="0032133C">
          <w:rPr>
            <w:rStyle w:val="Hyperlink"/>
          </w:rPr>
          <w:t>Milestones/Deliverables</w:t>
        </w:r>
        <w:r w:rsidR="00E22280">
          <w:rPr>
            <w:webHidden/>
          </w:rPr>
          <w:tab/>
        </w:r>
        <w:r w:rsidR="00E22280">
          <w:rPr>
            <w:webHidden/>
          </w:rPr>
          <w:fldChar w:fldCharType="begin"/>
        </w:r>
        <w:r w:rsidR="00E22280">
          <w:rPr>
            <w:webHidden/>
          </w:rPr>
          <w:instrText xml:space="preserve"> PAGEREF _Toc474764734 \h </w:instrText>
        </w:r>
        <w:r w:rsidR="00E22280">
          <w:rPr>
            <w:webHidden/>
          </w:rPr>
        </w:r>
        <w:r w:rsidR="00E22280">
          <w:rPr>
            <w:webHidden/>
          </w:rPr>
          <w:fldChar w:fldCharType="separate"/>
        </w:r>
        <w:r w:rsidR="00BC30CA">
          <w:rPr>
            <w:webHidden/>
          </w:rPr>
          <w:t>38</w:t>
        </w:r>
        <w:r w:rsidR="00E22280">
          <w:rPr>
            <w:webHidden/>
          </w:rPr>
          <w:fldChar w:fldCharType="end"/>
        </w:r>
      </w:hyperlink>
    </w:p>
    <w:p w14:paraId="299A9C92" w14:textId="2D5472E1" w:rsidR="00E22280" w:rsidRDefault="005C58CB">
      <w:pPr>
        <w:pStyle w:val="TOC3"/>
        <w:rPr>
          <w:rFonts w:eastAsiaTheme="minorEastAsia" w:cstheme="minorBidi"/>
          <w:iCs w:val="0"/>
          <w:sz w:val="22"/>
          <w:szCs w:val="22"/>
        </w:rPr>
      </w:pPr>
      <w:hyperlink w:anchor="_Toc474764735" w:history="1">
        <w:r w:rsidR="00E22280" w:rsidRPr="0032133C">
          <w:rPr>
            <w:rStyle w:val="Hyperlink"/>
          </w:rPr>
          <w:t>4.2.5</w:t>
        </w:r>
        <w:r w:rsidR="00E22280">
          <w:rPr>
            <w:rFonts w:eastAsiaTheme="minorEastAsia" w:cstheme="minorBidi"/>
            <w:iCs w:val="0"/>
            <w:sz w:val="22"/>
            <w:szCs w:val="22"/>
          </w:rPr>
          <w:tab/>
        </w:r>
        <w:r w:rsidR="00E22280" w:rsidRPr="0032133C">
          <w:rPr>
            <w:rStyle w:val="Hyperlink"/>
          </w:rPr>
          <w:t>Schedule Control Plan</w:t>
        </w:r>
        <w:r w:rsidR="00E22280">
          <w:rPr>
            <w:webHidden/>
          </w:rPr>
          <w:tab/>
        </w:r>
        <w:r w:rsidR="00E22280">
          <w:rPr>
            <w:webHidden/>
          </w:rPr>
          <w:fldChar w:fldCharType="begin"/>
        </w:r>
        <w:r w:rsidR="00E22280">
          <w:rPr>
            <w:webHidden/>
          </w:rPr>
          <w:instrText xml:space="preserve"> PAGEREF _Toc474764735 \h </w:instrText>
        </w:r>
        <w:r w:rsidR="00E22280">
          <w:rPr>
            <w:webHidden/>
          </w:rPr>
        </w:r>
        <w:r w:rsidR="00E22280">
          <w:rPr>
            <w:webHidden/>
          </w:rPr>
          <w:fldChar w:fldCharType="separate"/>
        </w:r>
        <w:r w:rsidR="00BC30CA">
          <w:rPr>
            <w:webHidden/>
          </w:rPr>
          <w:t>39</w:t>
        </w:r>
        <w:r w:rsidR="00E22280">
          <w:rPr>
            <w:webHidden/>
          </w:rPr>
          <w:fldChar w:fldCharType="end"/>
        </w:r>
      </w:hyperlink>
    </w:p>
    <w:p w14:paraId="2B756289" w14:textId="1BC7EF37" w:rsidR="00E22280" w:rsidRDefault="005C58CB">
      <w:pPr>
        <w:pStyle w:val="TOC2"/>
        <w:tabs>
          <w:tab w:val="left" w:pos="800"/>
          <w:tab w:val="right" w:leader="dot" w:pos="9350"/>
        </w:tabs>
        <w:rPr>
          <w:rFonts w:eastAsiaTheme="minorEastAsia" w:cstheme="minorBidi"/>
          <w:smallCaps w:val="0"/>
          <w:noProof/>
          <w:sz w:val="22"/>
          <w:szCs w:val="22"/>
        </w:rPr>
      </w:pPr>
      <w:hyperlink w:anchor="_Toc474764736" w:history="1">
        <w:r w:rsidR="00E22280" w:rsidRPr="0032133C">
          <w:rPr>
            <w:rStyle w:val="Hyperlink"/>
            <w:noProof/>
          </w:rPr>
          <w:t>4.3</w:t>
        </w:r>
        <w:r w:rsidR="00E22280">
          <w:rPr>
            <w:rFonts w:eastAsiaTheme="minorEastAsia" w:cstheme="minorBidi"/>
            <w:smallCaps w:val="0"/>
            <w:noProof/>
            <w:sz w:val="22"/>
            <w:szCs w:val="22"/>
          </w:rPr>
          <w:tab/>
        </w:r>
        <w:r w:rsidR="00E22280" w:rsidRPr="0032133C">
          <w:rPr>
            <w:rStyle w:val="Hyperlink"/>
            <w:noProof/>
          </w:rPr>
          <w:t>Cost Management</w:t>
        </w:r>
        <w:r w:rsidR="00E22280">
          <w:rPr>
            <w:noProof/>
            <w:webHidden/>
          </w:rPr>
          <w:tab/>
        </w:r>
        <w:r w:rsidR="00E22280">
          <w:rPr>
            <w:noProof/>
            <w:webHidden/>
          </w:rPr>
          <w:fldChar w:fldCharType="begin"/>
        </w:r>
        <w:r w:rsidR="00E22280">
          <w:rPr>
            <w:noProof/>
            <w:webHidden/>
          </w:rPr>
          <w:instrText xml:space="preserve"> PAGEREF _Toc474764736 \h </w:instrText>
        </w:r>
        <w:r w:rsidR="00E22280">
          <w:rPr>
            <w:noProof/>
            <w:webHidden/>
          </w:rPr>
        </w:r>
        <w:r w:rsidR="00E22280">
          <w:rPr>
            <w:noProof/>
            <w:webHidden/>
          </w:rPr>
          <w:fldChar w:fldCharType="separate"/>
        </w:r>
        <w:r w:rsidR="00BC30CA">
          <w:rPr>
            <w:noProof/>
            <w:webHidden/>
          </w:rPr>
          <w:t>40</w:t>
        </w:r>
        <w:r w:rsidR="00E22280">
          <w:rPr>
            <w:noProof/>
            <w:webHidden/>
          </w:rPr>
          <w:fldChar w:fldCharType="end"/>
        </w:r>
      </w:hyperlink>
    </w:p>
    <w:p w14:paraId="5151DEE9" w14:textId="6030E3C6" w:rsidR="00E22280" w:rsidRDefault="005C58CB">
      <w:pPr>
        <w:pStyle w:val="TOC3"/>
        <w:rPr>
          <w:rFonts w:eastAsiaTheme="minorEastAsia" w:cstheme="minorBidi"/>
          <w:iCs w:val="0"/>
          <w:sz w:val="22"/>
          <w:szCs w:val="22"/>
        </w:rPr>
      </w:pPr>
      <w:hyperlink w:anchor="_Toc474764737" w:history="1">
        <w:r w:rsidR="00E22280" w:rsidRPr="0032133C">
          <w:rPr>
            <w:rStyle w:val="Hyperlink"/>
          </w:rPr>
          <w:t>4.3.1</w:t>
        </w:r>
        <w:r w:rsidR="00E22280">
          <w:rPr>
            <w:rFonts w:eastAsiaTheme="minorEastAsia" w:cstheme="minorBidi"/>
            <w:iCs w:val="0"/>
            <w:sz w:val="22"/>
            <w:szCs w:val="22"/>
          </w:rPr>
          <w:tab/>
        </w:r>
        <w:r w:rsidR="00E22280" w:rsidRPr="0032133C">
          <w:rPr>
            <w:rStyle w:val="Hyperlink"/>
          </w:rPr>
          <w:t>Cost Estimate</w:t>
        </w:r>
        <w:r w:rsidR="00E22280">
          <w:rPr>
            <w:webHidden/>
          </w:rPr>
          <w:tab/>
        </w:r>
        <w:r w:rsidR="00E22280">
          <w:rPr>
            <w:webHidden/>
          </w:rPr>
          <w:fldChar w:fldCharType="begin"/>
        </w:r>
        <w:r w:rsidR="00E22280">
          <w:rPr>
            <w:webHidden/>
          </w:rPr>
          <w:instrText xml:space="preserve"> PAGEREF _Toc474764737 \h </w:instrText>
        </w:r>
        <w:r w:rsidR="00E22280">
          <w:rPr>
            <w:webHidden/>
          </w:rPr>
        </w:r>
        <w:r w:rsidR="00E22280">
          <w:rPr>
            <w:webHidden/>
          </w:rPr>
          <w:fldChar w:fldCharType="separate"/>
        </w:r>
        <w:r w:rsidR="00BC30CA">
          <w:rPr>
            <w:webHidden/>
          </w:rPr>
          <w:t>40</w:t>
        </w:r>
        <w:r w:rsidR="00E22280">
          <w:rPr>
            <w:webHidden/>
          </w:rPr>
          <w:fldChar w:fldCharType="end"/>
        </w:r>
      </w:hyperlink>
    </w:p>
    <w:p w14:paraId="4CE172E0" w14:textId="4E9F181E" w:rsidR="00E22280" w:rsidRDefault="005C58CB">
      <w:pPr>
        <w:pStyle w:val="TOC3"/>
        <w:rPr>
          <w:rFonts w:eastAsiaTheme="minorEastAsia" w:cstheme="minorBidi"/>
          <w:iCs w:val="0"/>
          <w:sz w:val="22"/>
          <w:szCs w:val="22"/>
        </w:rPr>
      </w:pPr>
      <w:hyperlink w:anchor="_Toc474764738" w:history="1">
        <w:r w:rsidR="00E22280" w:rsidRPr="0032133C">
          <w:rPr>
            <w:rStyle w:val="Hyperlink"/>
          </w:rPr>
          <w:t>4.3.2</w:t>
        </w:r>
        <w:r w:rsidR="00E22280">
          <w:rPr>
            <w:rFonts w:eastAsiaTheme="minorEastAsia" w:cstheme="minorBidi"/>
            <w:iCs w:val="0"/>
            <w:sz w:val="22"/>
            <w:szCs w:val="22"/>
          </w:rPr>
          <w:tab/>
        </w:r>
        <w:r w:rsidR="00E22280" w:rsidRPr="0032133C">
          <w:rPr>
            <w:rStyle w:val="Hyperlink"/>
          </w:rPr>
          <w:t>Cost Baseline</w:t>
        </w:r>
        <w:r w:rsidR="00E22280">
          <w:rPr>
            <w:webHidden/>
          </w:rPr>
          <w:tab/>
        </w:r>
        <w:r w:rsidR="00E22280">
          <w:rPr>
            <w:webHidden/>
          </w:rPr>
          <w:fldChar w:fldCharType="begin"/>
        </w:r>
        <w:r w:rsidR="00E22280">
          <w:rPr>
            <w:webHidden/>
          </w:rPr>
          <w:instrText xml:space="preserve"> PAGEREF _Toc474764738 \h </w:instrText>
        </w:r>
        <w:r w:rsidR="00E22280">
          <w:rPr>
            <w:webHidden/>
          </w:rPr>
        </w:r>
        <w:r w:rsidR="00E22280">
          <w:rPr>
            <w:webHidden/>
          </w:rPr>
          <w:fldChar w:fldCharType="separate"/>
        </w:r>
        <w:r w:rsidR="00BC30CA">
          <w:rPr>
            <w:webHidden/>
          </w:rPr>
          <w:t>40</w:t>
        </w:r>
        <w:r w:rsidR="00E22280">
          <w:rPr>
            <w:webHidden/>
          </w:rPr>
          <w:fldChar w:fldCharType="end"/>
        </w:r>
      </w:hyperlink>
    </w:p>
    <w:p w14:paraId="0000DA3D" w14:textId="486D1409" w:rsidR="00E22280" w:rsidRDefault="005C58CB">
      <w:pPr>
        <w:pStyle w:val="TOC3"/>
        <w:rPr>
          <w:rFonts w:eastAsiaTheme="minorEastAsia" w:cstheme="minorBidi"/>
          <w:iCs w:val="0"/>
          <w:sz w:val="22"/>
          <w:szCs w:val="22"/>
        </w:rPr>
      </w:pPr>
      <w:hyperlink w:anchor="_Toc474764739" w:history="1">
        <w:r w:rsidR="00E22280" w:rsidRPr="0032133C">
          <w:rPr>
            <w:rStyle w:val="Hyperlink"/>
          </w:rPr>
          <w:t>4.3.3</w:t>
        </w:r>
        <w:r w:rsidR="00E22280">
          <w:rPr>
            <w:rFonts w:eastAsiaTheme="minorEastAsia" w:cstheme="minorBidi"/>
            <w:iCs w:val="0"/>
            <w:sz w:val="22"/>
            <w:szCs w:val="22"/>
          </w:rPr>
          <w:tab/>
        </w:r>
        <w:r w:rsidR="00E22280" w:rsidRPr="0032133C">
          <w:rPr>
            <w:rStyle w:val="Hyperlink"/>
          </w:rPr>
          <w:t>Cost Control Plan</w:t>
        </w:r>
        <w:r w:rsidR="00E22280">
          <w:rPr>
            <w:webHidden/>
          </w:rPr>
          <w:tab/>
        </w:r>
        <w:r w:rsidR="00E22280">
          <w:rPr>
            <w:webHidden/>
          </w:rPr>
          <w:fldChar w:fldCharType="begin"/>
        </w:r>
        <w:r w:rsidR="00E22280">
          <w:rPr>
            <w:webHidden/>
          </w:rPr>
          <w:instrText xml:space="preserve"> PAGEREF _Toc474764739 \h </w:instrText>
        </w:r>
        <w:r w:rsidR="00E22280">
          <w:rPr>
            <w:webHidden/>
          </w:rPr>
        </w:r>
        <w:r w:rsidR="00E22280">
          <w:rPr>
            <w:webHidden/>
          </w:rPr>
          <w:fldChar w:fldCharType="separate"/>
        </w:r>
        <w:r w:rsidR="00BC30CA">
          <w:rPr>
            <w:webHidden/>
          </w:rPr>
          <w:t>40</w:t>
        </w:r>
        <w:r w:rsidR="00E22280">
          <w:rPr>
            <w:webHidden/>
          </w:rPr>
          <w:fldChar w:fldCharType="end"/>
        </w:r>
      </w:hyperlink>
    </w:p>
    <w:p w14:paraId="3BC107FD" w14:textId="1BA66EA5" w:rsidR="00E22280" w:rsidRDefault="005C58CB">
      <w:pPr>
        <w:pStyle w:val="TOC3"/>
        <w:rPr>
          <w:rFonts w:eastAsiaTheme="minorEastAsia" w:cstheme="minorBidi"/>
          <w:iCs w:val="0"/>
          <w:sz w:val="22"/>
          <w:szCs w:val="22"/>
        </w:rPr>
      </w:pPr>
      <w:hyperlink w:anchor="_Toc474764740" w:history="1">
        <w:r w:rsidR="00E22280" w:rsidRPr="0032133C">
          <w:rPr>
            <w:rStyle w:val="Hyperlink"/>
          </w:rPr>
          <w:t>4.3.4</w:t>
        </w:r>
        <w:r w:rsidR="00E22280">
          <w:rPr>
            <w:rFonts w:eastAsiaTheme="minorEastAsia" w:cstheme="minorBidi"/>
            <w:iCs w:val="0"/>
            <w:sz w:val="22"/>
            <w:szCs w:val="22"/>
          </w:rPr>
          <w:tab/>
        </w:r>
        <w:r w:rsidR="00E22280" w:rsidRPr="0032133C">
          <w:rPr>
            <w:rStyle w:val="Hyperlink"/>
          </w:rPr>
          <w:t>Status Reporting</w:t>
        </w:r>
        <w:r w:rsidR="00E22280">
          <w:rPr>
            <w:webHidden/>
          </w:rPr>
          <w:tab/>
        </w:r>
        <w:r w:rsidR="00E22280">
          <w:rPr>
            <w:webHidden/>
          </w:rPr>
          <w:fldChar w:fldCharType="begin"/>
        </w:r>
        <w:r w:rsidR="00E22280">
          <w:rPr>
            <w:webHidden/>
          </w:rPr>
          <w:instrText xml:space="preserve"> PAGEREF _Toc474764740 \h </w:instrText>
        </w:r>
        <w:r w:rsidR="00E22280">
          <w:rPr>
            <w:webHidden/>
          </w:rPr>
        </w:r>
        <w:r w:rsidR="00E22280">
          <w:rPr>
            <w:webHidden/>
          </w:rPr>
          <w:fldChar w:fldCharType="separate"/>
        </w:r>
        <w:r w:rsidR="00BC30CA">
          <w:rPr>
            <w:webHidden/>
          </w:rPr>
          <w:t>40</w:t>
        </w:r>
        <w:r w:rsidR="00E22280">
          <w:rPr>
            <w:webHidden/>
          </w:rPr>
          <w:fldChar w:fldCharType="end"/>
        </w:r>
      </w:hyperlink>
    </w:p>
    <w:p w14:paraId="775C46BB" w14:textId="5AEF6D75" w:rsidR="00E22280" w:rsidRDefault="005C58CB">
      <w:pPr>
        <w:pStyle w:val="TOC2"/>
        <w:tabs>
          <w:tab w:val="left" w:pos="800"/>
          <w:tab w:val="right" w:leader="dot" w:pos="9350"/>
        </w:tabs>
        <w:rPr>
          <w:rFonts w:eastAsiaTheme="minorEastAsia" w:cstheme="minorBidi"/>
          <w:smallCaps w:val="0"/>
          <w:noProof/>
          <w:sz w:val="22"/>
          <w:szCs w:val="22"/>
        </w:rPr>
      </w:pPr>
      <w:hyperlink w:anchor="_Toc474764741" w:history="1">
        <w:r w:rsidR="00E22280" w:rsidRPr="0032133C">
          <w:rPr>
            <w:rStyle w:val="Hyperlink"/>
            <w:noProof/>
          </w:rPr>
          <w:t>4.4</w:t>
        </w:r>
        <w:r w:rsidR="00E22280">
          <w:rPr>
            <w:rFonts w:eastAsiaTheme="minorEastAsia" w:cstheme="minorBidi"/>
            <w:smallCaps w:val="0"/>
            <w:noProof/>
            <w:sz w:val="22"/>
            <w:szCs w:val="22"/>
          </w:rPr>
          <w:tab/>
        </w:r>
        <w:r w:rsidR="00E22280" w:rsidRPr="0032133C">
          <w:rPr>
            <w:rStyle w:val="Hyperlink"/>
            <w:noProof/>
          </w:rPr>
          <w:t>Cost/Schedule/Performance Trade-Offs</w:t>
        </w:r>
        <w:r w:rsidR="00E22280">
          <w:rPr>
            <w:noProof/>
            <w:webHidden/>
          </w:rPr>
          <w:tab/>
        </w:r>
        <w:r w:rsidR="00E22280">
          <w:rPr>
            <w:noProof/>
            <w:webHidden/>
          </w:rPr>
          <w:fldChar w:fldCharType="begin"/>
        </w:r>
        <w:r w:rsidR="00E22280">
          <w:rPr>
            <w:noProof/>
            <w:webHidden/>
          </w:rPr>
          <w:instrText xml:space="preserve"> PAGEREF _Toc474764741 \h </w:instrText>
        </w:r>
        <w:r w:rsidR="00E22280">
          <w:rPr>
            <w:noProof/>
            <w:webHidden/>
          </w:rPr>
        </w:r>
        <w:r w:rsidR="00E22280">
          <w:rPr>
            <w:noProof/>
            <w:webHidden/>
          </w:rPr>
          <w:fldChar w:fldCharType="separate"/>
        </w:r>
        <w:r w:rsidR="00BC30CA">
          <w:rPr>
            <w:noProof/>
            <w:webHidden/>
          </w:rPr>
          <w:t>40</w:t>
        </w:r>
        <w:r w:rsidR="00E22280">
          <w:rPr>
            <w:noProof/>
            <w:webHidden/>
          </w:rPr>
          <w:fldChar w:fldCharType="end"/>
        </w:r>
      </w:hyperlink>
    </w:p>
    <w:p w14:paraId="2A12690C" w14:textId="2E470037" w:rsidR="00E22280" w:rsidRDefault="005C58CB">
      <w:pPr>
        <w:pStyle w:val="TOC1"/>
        <w:tabs>
          <w:tab w:val="left" w:pos="400"/>
          <w:tab w:val="right" w:leader="dot" w:pos="9350"/>
        </w:tabs>
        <w:rPr>
          <w:rFonts w:eastAsiaTheme="minorEastAsia" w:cstheme="minorBidi"/>
          <w:b w:val="0"/>
          <w:bCs w:val="0"/>
          <w:caps w:val="0"/>
          <w:noProof/>
          <w:sz w:val="22"/>
          <w:szCs w:val="22"/>
        </w:rPr>
      </w:pPr>
      <w:hyperlink w:anchor="_Toc474764742" w:history="1">
        <w:r w:rsidR="00E22280" w:rsidRPr="0032133C">
          <w:rPr>
            <w:rStyle w:val="Hyperlink"/>
            <w:noProof/>
          </w:rPr>
          <w:t>5.</w:t>
        </w:r>
        <w:r w:rsidR="00E22280">
          <w:rPr>
            <w:rFonts w:eastAsiaTheme="minorEastAsia" w:cstheme="minorBidi"/>
            <w:b w:val="0"/>
            <w:bCs w:val="0"/>
            <w:caps w:val="0"/>
            <w:noProof/>
            <w:sz w:val="22"/>
            <w:szCs w:val="22"/>
          </w:rPr>
          <w:tab/>
        </w:r>
        <w:r w:rsidR="00E22280" w:rsidRPr="0032133C">
          <w:rPr>
            <w:rStyle w:val="Hyperlink"/>
            <w:noProof/>
          </w:rPr>
          <w:t>Risk Management</w:t>
        </w:r>
        <w:r w:rsidR="00E22280">
          <w:rPr>
            <w:noProof/>
            <w:webHidden/>
          </w:rPr>
          <w:tab/>
        </w:r>
        <w:r w:rsidR="00E22280">
          <w:rPr>
            <w:noProof/>
            <w:webHidden/>
          </w:rPr>
          <w:fldChar w:fldCharType="begin"/>
        </w:r>
        <w:r w:rsidR="00E22280">
          <w:rPr>
            <w:noProof/>
            <w:webHidden/>
          </w:rPr>
          <w:instrText xml:space="preserve"> PAGEREF _Toc474764742 \h </w:instrText>
        </w:r>
        <w:r w:rsidR="00E22280">
          <w:rPr>
            <w:noProof/>
            <w:webHidden/>
          </w:rPr>
        </w:r>
        <w:r w:rsidR="00E22280">
          <w:rPr>
            <w:noProof/>
            <w:webHidden/>
          </w:rPr>
          <w:fldChar w:fldCharType="separate"/>
        </w:r>
        <w:r w:rsidR="00BC30CA">
          <w:rPr>
            <w:noProof/>
            <w:webHidden/>
          </w:rPr>
          <w:t>40</w:t>
        </w:r>
        <w:r w:rsidR="00E22280">
          <w:rPr>
            <w:noProof/>
            <w:webHidden/>
          </w:rPr>
          <w:fldChar w:fldCharType="end"/>
        </w:r>
      </w:hyperlink>
    </w:p>
    <w:p w14:paraId="1F54C79B" w14:textId="74E0083B" w:rsidR="00E22280" w:rsidRDefault="005C58CB">
      <w:pPr>
        <w:pStyle w:val="TOC2"/>
        <w:tabs>
          <w:tab w:val="left" w:pos="800"/>
          <w:tab w:val="right" w:leader="dot" w:pos="9350"/>
        </w:tabs>
        <w:rPr>
          <w:rFonts w:eastAsiaTheme="minorEastAsia" w:cstheme="minorBidi"/>
          <w:smallCaps w:val="0"/>
          <w:noProof/>
          <w:sz w:val="22"/>
          <w:szCs w:val="22"/>
        </w:rPr>
      </w:pPr>
      <w:hyperlink w:anchor="_Toc474764743" w:history="1">
        <w:r w:rsidR="00E22280" w:rsidRPr="0032133C">
          <w:rPr>
            <w:rStyle w:val="Hyperlink"/>
            <w:noProof/>
          </w:rPr>
          <w:t>5.1</w:t>
        </w:r>
        <w:r w:rsidR="00E22280">
          <w:rPr>
            <w:rFonts w:eastAsiaTheme="minorEastAsia" w:cstheme="minorBidi"/>
            <w:smallCaps w:val="0"/>
            <w:noProof/>
            <w:sz w:val="22"/>
            <w:szCs w:val="22"/>
          </w:rPr>
          <w:tab/>
        </w:r>
        <w:r w:rsidR="00E22280" w:rsidRPr="0032133C">
          <w:rPr>
            <w:rStyle w:val="Hyperlink"/>
            <w:noProof/>
          </w:rPr>
          <w:t>Risk Management Plan</w:t>
        </w:r>
        <w:r w:rsidR="00E22280">
          <w:rPr>
            <w:noProof/>
            <w:webHidden/>
          </w:rPr>
          <w:tab/>
        </w:r>
        <w:r w:rsidR="00E22280">
          <w:rPr>
            <w:noProof/>
            <w:webHidden/>
          </w:rPr>
          <w:fldChar w:fldCharType="begin"/>
        </w:r>
        <w:r w:rsidR="00E22280">
          <w:rPr>
            <w:noProof/>
            <w:webHidden/>
          </w:rPr>
          <w:instrText xml:space="preserve"> PAGEREF _Toc474764743 \h </w:instrText>
        </w:r>
        <w:r w:rsidR="00E22280">
          <w:rPr>
            <w:noProof/>
            <w:webHidden/>
          </w:rPr>
        </w:r>
        <w:r w:rsidR="00E22280">
          <w:rPr>
            <w:noProof/>
            <w:webHidden/>
          </w:rPr>
          <w:fldChar w:fldCharType="separate"/>
        </w:r>
        <w:r w:rsidR="00BC30CA">
          <w:rPr>
            <w:noProof/>
            <w:webHidden/>
          </w:rPr>
          <w:t>40</w:t>
        </w:r>
        <w:r w:rsidR="00E22280">
          <w:rPr>
            <w:noProof/>
            <w:webHidden/>
          </w:rPr>
          <w:fldChar w:fldCharType="end"/>
        </w:r>
      </w:hyperlink>
    </w:p>
    <w:p w14:paraId="127A3B69" w14:textId="1D45C425" w:rsidR="00E22280" w:rsidRDefault="005C58CB">
      <w:pPr>
        <w:pStyle w:val="TOC2"/>
        <w:tabs>
          <w:tab w:val="left" w:pos="800"/>
          <w:tab w:val="right" w:leader="dot" w:pos="9350"/>
        </w:tabs>
        <w:rPr>
          <w:rFonts w:eastAsiaTheme="minorEastAsia" w:cstheme="minorBidi"/>
          <w:smallCaps w:val="0"/>
          <w:noProof/>
          <w:sz w:val="22"/>
          <w:szCs w:val="22"/>
        </w:rPr>
      </w:pPr>
      <w:hyperlink w:anchor="_Toc474764744" w:history="1">
        <w:r w:rsidR="00E22280" w:rsidRPr="0032133C">
          <w:rPr>
            <w:rStyle w:val="Hyperlink"/>
            <w:noProof/>
          </w:rPr>
          <w:t>5.2</w:t>
        </w:r>
        <w:r w:rsidR="00E22280">
          <w:rPr>
            <w:rFonts w:eastAsiaTheme="minorEastAsia" w:cstheme="minorBidi"/>
            <w:smallCaps w:val="0"/>
            <w:noProof/>
            <w:sz w:val="22"/>
            <w:szCs w:val="22"/>
          </w:rPr>
          <w:tab/>
        </w:r>
        <w:r w:rsidR="00E22280">
          <w:rPr>
            <w:noProof/>
            <w:webHidden/>
          </w:rPr>
          <w:tab/>
        </w:r>
        <w:r w:rsidR="00E22280">
          <w:rPr>
            <w:noProof/>
            <w:webHidden/>
          </w:rPr>
          <w:fldChar w:fldCharType="begin"/>
        </w:r>
        <w:r w:rsidR="00E22280">
          <w:rPr>
            <w:noProof/>
            <w:webHidden/>
          </w:rPr>
          <w:instrText xml:space="preserve"> PAGEREF _Toc474764744 \h </w:instrText>
        </w:r>
        <w:r w:rsidR="00E22280">
          <w:rPr>
            <w:noProof/>
            <w:webHidden/>
          </w:rPr>
        </w:r>
        <w:r w:rsidR="00E22280">
          <w:rPr>
            <w:noProof/>
            <w:webHidden/>
          </w:rPr>
          <w:fldChar w:fldCharType="separate"/>
        </w:r>
        <w:r w:rsidR="00BC30CA">
          <w:rPr>
            <w:noProof/>
            <w:webHidden/>
          </w:rPr>
          <w:t>41</w:t>
        </w:r>
        <w:r w:rsidR="00E22280">
          <w:rPr>
            <w:noProof/>
            <w:webHidden/>
          </w:rPr>
          <w:fldChar w:fldCharType="end"/>
        </w:r>
      </w:hyperlink>
    </w:p>
    <w:p w14:paraId="7645E429" w14:textId="51D541A6" w:rsidR="00E22280" w:rsidRDefault="005C58CB">
      <w:pPr>
        <w:pStyle w:val="TOC3"/>
        <w:rPr>
          <w:rFonts w:eastAsiaTheme="minorEastAsia" w:cstheme="minorBidi"/>
          <w:iCs w:val="0"/>
          <w:sz w:val="22"/>
          <w:szCs w:val="22"/>
        </w:rPr>
      </w:pPr>
      <w:hyperlink w:anchor="_Toc474764745" w:history="1">
        <w:r w:rsidR="00E22280" w:rsidRPr="0032133C">
          <w:rPr>
            <w:rStyle w:val="Hyperlink"/>
          </w:rPr>
          <w:t>5.2.1</w:t>
        </w:r>
        <w:r w:rsidR="00E22280">
          <w:rPr>
            <w:rFonts w:eastAsiaTheme="minorEastAsia" w:cstheme="minorBidi"/>
            <w:iCs w:val="0"/>
            <w:sz w:val="22"/>
            <w:szCs w:val="22"/>
          </w:rPr>
          <w:tab/>
        </w:r>
        <w:r w:rsidR="00E22280" w:rsidRPr="0032133C">
          <w:rPr>
            <w:rStyle w:val="Hyperlink"/>
          </w:rPr>
          <w:t>Technical Risks</w:t>
        </w:r>
        <w:r w:rsidR="00E22280">
          <w:rPr>
            <w:webHidden/>
          </w:rPr>
          <w:tab/>
        </w:r>
        <w:r w:rsidR="00E22280">
          <w:rPr>
            <w:webHidden/>
          </w:rPr>
          <w:fldChar w:fldCharType="begin"/>
        </w:r>
        <w:r w:rsidR="00E22280">
          <w:rPr>
            <w:webHidden/>
          </w:rPr>
          <w:instrText xml:space="preserve"> PAGEREF _Toc474764745 \h </w:instrText>
        </w:r>
        <w:r w:rsidR="00E22280">
          <w:rPr>
            <w:webHidden/>
          </w:rPr>
        </w:r>
        <w:r w:rsidR="00E22280">
          <w:rPr>
            <w:webHidden/>
          </w:rPr>
          <w:fldChar w:fldCharType="separate"/>
        </w:r>
        <w:r w:rsidR="00BC30CA">
          <w:rPr>
            <w:webHidden/>
          </w:rPr>
          <w:t>41</w:t>
        </w:r>
        <w:r w:rsidR="00E22280">
          <w:rPr>
            <w:webHidden/>
          </w:rPr>
          <w:fldChar w:fldCharType="end"/>
        </w:r>
      </w:hyperlink>
    </w:p>
    <w:p w14:paraId="724F01DC" w14:textId="7D445844" w:rsidR="00E22280" w:rsidRDefault="005C58CB">
      <w:pPr>
        <w:pStyle w:val="TOC3"/>
        <w:rPr>
          <w:rFonts w:eastAsiaTheme="minorEastAsia" w:cstheme="minorBidi"/>
          <w:iCs w:val="0"/>
          <w:sz w:val="22"/>
          <w:szCs w:val="22"/>
        </w:rPr>
      </w:pPr>
      <w:hyperlink w:anchor="_Toc474764746" w:history="1">
        <w:r w:rsidR="00E22280" w:rsidRPr="0032133C">
          <w:rPr>
            <w:rStyle w:val="Hyperlink"/>
          </w:rPr>
          <w:t>5.2.2</w:t>
        </w:r>
        <w:r w:rsidR="00E22280">
          <w:rPr>
            <w:rFonts w:eastAsiaTheme="minorEastAsia" w:cstheme="minorBidi"/>
            <w:iCs w:val="0"/>
            <w:sz w:val="22"/>
            <w:szCs w:val="22"/>
          </w:rPr>
          <w:tab/>
        </w:r>
        <w:r w:rsidR="00E22280" w:rsidRPr="0032133C">
          <w:rPr>
            <w:rStyle w:val="Hyperlink"/>
          </w:rPr>
          <w:t>Programmatic Risks</w:t>
        </w:r>
        <w:r w:rsidR="00E22280">
          <w:rPr>
            <w:webHidden/>
          </w:rPr>
          <w:tab/>
        </w:r>
        <w:r w:rsidR="00E22280">
          <w:rPr>
            <w:webHidden/>
          </w:rPr>
          <w:fldChar w:fldCharType="begin"/>
        </w:r>
        <w:r w:rsidR="00E22280">
          <w:rPr>
            <w:webHidden/>
          </w:rPr>
          <w:instrText xml:space="preserve"> PAGEREF _Toc474764746 \h </w:instrText>
        </w:r>
        <w:r w:rsidR="00E22280">
          <w:rPr>
            <w:webHidden/>
          </w:rPr>
        </w:r>
        <w:r w:rsidR="00E22280">
          <w:rPr>
            <w:webHidden/>
          </w:rPr>
          <w:fldChar w:fldCharType="separate"/>
        </w:r>
        <w:r w:rsidR="00BC30CA">
          <w:rPr>
            <w:webHidden/>
          </w:rPr>
          <w:t>42</w:t>
        </w:r>
        <w:r w:rsidR="00E22280">
          <w:rPr>
            <w:webHidden/>
          </w:rPr>
          <w:fldChar w:fldCharType="end"/>
        </w:r>
      </w:hyperlink>
    </w:p>
    <w:p w14:paraId="0F492F3A" w14:textId="3A9148E2" w:rsidR="005A0908" w:rsidRDefault="005A0908">
      <w:pPr>
        <w:pStyle w:val="TOC3"/>
      </w:pPr>
      <w:r>
        <w:t xml:space="preserve">        5.2.2.1        Cost Risks</w:t>
      </w:r>
    </w:p>
    <w:p w14:paraId="05A5894F" w14:textId="0DC245E9" w:rsidR="005A0908" w:rsidRDefault="005A0908" w:rsidP="00022FFC">
      <w:pPr>
        <w:rPr>
          <w:rFonts w:asciiTheme="minorHAnsi" w:hAnsiTheme="minorHAnsi"/>
        </w:rPr>
      </w:pPr>
      <w:r>
        <w:lastRenderedPageBreak/>
        <w:t xml:space="preserve">              </w:t>
      </w:r>
      <w:r>
        <w:rPr>
          <w:rFonts w:asciiTheme="minorHAnsi" w:hAnsiTheme="minorHAnsi"/>
        </w:rPr>
        <w:t>5.2.2.2        Scope/Performance Risks</w:t>
      </w:r>
    </w:p>
    <w:p w14:paraId="72F3CB11" w14:textId="7100C380" w:rsidR="005A0908" w:rsidRPr="00022FFC" w:rsidRDefault="005A0908" w:rsidP="00022FFC">
      <w:pPr>
        <w:rPr>
          <w:rFonts w:asciiTheme="minorHAnsi" w:hAnsiTheme="minorHAnsi"/>
        </w:rPr>
      </w:pPr>
      <w:r>
        <w:rPr>
          <w:rFonts w:asciiTheme="minorHAnsi" w:hAnsiTheme="minorHAnsi"/>
        </w:rPr>
        <w:t xml:space="preserve">                 5.2.2.3        Schedule Risks</w:t>
      </w:r>
    </w:p>
    <w:p w14:paraId="5C07569F" w14:textId="497AC5FB" w:rsidR="00E22280" w:rsidRDefault="005C58CB">
      <w:pPr>
        <w:pStyle w:val="TOC3"/>
        <w:rPr>
          <w:rFonts w:eastAsiaTheme="minorEastAsia" w:cstheme="minorBidi"/>
          <w:iCs w:val="0"/>
          <w:sz w:val="22"/>
          <w:szCs w:val="22"/>
        </w:rPr>
      </w:pPr>
      <w:hyperlink w:anchor="_Toc474764747" w:history="1">
        <w:r w:rsidR="00E22280" w:rsidRPr="0032133C">
          <w:rPr>
            <w:rStyle w:val="Hyperlink"/>
          </w:rPr>
          <w:t>5.2.3</w:t>
        </w:r>
        <w:r w:rsidR="00E22280">
          <w:rPr>
            <w:rFonts w:eastAsiaTheme="minorEastAsia" w:cstheme="minorBidi"/>
            <w:iCs w:val="0"/>
            <w:sz w:val="22"/>
            <w:szCs w:val="22"/>
          </w:rPr>
          <w:tab/>
        </w:r>
        <w:r w:rsidR="005A0908">
          <w:rPr>
            <w:rStyle w:val="Hyperlink"/>
          </w:rPr>
          <w:t>Risk Management Approach</w:t>
        </w:r>
        <w:r w:rsidR="00E22280">
          <w:rPr>
            <w:webHidden/>
          </w:rPr>
          <w:tab/>
        </w:r>
        <w:r w:rsidR="00E22280">
          <w:rPr>
            <w:webHidden/>
          </w:rPr>
          <w:fldChar w:fldCharType="begin"/>
        </w:r>
        <w:r w:rsidR="00E22280">
          <w:rPr>
            <w:webHidden/>
          </w:rPr>
          <w:instrText xml:space="preserve"> PAGEREF _Toc474764747 \h </w:instrText>
        </w:r>
        <w:r w:rsidR="00E22280">
          <w:rPr>
            <w:webHidden/>
          </w:rPr>
        </w:r>
        <w:r w:rsidR="00E22280">
          <w:rPr>
            <w:webHidden/>
          </w:rPr>
          <w:fldChar w:fldCharType="separate"/>
        </w:r>
        <w:r w:rsidR="00BC30CA">
          <w:rPr>
            <w:webHidden/>
          </w:rPr>
          <w:t>42</w:t>
        </w:r>
        <w:r w:rsidR="00E22280">
          <w:rPr>
            <w:webHidden/>
          </w:rPr>
          <w:fldChar w:fldCharType="end"/>
        </w:r>
      </w:hyperlink>
    </w:p>
    <w:p w14:paraId="6B2A684D" w14:textId="2222FEF5" w:rsidR="005A0908" w:rsidRDefault="005A0908">
      <w:pPr>
        <w:pStyle w:val="TOC3"/>
      </w:pPr>
      <w:r>
        <w:t xml:space="preserve">        5.2.3.1         Risk Management Program Objectives</w:t>
      </w:r>
    </w:p>
    <w:p w14:paraId="54F04F67" w14:textId="60C8A6E9" w:rsidR="005A0908" w:rsidRPr="00022FFC" w:rsidRDefault="005A0908" w:rsidP="00022FFC">
      <w:pPr>
        <w:rPr>
          <w:rFonts w:asciiTheme="minorHAnsi" w:hAnsiTheme="minorHAnsi"/>
        </w:rPr>
      </w:pPr>
      <w:r>
        <w:t xml:space="preserve">              </w:t>
      </w:r>
      <w:r>
        <w:rPr>
          <w:rFonts w:asciiTheme="minorHAnsi" w:hAnsiTheme="minorHAnsi"/>
        </w:rPr>
        <w:t>5.2.3.2         Critical Success Factors</w:t>
      </w:r>
    </w:p>
    <w:p w14:paraId="6D2F0131" w14:textId="77777777" w:rsidR="005A0908" w:rsidRDefault="002B7C65">
      <w:pPr>
        <w:pStyle w:val="TOC3"/>
      </w:pPr>
      <w:r>
        <w:t>5.2.4         Risk Management Process and Procedures</w:t>
      </w:r>
    </w:p>
    <w:p w14:paraId="1D952993" w14:textId="4CB56F48" w:rsidR="00022FFC" w:rsidRDefault="00022FFC">
      <w:pPr>
        <w:pStyle w:val="TOC3"/>
      </w:pPr>
      <w:r>
        <w:t xml:space="preserve">        5.2.4.1         Overview</w:t>
      </w:r>
    </w:p>
    <w:p w14:paraId="04EBFEFB" w14:textId="060A0F72" w:rsidR="002B7C65" w:rsidRDefault="005A0908">
      <w:pPr>
        <w:pStyle w:val="TOC3"/>
      </w:pPr>
      <w:r>
        <w:t>5.2.5         Risk Register</w:t>
      </w:r>
      <w:r w:rsidR="002B7C65">
        <w:t xml:space="preserve"> ……</w:t>
      </w:r>
      <w:r>
        <w:t>………………………………………………..</w:t>
      </w:r>
      <w:r w:rsidR="002B7C65">
        <w:t>……………………………………………………………………………4</w:t>
      </w:r>
      <w:r w:rsidR="00022FFC">
        <w:t>5</w:t>
      </w:r>
      <w:r>
        <w:t xml:space="preserve">  </w:t>
      </w:r>
    </w:p>
    <w:p w14:paraId="2092FBCA" w14:textId="495201B1" w:rsidR="00E22280" w:rsidRDefault="00E22280">
      <w:pPr>
        <w:pStyle w:val="TOC3"/>
        <w:rPr>
          <w:rFonts w:eastAsiaTheme="minorEastAsia" w:cstheme="minorBidi"/>
          <w:iCs w:val="0"/>
          <w:sz w:val="22"/>
          <w:szCs w:val="22"/>
        </w:rPr>
      </w:pPr>
    </w:p>
    <w:p w14:paraId="41D228AF" w14:textId="77777777" w:rsidR="00301DF1" w:rsidRPr="00D65586" w:rsidRDefault="00A17B40" w:rsidP="00D212A7">
      <w:pPr>
        <w:spacing w:after="200" w:line="276" w:lineRule="auto"/>
        <w:rPr>
          <w:rFonts w:asciiTheme="minorHAnsi" w:hAnsiTheme="minorHAnsi"/>
        </w:rPr>
      </w:pPr>
      <w:r w:rsidRPr="00D65586">
        <w:rPr>
          <w:rFonts w:asciiTheme="minorHAnsi" w:hAnsiTheme="minorHAnsi"/>
        </w:rPr>
        <w:fldChar w:fldCharType="end"/>
      </w:r>
    </w:p>
    <w:p w14:paraId="366F932C" w14:textId="77777777" w:rsidR="00301DF1" w:rsidRPr="00D65586" w:rsidRDefault="00301DF1" w:rsidP="00D212A7">
      <w:pPr>
        <w:spacing w:after="200" w:line="276" w:lineRule="auto"/>
        <w:rPr>
          <w:rFonts w:asciiTheme="minorHAnsi" w:hAnsiTheme="minorHAnsi"/>
        </w:rPr>
      </w:pPr>
    </w:p>
    <w:p w14:paraId="716DD167" w14:textId="77777777" w:rsidR="00F9372D" w:rsidRPr="00D65586" w:rsidRDefault="00F9372D" w:rsidP="00F9372D">
      <w:pPr>
        <w:spacing w:after="200" w:line="276" w:lineRule="auto"/>
        <w:rPr>
          <w:rFonts w:asciiTheme="minorHAnsi" w:hAnsiTheme="minorHAnsi"/>
        </w:rPr>
      </w:pPr>
    </w:p>
    <w:p w14:paraId="1D075521" w14:textId="77777777" w:rsidR="001F09C1" w:rsidRPr="00D65586" w:rsidRDefault="0057398F" w:rsidP="00D212A7">
      <w:pPr>
        <w:spacing w:after="200" w:line="276" w:lineRule="auto"/>
        <w:rPr>
          <w:rFonts w:asciiTheme="minorHAnsi" w:hAnsiTheme="minorHAnsi"/>
        </w:rPr>
      </w:pPr>
      <w:r w:rsidRPr="00D65586">
        <w:rPr>
          <w:rFonts w:asciiTheme="minorHAnsi" w:hAnsiTheme="minorHAnsi"/>
          <w:b/>
          <w:sz w:val="32"/>
          <w:szCs w:val="32"/>
        </w:rPr>
        <w:br w:type="page"/>
      </w:r>
    </w:p>
    <w:p w14:paraId="3D599E71" w14:textId="77777777" w:rsidR="00A85054" w:rsidRPr="00D65586" w:rsidRDefault="00A85054" w:rsidP="00D212A7">
      <w:pPr>
        <w:pStyle w:val="ParagraphBAH"/>
        <w:rPr>
          <w:rFonts w:asciiTheme="minorHAnsi" w:hAnsiTheme="minorHAnsi" w:cs="Times New Roman"/>
        </w:rPr>
        <w:sectPr w:rsidR="00A85054" w:rsidRPr="00D65586" w:rsidSect="00723306">
          <w:footerReference w:type="first" r:id="rId15"/>
          <w:pgSz w:w="12240" w:h="15840" w:code="1"/>
          <w:pgMar w:top="1440" w:right="1440" w:bottom="1440" w:left="1440" w:header="720" w:footer="720" w:gutter="0"/>
          <w:pgNumType w:fmt="lowerRoman" w:start="1"/>
          <w:cols w:space="720"/>
          <w:titlePg/>
          <w:docGrid w:linePitch="360"/>
        </w:sectPr>
      </w:pPr>
    </w:p>
    <w:p w14:paraId="32202B85" w14:textId="77777777" w:rsidR="007A4AFD" w:rsidRPr="00D65586" w:rsidRDefault="00B2712F" w:rsidP="00D212A7">
      <w:pPr>
        <w:pStyle w:val="Heading1"/>
        <w:ind w:left="450"/>
        <w:rPr>
          <w:rFonts w:asciiTheme="minorHAnsi" w:hAnsiTheme="minorHAnsi" w:cs="Times New Roman"/>
        </w:rPr>
      </w:pPr>
      <w:bookmarkStart w:id="5" w:name="_Toc313612707"/>
      <w:bookmarkStart w:id="6" w:name="_Toc315868962"/>
      <w:bookmarkStart w:id="7" w:name="_Toc364771661"/>
      <w:bookmarkStart w:id="8" w:name="_Toc474764692"/>
      <w:r w:rsidRPr="00D65586">
        <w:rPr>
          <w:rFonts w:asciiTheme="minorHAnsi" w:hAnsiTheme="minorHAnsi" w:cs="Times New Roman"/>
        </w:rPr>
        <w:lastRenderedPageBreak/>
        <w:t>Project Summary</w:t>
      </w:r>
      <w:bookmarkEnd w:id="1"/>
      <w:bookmarkEnd w:id="2"/>
      <w:bookmarkEnd w:id="3"/>
      <w:bookmarkEnd w:id="4"/>
      <w:bookmarkEnd w:id="5"/>
      <w:bookmarkEnd w:id="6"/>
      <w:bookmarkEnd w:id="7"/>
      <w:bookmarkEnd w:id="8"/>
    </w:p>
    <w:p w14:paraId="17325853" w14:textId="77777777" w:rsidR="0053232C" w:rsidRPr="00D65586" w:rsidRDefault="00364F2D" w:rsidP="007F30B7">
      <w:pPr>
        <w:pStyle w:val="Heading2"/>
        <w:ind w:left="990" w:hanging="540"/>
        <w:rPr>
          <w:rFonts w:asciiTheme="minorHAnsi" w:hAnsiTheme="minorHAnsi" w:cs="Times New Roman"/>
        </w:rPr>
      </w:pPr>
      <w:bookmarkStart w:id="9" w:name="_Toc315863675"/>
      <w:bookmarkStart w:id="10" w:name="_Toc315868963"/>
      <w:bookmarkStart w:id="11" w:name="_Toc315870394"/>
      <w:bookmarkStart w:id="12" w:name="_Toc315961164"/>
      <w:bookmarkStart w:id="13" w:name="_Toc315961296"/>
      <w:bookmarkStart w:id="14" w:name="_Toc315961427"/>
      <w:bookmarkStart w:id="15" w:name="_Toc315961559"/>
      <w:bookmarkStart w:id="16" w:name="_Toc315961691"/>
      <w:bookmarkStart w:id="17" w:name="_Toc315961824"/>
      <w:bookmarkStart w:id="18" w:name="_Toc315961958"/>
      <w:bookmarkStart w:id="19" w:name="_Toc315962092"/>
      <w:bookmarkStart w:id="20" w:name="_Toc315962227"/>
      <w:bookmarkStart w:id="21" w:name="_Toc315962361"/>
      <w:bookmarkStart w:id="22" w:name="_Toc315962497"/>
      <w:bookmarkStart w:id="23" w:name="_Toc315962704"/>
      <w:bookmarkStart w:id="24" w:name="_Toc316479944"/>
      <w:bookmarkStart w:id="25" w:name="_Toc316480364"/>
      <w:bookmarkStart w:id="26" w:name="_Toc315868964"/>
      <w:bookmarkStart w:id="27" w:name="_Toc299031929"/>
      <w:bookmarkStart w:id="28" w:name="_Toc299373320"/>
      <w:bookmarkStart w:id="29" w:name="_Toc300064062"/>
      <w:bookmarkStart w:id="30" w:name="_Toc300236490"/>
      <w:bookmarkStart w:id="31" w:name="_Toc300845398"/>
      <w:bookmarkStart w:id="32" w:name="_Toc364771662"/>
      <w:bookmarkStart w:id="33" w:name="_Toc474764693"/>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r w:rsidRPr="00D65586">
        <w:rPr>
          <w:rFonts w:asciiTheme="minorHAnsi" w:hAnsiTheme="minorHAnsi" w:cs="Times New Roman"/>
        </w:rPr>
        <w:t xml:space="preserve">Background and </w:t>
      </w:r>
      <w:r w:rsidR="00B2712F" w:rsidRPr="00D65586">
        <w:rPr>
          <w:rFonts w:asciiTheme="minorHAnsi" w:hAnsiTheme="minorHAnsi" w:cs="Times New Roman"/>
        </w:rPr>
        <w:t>Purpose</w:t>
      </w:r>
      <w:bookmarkEnd w:id="26"/>
      <w:bookmarkEnd w:id="27"/>
      <w:bookmarkEnd w:id="28"/>
      <w:bookmarkEnd w:id="29"/>
      <w:bookmarkEnd w:id="30"/>
      <w:bookmarkEnd w:id="31"/>
      <w:bookmarkEnd w:id="32"/>
      <w:bookmarkEnd w:id="33"/>
    </w:p>
    <w:p w14:paraId="017314D0" w14:textId="77777777" w:rsidR="00E11BE9" w:rsidRPr="00D65586" w:rsidRDefault="00E11BE9" w:rsidP="00E11BE9">
      <w:pPr>
        <w:pStyle w:val="ParagraphItalics"/>
        <w:ind w:left="720"/>
        <w:rPr>
          <w:rFonts w:asciiTheme="minorHAnsi" w:hAnsiTheme="minorHAnsi"/>
          <w:i w:val="0"/>
          <w:sz w:val="24"/>
          <w:szCs w:val="24"/>
        </w:rPr>
      </w:pPr>
      <w:r w:rsidRPr="00D65586">
        <w:rPr>
          <w:rFonts w:asciiTheme="minorHAnsi" w:hAnsiTheme="minorHAnsi"/>
          <w:i w:val="0"/>
          <w:sz w:val="24"/>
          <w:szCs w:val="24"/>
        </w:rPr>
        <w:t xml:space="preserve">The National Cyber Protection System </w:t>
      </w:r>
      <w:r w:rsidR="00B95A11" w:rsidRPr="00D65586">
        <w:rPr>
          <w:rFonts w:asciiTheme="minorHAnsi" w:hAnsiTheme="minorHAnsi"/>
          <w:i w:val="0"/>
          <w:sz w:val="24"/>
          <w:szCs w:val="24"/>
        </w:rPr>
        <w:t xml:space="preserve">(NCPS) </w:t>
      </w:r>
      <w:r w:rsidRPr="00D65586">
        <w:rPr>
          <w:rFonts w:asciiTheme="minorHAnsi" w:hAnsiTheme="minorHAnsi"/>
          <w:i w:val="0"/>
          <w:sz w:val="24"/>
          <w:szCs w:val="24"/>
        </w:rPr>
        <w:t xml:space="preserve">was developed to protect the information systems of the civilian U.S. Government from intrusion and attack, especially from foreign cyber threats. DHS is tasked with improving cyber security for more than 100 civilian government departments and agencies ranging in size from 10’s to 100’s of employees (such as the Selective Service System) to more than 250,000 employees (such as the Department of Veterans Affairs). </w:t>
      </w:r>
    </w:p>
    <w:p w14:paraId="36F22CEE" w14:textId="77777777" w:rsidR="00E11BE9" w:rsidRDefault="00E11BE9" w:rsidP="00E11BE9">
      <w:pPr>
        <w:pStyle w:val="ParagraphItalics"/>
        <w:ind w:left="720"/>
        <w:rPr>
          <w:rFonts w:asciiTheme="minorHAnsi" w:hAnsiTheme="minorHAnsi"/>
          <w:i w:val="0"/>
          <w:sz w:val="24"/>
          <w:szCs w:val="24"/>
        </w:rPr>
      </w:pPr>
      <w:r w:rsidRPr="00D65586">
        <w:rPr>
          <w:rFonts w:asciiTheme="minorHAnsi" w:hAnsiTheme="minorHAnsi"/>
          <w:i w:val="0"/>
          <w:sz w:val="24"/>
          <w:szCs w:val="24"/>
        </w:rPr>
        <w:t xml:space="preserve">DHS roles described in the Comprehensive National Cybersecurity Initiative (CNCI) released in January 2011 include deploying an intrusion detection system called EINSTEIN 2 to monitor traffic to and from </w:t>
      </w:r>
      <w:r w:rsidR="00C3633D" w:rsidRPr="00D65586">
        <w:rPr>
          <w:rFonts w:asciiTheme="minorHAnsi" w:hAnsiTheme="minorHAnsi"/>
          <w:i w:val="0"/>
          <w:sz w:val="24"/>
          <w:szCs w:val="24"/>
        </w:rPr>
        <w:t>Departments and Agencies (</w:t>
      </w:r>
      <w:r w:rsidRPr="00D65586">
        <w:rPr>
          <w:rFonts w:asciiTheme="minorHAnsi" w:hAnsiTheme="minorHAnsi"/>
          <w:i w:val="0"/>
          <w:sz w:val="24"/>
          <w:szCs w:val="24"/>
        </w:rPr>
        <w:t>D/As</w:t>
      </w:r>
      <w:r w:rsidR="00C3633D" w:rsidRPr="00D65586">
        <w:rPr>
          <w:rFonts w:asciiTheme="minorHAnsi" w:hAnsiTheme="minorHAnsi"/>
          <w:i w:val="0"/>
          <w:sz w:val="24"/>
          <w:szCs w:val="24"/>
        </w:rPr>
        <w:t>)</w:t>
      </w:r>
      <w:r w:rsidRPr="00D65586">
        <w:rPr>
          <w:rFonts w:asciiTheme="minorHAnsi" w:hAnsiTheme="minorHAnsi"/>
          <w:i w:val="0"/>
          <w:sz w:val="24"/>
          <w:szCs w:val="24"/>
        </w:rPr>
        <w:t>, deploying an intrusion prevention system called EINSTEIN 3 (now called E3A) to block attacks to D/As, and coordinating and integrating cyber information to provide situational awareness across D/As. In addition a DHS program called Continuous Diagnostics and Mitigation (CDM) provides tools and services that strengthen the security posture of D/As through continuous monitoring and corrective actions.</w:t>
      </w:r>
    </w:p>
    <w:p w14:paraId="03B2773D" w14:textId="623EB6F6" w:rsidR="00687C90" w:rsidRPr="00D65586" w:rsidRDefault="001072C3" w:rsidP="00D212A7">
      <w:pPr>
        <w:pStyle w:val="ParagraphItalics"/>
        <w:ind w:left="720"/>
        <w:rPr>
          <w:rFonts w:asciiTheme="minorHAnsi" w:hAnsiTheme="minorHAnsi"/>
          <w:i w:val="0"/>
          <w:sz w:val="24"/>
          <w:szCs w:val="24"/>
        </w:rPr>
      </w:pPr>
      <w:r w:rsidRPr="00D65586">
        <w:rPr>
          <w:rFonts w:asciiTheme="minorHAnsi" w:hAnsiTheme="minorHAnsi"/>
          <w:i w:val="0"/>
          <w:sz w:val="24"/>
          <w:szCs w:val="24"/>
        </w:rPr>
        <w:t xml:space="preserve">The </w:t>
      </w:r>
      <w:r w:rsidR="0022031F" w:rsidRPr="00D65586">
        <w:rPr>
          <w:rFonts w:asciiTheme="minorHAnsi" w:hAnsiTheme="minorHAnsi"/>
          <w:i w:val="0"/>
          <w:sz w:val="24"/>
          <w:szCs w:val="24"/>
        </w:rPr>
        <w:t>Cyber.gov</w:t>
      </w:r>
      <w:r w:rsidRPr="00D65586">
        <w:rPr>
          <w:rFonts w:asciiTheme="minorHAnsi" w:hAnsiTheme="minorHAnsi"/>
          <w:i w:val="0"/>
          <w:sz w:val="24"/>
          <w:szCs w:val="24"/>
        </w:rPr>
        <w:t xml:space="preserve"> project seeks to address some of the current shortfalls i</w:t>
      </w:r>
      <w:r w:rsidR="00E11BE9" w:rsidRPr="00D65586">
        <w:rPr>
          <w:rFonts w:asciiTheme="minorHAnsi" w:hAnsiTheme="minorHAnsi"/>
          <w:i w:val="0"/>
          <w:sz w:val="24"/>
          <w:szCs w:val="24"/>
        </w:rPr>
        <w:t xml:space="preserve">dentified with these programs, </w:t>
      </w:r>
      <w:r w:rsidRPr="00D65586">
        <w:rPr>
          <w:rFonts w:asciiTheme="minorHAnsi" w:hAnsiTheme="minorHAnsi"/>
          <w:i w:val="0"/>
          <w:sz w:val="24"/>
          <w:szCs w:val="24"/>
        </w:rPr>
        <w:t xml:space="preserve">many of which were identified in two separate studies commissioned by the Department.  </w:t>
      </w:r>
      <w:r w:rsidR="001D1BBF" w:rsidRPr="00D65586">
        <w:rPr>
          <w:rFonts w:asciiTheme="minorHAnsi" w:hAnsiTheme="minorHAnsi"/>
          <w:i w:val="0"/>
          <w:sz w:val="24"/>
          <w:szCs w:val="24"/>
        </w:rPr>
        <w:t>One study was conducted by the Massachusetts Institute of Technology</w:t>
      </w:r>
      <w:r w:rsidR="00780B43" w:rsidRPr="00D65586">
        <w:rPr>
          <w:rFonts w:asciiTheme="minorHAnsi" w:hAnsiTheme="minorHAnsi"/>
          <w:i w:val="0"/>
          <w:sz w:val="24"/>
          <w:szCs w:val="24"/>
        </w:rPr>
        <w:t>-</w:t>
      </w:r>
      <w:r w:rsidR="001D1BBF" w:rsidRPr="00D65586">
        <w:rPr>
          <w:rFonts w:asciiTheme="minorHAnsi" w:hAnsiTheme="minorHAnsi"/>
          <w:i w:val="0"/>
          <w:sz w:val="24"/>
          <w:szCs w:val="24"/>
        </w:rPr>
        <w:t>Lincoln Laboratory and the other study was a Blue Ribbon Panel</w:t>
      </w:r>
      <w:r w:rsidR="000F27D7" w:rsidRPr="00D65586">
        <w:rPr>
          <w:rFonts w:asciiTheme="minorHAnsi" w:hAnsiTheme="minorHAnsi"/>
          <w:i w:val="0"/>
          <w:sz w:val="24"/>
          <w:szCs w:val="24"/>
        </w:rPr>
        <w:t xml:space="preserve"> (BRP) report delivered to DHS S&amp;T </w:t>
      </w:r>
      <w:r w:rsidR="004A0D39" w:rsidRPr="00D65586">
        <w:rPr>
          <w:rFonts w:asciiTheme="minorHAnsi" w:hAnsiTheme="minorHAnsi"/>
          <w:i w:val="0"/>
          <w:sz w:val="24"/>
          <w:szCs w:val="24"/>
        </w:rPr>
        <w:t xml:space="preserve">in </w:t>
      </w:r>
      <w:r w:rsidR="00780B43" w:rsidRPr="00D65586">
        <w:rPr>
          <w:rFonts w:asciiTheme="minorHAnsi" w:hAnsiTheme="minorHAnsi"/>
          <w:i w:val="0"/>
          <w:sz w:val="24"/>
          <w:szCs w:val="24"/>
        </w:rPr>
        <w:t>December 2015</w:t>
      </w:r>
      <w:r w:rsidR="00687C90" w:rsidRPr="00D65586">
        <w:rPr>
          <w:rFonts w:asciiTheme="minorHAnsi" w:hAnsiTheme="minorHAnsi"/>
          <w:i w:val="0"/>
          <w:sz w:val="24"/>
          <w:szCs w:val="24"/>
        </w:rPr>
        <w:t>.</w:t>
      </w:r>
      <w:r w:rsidR="007B0B9B">
        <w:rPr>
          <w:rFonts w:asciiTheme="minorHAnsi" w:hAnsiTheme="minorHAnsi"/>
          <w:i w:val="0"/>
          <w:sz w:val="24"/>
          <w:szCs w:val="24"/>
        </w:rPr>
        <w:t xml:space="preserve">  </w:t>
      </w:r>
      <w:r w:rsidR="007B0B9B" w:rsidRPr="00D65586">
        <w:rPr>
          <w:rFonts w:asciiTheme="minorHAnsi" w:hAnsiTheme="minorHAnsi"/>
          <w:i w:val="0"/>
          <w:sz w:val="24"/>
          <w:szCs w:val="24"/>
        </w:rPr>
        <w:t xml:space="preserve">The Cyber.Gov team will </w:t>
      </w:r>
      <w:r w:rsidR="007B0B9B">
        <w:rPr>
          <w:rFonts w:asciiTheme="minorHAnsi" w:hAnsiTheme="minorHAnsi"/>
          <w:i w:val="0"/>
          <w:sz w:val="24"/>
          <w:szCs w:val="24"/>
        </w:rPr>
        <w:t xml:space="preserve">also </w:t>
      </w:r>
      <w:r w:rsidR="007B0B9B" w:rsidRPr="00D65586">
        <w:rPr>
          <w:rFonts w:asciiTheme="minorHAnsi" w:hAnsiTheme="minorHAnsi"/>
          <w:i w:val="0"/>
          <w:sz w:val="24"/>
          <w:szCs w:val="24"/>
        </w:rPr>
        <w:t xml:space="preserve">investigate the current use of classified signatures from E3A and quantify their impact. </w:t>
      </w:r>
      <w:r w:rsidR="007B0B9B">
        <w:rPr>
          <w:rFonts w:asciiTheme="minorHAnsi" w:hAnsiTheme="minorHAnsi"/>
          <w:i w:val="0"/>
          <w:sz w:val="24"/>
          <w:szCs w:val="24"/>
        </w:rPr>
        <w:t xml:space="preserve"> </w:t>
      </w:r>
    </w:p>
    <w:p w14:paraId="709516C1" w14:textId="77777777" w:rsidR="003C1117" w:rsidRPr="003C1117" w:rsidRDefault="003C1117" w:rsidP="003C1117">
      <w:pPr>
        <w:pStyle w:val="ParagraphItalics"/>
        <w:ind w:left="720"/>
        <w:rPr>
          <w:rFonts w:asciiTheme="minorHAnsi" w:hAnsiTheme="minorHAnsi"/>
          <w:i w:val="0"/>
          <w:sz w:val="24"/>
          <w:szCs w:val="24"/>
        </w:rPr>
      </w:pPr>
      <w:r>
        <w:rPr>
          <w:rFonts w:asciiTheme="minorHAnsi" w:hAnsiTheme="minorHAnsi"/>
          <w:i w:val="0"/>
          <w:sz w:val="24"/>
          <w:szCs w:val="24"/>
        </w:rPr>
        <w:t>In addition to addressing some of the issues identified in the reports above, the Cyber.gov project is working with OMB</w:t>
      </w:r>
      <w:r w:rsidR="00C22CC1">
        <w:rPr>
          <w:rFonts w:asciiTheme="minorHAnsi" w:hAnsiTheme="minorHAnsi"/>
          <w:i w:val="0"/>
          <w:sz w:val="24"/>
          <w:szCs w:val="24"/>
        </w:rPr>
        <w:t xml:space="preserve"> and the Office of the Federal Chief Information Officer (CIO) and Chief Information Security Officer (CISO)</w:t>
      </w:r>
      <w:r w:rsidR="00C22CC1" w:rsidRPr="003C1117">
        <w:rPr>
          <w:rFonts w:asciiTheme="minorHAnsi" w:hAnsiTheme="minorHAnsi"/>
          <w:i w:val="0"/>
          <w:sz w:val="24"/>
          <w:szCs w:val="24"/>
        </w:rPr>
        <w:t xml:space="preserve"> </w:t>
      </w:r>
      <w:r w:rsidR="00C22CC1">
        <w:rPr>
          <w:rFonts w:asciiTheme="minorHAnsi" w:hAnsiTheme="minorHAnsi"/>
          <w:i w:val="0"/>
          <w:sz w:val="24"/>
          <w:szCs w:val="24"/>
        </w:rPr>
        <w:t>to de</w:t>
      </w:r>
      <w:r w:rsidR="00C22CC1">
        <w:rPr>
          <w:rFonts w:asciiTheme="minorHAnsi" w:hAnsiTheme="minorHAnsi"/>
          <w:i w:val="0"/>
          <w:sz w:val="24"/>
          <w:szCs w:val="24"/>
        </w:rPr>
        <w:lastRenderedPageBreak/>
        <w:t xml:space="preserve">velop </w:t>
      </w:r>
      <w:r>
        <w:rPr>
          <w:rFonts w:asciiTheme="minorHAnsi" w:hAnsiTheme="minorHAnsi"/>
          <w:i w:val="0"/>
          <w:sz w:val="24"/>
          <w:szCs w:val="24"/>
        </w:rPr>
        <w:t>a security architecture and associated technical components to that architecture for deployment across the entire Government domain. A</w:t>
      </w:r>
      <w:r w:rsidRPr="003C1117">
        <w:rPr>
          <w:rFonts w:asciiTheme="minorHAnsi" w:hAnsiTheme="minorHAnsi"/>
          <w:i w:val="0"/>
          <w:sz w:val="24"/>
          <w:szCs w:val="24"/>
        </w:rPr>
        <w:t xml:space="preserve">t present, there is no </w:t>
      </w:r>
      <w:r>
        <w:rPr>
          <w:rFonts w:asciiTheme="minorHAnsi" w:hAnsiTheme="minorHAnsi"/>
          <w:i w:val="0"/>
          <w:sz w:val="24"/>
          <w:szCs w:val="24"/>
        </w:rPr>
        <w:t xml:space="preserve">security architecture or </w:t>
      </w:r>
      <w:r w:rsidRPr="003C1117">
        <w:rPr>
          <w:rFonts w:asciiTheme="minorHAnsi" w:hAnsiTheme="minorHAnsi"/>
          <w:i w:val="0"/>
          <w:sz w:val="24"/>
          <w:szCs w:val="24"/>
        </w:rPr>
        <w:t xml:space="preserve">enforceable policy </w:t>
      </w:r>
      <w:r>
        <w:rPr>
          <w:rFonts w:asciiTheme="minorHAnsi" w:hAnsiTheme="minorHAnsi"/>
          <w:i w:val="0"/>
          <w:sz w:val="24"/>
          <w:szCs w:val="24"/>
        </w:rPr>
        <w:t>governing all</w:t>
      </w:r>
      <w:r w:rsidR="00C22CC1">
        <w:rPr>
          <w:rFonts w:asciiTheme="minorHAnsi" w:hAnsiTheme="minorHAnsi"/>
          <w:i w:val="0"/>
          <w:sz w:val="24"/>
          <w:szCs w:val="24"/>
        </w:rPr>
        <w:t xml:space="preserve"> federal agencies</w:t>
      </w:r>
      <w:r>
        <w:rPr>
          <w:rFonts w:asciiTheme="minorHAnsi" w:hAnsiTheme="minorHAnsi"/>
          <w:i w:val="0"/>
          <w:sz w:val="24"/>
          <w:szCs w:val="24"/>
        </w:rPr>
        <w:t>.</w:t>
      </w:r>
      <w:r w:rsidRPr="003C1117">
        <w:rPr>
          <w:rFonts w:asciiTheme="minorHAnsi" w:hAnsiTheme="minorHAnsi"/>
          <w:i w:val="0"/>
          <w:sz w:val="24"/>
          <w:szCs w:val="24"/>
        </w:rPr>
        <w:t xml:space="preserve"> As a result, many agencies are provisioning their own commodity IT services, even though this is not a core mission function, and </w:t>
      </w:r>
      <w:r>
        <w:rPr>
          <w:rFonts w:asciiTheme="minorHAnsi" w:hAnsiTheme="minorHAnsi"/>
          <w:i w:val="0"/>
          <w:sz w:val="24"/>
          <w:szCs w:val="24"/>
        </w:rPr>
        <w:t xml:space="preserve">many </w:t>
      </w:r>
      <w:r w:rsidRPr="003C1117">
        <w:rPr>
          <w:rFonts w:asciiTheme="minorHAnsi" w:hAnsiTheme="minorHAnsi"/>
          <w:i w:val="0"/>
          <w:sz w:val="24"/>
          <w:szCs w:val="24"/>
        </w:rPr>
        <w:t>agencies lack the ability to provide sufficient resources to keep up with technology advances and security threats. The situation has resulted in IT services duplication and waste within and between agencies, as documented in GAO Reports and OMB analyses of agency investment data. The situation has also resulted in a growing number of agency cyber-incidents wherein there has been a loss of significant amounts of sensitive mission, financial, and personnel data.</w:t>
      </w:r>
    </w:p>
    <w:p w14:paraId="2296E1C7" w14:textId="77777777" w:rsidR="00E11BE9" w:rsidRPr="00D65586" w:rsidRDefault="00687C90" w:rsidP="003C1117">
      <w:pPr>
        <w:pStyle w:val="ParagraphItalics"/>
        <w:ind w:left="720"/>
        <w:rPr>
          <w:rFonts w:asciiTheme="minorHAnsi" w:hAnsiTheme="minorHAnsi"/>
          <w:i w:val="0"/>
          <w:sz w:val="24"/>
          <w:szCs w:val="24"/>
        </w:rPr>
      </w:pPr>
      <w:r w:rsidRPr="00D65586">
        <w:rPr>
          <w:rFonts w:asciiTheme="minorHAnsi" w:hAnsiTheme="minorHAnsi"/>
          <w:i w:val="0"/>
          <w:sz w:val="24"/>
          <w:szCs w:val="24"/>
        </w:rPr>
        <w:t xml:space="preserve">As a result, Cyber.gov is creating a robust, innovative and holistic cyber security architecture design that mitigates modern threats (Asset Management, Configuration Management, Phishing, DDoS, </w:t>
      </w:r>
      <w:r w:rsidR="008F158A">
        <w:rPr>
          <w:rFonts w:asciiTheme="minorHAnsi" w:hAnsiTheme="minorHAnsi"/>
          <w:i w:val="0"/>
          <w:sz w:val="24"/>
          <w:szCs w:val="24"/>
        </w:rPr>
        <w:t>R</w:t>
      </w:r>
      <w:r w:rsidRPr="00D65586">
        <w:rPr>
          <w:rFonts w:asciiTheme="minorHAnsi" w:hAnsiTheme="minorHAnsi"/>
          <w:i w:val="0"/>
          <w:sz w:val="24"/>
          <w:szCs w:val="24"/>
        </w:rPr>
        <w:t>ansomware, Mobile, Cloud issues and more) by leveraging best practices and implementable solutions with minimal impact to workforce efficiency. It will not only addresses some of the issues of perimeter based defense, but also brings new technologies</w:t>
      </w:r>
      <w:r w:rsidR="00E42006" w:rsidRPr="00D65586">
        <w:rPr>
          <w:rFonts w:asciiTheme="minorHAnsi" w:hAnsiTheme="minorHAnsi"/>
          <w:i w:val="0"/>
          <w:sz w:val="24"/>
          <w:szCs w:val="24"/>
        </w:rPr>
        <w:t xml:space="preserve"> such as Software Defined Perimeter (SDP)</w:t>
      </w:r>
      <w:r w:rsidRPr="00D65586">
        <w:rPr>
          <w:rFonts w:asciiTheme="minorHAnsi" w:hAnsiTheme="minorHAnsi"/>
          <w:i w:val="0"/>
          <w:sz w:val="24"/>
          <w:szCs w:val="24"/>
        </w:rPr>
        <w:t xml:space="preserve"> </w:t>
      </w:r>
      <w:r w:rsidR="00E42006" w:rsidRPr="00D65586">
        <w:rPr>
          <w:rFonts w:asciiTheme="minorHAnsi" w:hAnsiTheme="minorHAnsi"/>
          <w:i w:val="0"/>
          <w:sz w:val="24"/>
          <w:szCs w:val="24"/>
        </w:rPr>
        <w:t>tailored</w:t>
      </w:r>
      <w:r w:rsidRPr="00D65586">
        <w:rPr>
          <w:rFonts w:asciiTheme="minorHAnsi" w:hAnsiTheme="minorHAnsi"/>
          <w:i w:val="0"/>
          <w:sz w:val="24"/>
          <w:szCs w:val="24"/>
        </w:rPr>
        <w:t xml:space="preserve"> to the .Gov domain</w:t>
      </w:r>
      <w:r w:rsidR="008F158A">
        <w:rPr>
          <w:rFonts w:asciiTheme="minorHAnsi" w:hAnsiTheme="minorHAnsi"/>
          <w:i w:val="0"/>
          <w:sz w:val="24"/>
          <w:szCs w:val="24"/>
        </w:rPr>
        <w:t>,</w:t>
      </w:r>
      <w:r w:rsidRPr="00D65586">
        <w:rPr>
          <w:rFonts w:asciiTheme="minorHAnsi" w:hAnsiTheme="minorHAnsi"/>
          <w:i w:val="0"/>
          <w:sz w:val="24"/>
          <w:szCs w:val="24"/>
        </w:rPr>
        <w:t xml:space="preserve"> while guiding CIOs and CISOs in </w:t>
      </w:r>
      <w:r w:rsidR="008F158A">
        <w:rPr>
          <w:rFonts w:asciiTheme="minorHAnsi" w:hAnsiTheme="minorHAnsi"/>
          <w:i w:val="0"/>
          <w:sz w:val="24"/>
          <w:szCs w:val="24"/>
        </w:rPr>
        <w:t xml:space="preserve">selecting and </w:t>
      </w:r>
      <w:r w:rsidRPr="00D65586">
        <w:rPr>
          <w:rFonts w:asciiTheme="minorHAnsi" w:hAnsiTheme="minorHAnsi"/>
          <w:i w:val="0"/>
          <w:sz w:val="24"/>
          <w:szCs w:val="24"/>
        </w:rPr>
        <w:t>implementing current best practices for 3</w:t>
      </w:r>
      <w:r w:rsidR="008F158A">
        <w:rPr>
          <w:rFonts w:asciiTheme="minorHAnsi" w:hAnsiTheme="minorHAnsi"/>
          <w:i w:val="0"/>
          <w:sz w:val="24"/>
          <w:szCs w:val="24"/>
        </w:rPr>
        <w:t>4</w:t>
      </w:r>
      <w:r w:rsidRPr="00D65586">
        <w:rPr>
          <w:rFonts w:asciiTheme="minorHAnsi" w:hAnsiTheme="minorHAnsi"/>
          <w:i w:val="0"/>
          <w:sz w:val="24"/>
          <w:szCs w:val="24"/>
        </w:rPr>
        <w:t xml:space="preserve"> cyber security components.</w:t>
      </w:r>
      <w:r w:rsidR="001D1BBF" w:rsidRPr="00D65586">
        <w:rPr>
          <w:rFonts w:asciiTheme="minorHAnsi" w:hAnsiTheme="minorHAnsi"/>
          <w:i w:val="0"/>
          <w:sz w:val="24"/>
          <w:szCs w:val="24"/>
        </w:rPr>
        <w:t xml:space="preserve">  </w:t>
      </w:r>
    </w:p>
    <w:p w14:paraId="116045EB" w14:textId="77777777" w:rsidR="00687C90" w:rsidRPr="00D65586" w:rsidRDefault="009E41B5" w:rsidP="009E41B5">
      <w:pPr>
        <w:pStyle w:val="ParagraphItalics"/>
        <w:ind w:left="720"/>
        <w:rPr>
          <w:rFonts w:asciiTheme="minorHAnsi" w:hAnsiTheme="minorHAnsi"/>
          <w:i w:val="0"/>
          <w:sz w:val="24"/>
          <w:szCs w:val="24"/>
        </w:rPr>
      </w:pPr>
      <w:r w:rsidRPr="00D65586">
        <w:rPr>
          <w:rFonts w:asciiTheme="minorHAnsi" w:hAnsiTheme="minorHAnsi"/>
          <w:i w:val="0"/>
          <w:sz w:val="24"/>
          <w:szCs w:val="24"/>
        </w:rPr>
        <w:t xml:space="preserve">Cyber.gov </w:t>
      </w:r>
      <w:r w:rsidR="00687C90" w:rsidRPr="00D65586">
        <w:rPr>
          <w:rFonts w:asciiTheme="minorHAnsi" w:hAnsiTheme="minorHAnsi"/>
          <w:i w:val="0"/>
          <w:sz w:val="24"/>
          <w:szCs w:val="24"/>
        </w:rPr>
        <w:t>will</w:t>
      </w:r>
      <w:r w:rsidRPr="00D65586">
        <w:rPr>
          <w:rFonts w:asciiTheme="minorHAnsi" w:hAnsiTheme="minorHAnsi"/>
          <w:i w:val="0"/>
          <w:sz w:val="24"/>
          <w:szCs w:val="24"/>
        </w:rPr>
        <w:t xml:space="preserve"> significantly improve the security and resiliency across the D/As.  </w:t>
      </w:r>
    </w:p>
    <w:p w14:paraId="35670BCF" w14:textId="77777777" w:rsidR="00687C90" w:rsidRPr="00D65586" w:rsidRDefault="00687C90" w:rsidP="009E41B5">
      <w:pPr>
        <w:pStyle w:val="ParagraphItalics"/>
        <w:ind w:left="720"/>
        <w:rPr>
          <w:rFonts w:asciiTheme="minorHAnsi" w:hAnsiTheme="minorHAnsi"/>
          <w:i w:val="0"/>
          <w:sz w:val="24"/>
          <w:szCs w:val="24"/>
        </w:rPr>
      </w:pPr>
    </w:p>
    <w:p w14:paraId="4D3CC9F5" w14:textId="77777777" w:rsidR="008F158A" w:rsidRDefault="009E41B5" w:rsidP="009E41B5">
      <w:pPr>
        <w:pStyle w:val="ParagraphItalics"/>
        <w:ind w:left="720"/>
        <w:rPr>
          <w:rFonts w:asciiTheme="minorHAnsi" w:hAnsiTheme="minorHAnsi"/>
          <w:i w:val="0"/>
          <w:sz w:val="24"/>
          <w:szCs w:val="24"/>
        </w:rPr>
      </w:pPr>
      <w:r w:rsidRPr="00D65586">
        <w:rPr>
          <w:rFonts w:asciiTheme="minorHAnsi" w:hAnsiTheme="minorHAnsi"/>
          <w:i w:val="0"/>
          <w:sz w:val="24"/>
          <w:szCs w:val="24"/>
        </w:rPr>
        <w:t xml:space="preserve">To </w:t>
      </w:r>
      <w:r w:rsidR="008F158A">
        <w:rPr>
          <w:rFonts w:asciiTheme="minorHAnsi" w:hAnsiTheme="minorHAnsi"/>
          <w:i w:val="0"/>
          <w:sz w:val="24"/>
          <w:szCs w:val="24"/>
        </w:rPr>
        <w:t xml:space="preserve">ensure proper feedback, adoption, and transition, </w:t>
      </w:r>
      <w:r w:rsidRPr="00D65586">
        <w:rPr>
          <w:rFonts w:asciiTheme="minorHAnsi" w:hAnsiTheme="minorHAnsi"/>
          <w:i w:val="0"/>
          <w:sz w:val="24"/>
          <w:szCs w:val="24"/>
        </w:rPr>
        <w:t xml:space="preserve">, </w:t>
      </w:r>
      <w:r w:rsidR="008F158A">
        <w:rPr>
          <w:rFonts w:asciiTheme="minorHAnsi" w:hAnsiTheme="minorHAnsi"/>
          <w:i w:val="0"/>
          <w:sz w:val="24"/>
          <w:szCs w:val="24"/>
        </w:rPr>
        <w:t xml:space="preserve">significant </w:t>
      </w:r>
      <w:r w:rsidRPr="00D65586">
        <w:rPr>
          <w:rFonts w:asciiTheme="minorHAnsi" w:hAnsiTheme="minorHAnsi"/>
          <w:i w:val="0"/>
          <w:sz w:val="24"/>
          <w:szCs w:val="24"/>
        </w:rPr>
        <w:t xml:space="preserve">efforts </w:t>
      </w:r>
      <w:r w:rsidR="008F158A">
        <w:rPr>
          <w:rFonts w:asciiTheme="minorHAnsi" w:hAnsiTheme="minorHAnsi"/>
          <w:i w:val="0"/>
          <w:sz w:val="24"/>
          <w:szCs w:val="24"/>
        </w:rPr>
        <w:t>are made to</w:t>
      </w:r>
      <w:r w:rsidR="008F158A" w:rsidRPr="00D65586">
        <w:rPr>
          <w:rFonts w:asciiTheme="minorHAnsi" w:hAnsiTheme="minorHAnsi"/>
          <w:i w:val="0"/>
          <w:sz w:val="24"/>
          <w:szCs w:val="24"/>
        </w:rPr>
        <w:t xml:space="preserve"> </w:t>
      </w:r>
      <w:r w:rsidRPr="00D65586">
        <w:rPr>
          <w:rFonts w:asciiTheme="minorHAnsi" w:hAnsiTheme="minorHAnsi"/>
          <w:i w:val="0"/>
          <w:sz w:val="24"/>
          <w:szCs w:val="24"/>
        </w:rPr>
        <w:t>engage with D/As to assess their current cyber defense architecture</w:t>
      </w:r>
      <w:r w:rsidR="008F158A">
        <w:rPr>
          <w:rFonts w:asciiTheme="minorHAnsi" w:hAnsiTheme="minorHAnsi"/>
          <w:i w:val="0"/>
          <w:sz w:val="24"/>
          <w:szCs w:val="24"/>
        </w:rPr>
        <w:t>, current software and hardware inventory</w:t>
      </w:r>
      <w:r w:rsidRPr="00D65586">
        <w:rPr>
          <w:rFonts w:asciiTheme="minorHAnsi" w:hAnsiTheme="minorHAnsi"/>
          <w:i w:val="0"/>
          <w:sz w:val="24"/>
          <w:szCs w:val="24"/>
        </w:rPr>
        <w:t>,</w:t>
      </w:r>
      <w:r w:rsidR="008F158A">
        <w:rPr>
          <w:rFonts w:asciiTheme="minorHAnsi" w:hAnsiTheme="minorHAnsi"/>
          <w:i w:val="0"/>
          <w:sz w:val="24"/>
          <w:szCs w:val="24"/>
        </w:rPr>
        <w:t xml:space="preserve"> threats</w:t>
      </w:r>
      <w:r w:rsidRPr="00D65586">
        <w:rPr>
          <w:rFonts w:asciiTheme="minorHAnsi" w:hAnsiTheme="minorHAnsi"/>
          <w:i w:val="0"/>
          <w:sz w:val="24"/>
          <w:szCs w:val="24"/>
        </w:rPr>
        <w:t xml:space="preserve"> and </w:t>
      </w:r>
      <w:r w:rsidR="00687C90" w:rsidRPr="00D65586">
        <w:rPr>
          <w:rFonts w:asciiTheme="minorHAnsi" w:hAnsiTheme="minorHAnsi"/>
          <w:i w:val="0"/>
          <w:sz w:val="24"/>
          <w:szCs w:val="24"/>
        </w:rPr>
        <w:t>gaps</w:t>
      </w:r>
      <w:r w:rsidRPr="00D65586">
        <w:rPr>
          <w:rFonts w:asciiTheme="minorHAnsi" w:hAnsiTheme="minorHAnsi"/>
          <w:i w:val="0"/>
          <w:sz w:val="24"/>
          <w:szCs w:val="24"/>
        </w:rPr>
        <w:t xml:space="preserve">; </w:t>
      </w:r>
    </w:p>
    <w:p w14:paraId="301C99F7" w14:textId="77777777" w:rsidR="008F158A" w:rsidRDefault="009E41B5" w:rsidP="009E41B5">
      <w:pPr>
        <w:pStyle w:val="ParagraphItalics"/>
        <w:ind w:left="720"/>
        <w:rPr>
          <w:rFonts w:asciiTheme="minorHAnsi" w:hAnsiTheme="minorHAnsi"/>
          <w:i w:val="0"/>
          <w:sz w:val="24"/>
          <w:szCs w:val="24"/>
        </w:rPr>
      </w:pPr>
      <w:r w:rsidRPr="00D65586">
        <w:rPr>
          <w:rFonts w:asciiTheme="minorHAnsi" w:hAnsiTheme="minorHAnsi"/>
          <w:i w:val="0"/>
          <w:sz w:val="24"/>
          <w:szCs w:val="24"/>
        </w:rPr>
        <w:t xml:space="preserve">In addition, the Cyber.Gov team will facilitate the deployment of technology to improve security and resiliency </w:t>
      </w:r>
      <w:r w:rsidR="008F158A">
        <w:rPr>
          <w:rFonts w:asciiTheme="minorHAnsi" w:hAnsiTheme="minorHAnsi"/>
          <w:i w:val="0"/>
          <w:sz w:val="24"/>
          <w:szCs w:val="24"/>
        </w:rPr>
        <w:t>by</w:t>
      </w:r>
      <w:r w:rsidR="008F158A" w:rsidRPr="00D65586">
        <w:rPr>
          <w:rFonts w:asciiTheme="minorHAnsi" w:hAnsiTheme="minorHAnsi"/>
          <w:i w:val="0"/>
          <w:sz w:val="24"/>
          <w:szCs w:val="24"/>
        </w:rPr>
        <w:t xml:space="preserve"> </w:t>
      </w:r>
      <w:r w:rsidRPr="00D65586">
        <w:rPr>
          <w:rFonts w:asciiTheme="minorHAnsi" w:hAnsiTheme="minorHAnsi"/>
          <w:i w:val="0"/>
          <w:sz w:val="24"/>
          <w:szCs w:val="24"/>
        </w:rPr>
        <w:t xml:space="preserve">identifying </w:t>
      </w:r>
      <w:r w:rsidR="008F158A">
        <w:rPr>
          <w:rFonts w:asciiTheme="minorHAnsi" w:hAnsiTheme="minorHAnsi"/>
          <w:i w:val="0"/>
          <w:sz w:val="24"/>
          <w:szCs w:val="24"/>
        </w:rPr>
        <w:t>implementable innovative</w:t>
      </w:r>
      <w:r w:rsidR="008F158A" w:rsidRPr="00D65586">
        <w:rPr>
          <w:rFonts w:asciiTheme="minorHAnsi" w:hAnsiTheme="minorHAnsi"/>
          <w:i w:val="0"/>
          <w:sz w:val="24"/>
          <w:szCs w:val="24"/>
        </w:rPr>
        <w:t xml:space="preserve"> </w:t>
      </w:r>
      <w:r w:rsidR="008F158A">
        <w:rPr>
          <w:rFonts w:asciiTheme="minorHAnsi" w:hAnsiTheme="minorHAnsi"/>
          <w:i w:val="0"/>
          <w:sz w:val="24"/>
          <w:szCs w:val="24"/>
        </w:rPr>
        <w:t>solutions</w:t>
      </w:r>
      <w:r w:rsidRPr="00D65586">
        <w:rPr>
          <w:rFonts w:asciiTheme="minorHAnsi" w:hAnsiTheme="minorHAnsi"/>
          <w:i w:val="0"/>
          <w:sz w:val="24"/>
          <w:szCs w:val="24"/>
        </w:rPr>
        <w:t xml:space="preserve">, </w:t>
      </w:r>
      <w:r w:rsidR="008F158A">
        <w:rPr>
          <w:rFonts w:asciiTheme="minorHAnsi" w:hAnsiTheme="minorHAnsi"/>
          <w:i w:val="0"/>
          <w:sz w:val="24"/>
          <w:szCs w:val="24"/>
        </w:rPr>
        <w:t xml:space="preserve">by </w:t>
      </w:r>
      <w:r w:rsidRPr="00D65586">
        <w:rPr>
          <w:rFonts w:asciiTheme="minorHAnsi" w:hAnsiTheme="minorHAnsi"/>
          <w:i w:val="0"/>
          <w:sz w:val="24"/>
          <w:szCs w:val="24"/>
        </w:rPr>
        <w:t>prototyping capabilities</w:t>
      </w:r>
      <w:r w:rsidR="008F158A">
        <w:rPr>
          <w:rFonts w:asciiTheme="minorHAnsi" w:hAnsiTheme="minorHAnsi"/>
          <w:i w:val="0"/>
          <w:sz w:val="24"/>
          <w:szCs w:val="24"/>
        </w:rPr>
        <w:t xml:space="preserve"> and</w:t>
      </w:r>
      <w:r w:rsidRPr="00D65586">
        <w:rPr>
          <w:rFonts w:asciiTheme="minorHAnsi" w:hAnsiTheme="minorHAnsi"/>
          <w:i w:val="0"/>
          <w:sz w:val="24"/>
          <w:szCs w:val="24"/>
        </w:rPr>
        <w:t xml:space="preserve"> assessing technology maturity to meet </w:t>
      </w:r>
      <w:r w:rsidR="008F158A">
        <w:rPr>
          <w:rFonts w:asciiTheme="minorHAnsi" w:hAnsiTheme="minorHAnsi"/>
          <w:i w:val="0"/>
          <w:sz w:val="24"/>
          <w:szCs w:val="24"/>
        </w:rPr>
        <w:t>the new cyber security baseline requirements.</w:t>
      </w:r>
      <w:r w:rsidRPr="00D65586">
        <w:rPr>
          <w:rFonts w:asciiTheme="minorHAnsi" w:hAnsiTheme="minorHAnsi"/>
          <w:i w:val="0"/>
          <w:sz w:val="24"/>
          <w:szCs w:val="24"/>
        </w:rPr>
        <w:t xml:space="preserve"> </w:t>
      </w:r>
    </w:p>
    <w:p w14:paraId="544B6A07" w14:textId="77777777" w:rsidR="009E41B5" w:rsidRPr="00D65586" w:rsidRDefault="008F158A" w:rsidP="009E41B5">
      <w:pPr>
        <w:pStyle w:val="ParagraphItalics"/>
        <w:ind w:left="720"/>
        <w:rPr>
          <w:rFonts w:asciiTheme="minorHAnsi" w:hAnsiTheme="minorHAnsi"/>
          <w:i w:val="0"/>
          <w:sz w:val="24"/>
          <w:szCs w:val="24"/>
        </w:rPr>
      </w:pPr>
      <w:r>
        <w:rPr>
          <w:rFonts w:asciiTheme="minorHAnsi" w:hAnsiTheme="minorHAnsi"/>
          <w:i w:val="0"/>
          <w:sz w:val="24"/>
          <w:szCs w:val="24"/>
        </w:rPr>
        <w:lastRenderedPageBreak/>
        <w:t>For each component of the cyber architecture designed,</w:t>
      </w:r>
      <w:r w:rsidR="00687C90" w:rsidRPr="00D65586">
        <w:rPr>
          <w:rFonts w:asciiTheme="minorHAnsi" w:hAnsiTheme="minorHAnsi"/>
          <w:i w:val="0"/>
          <w:sz w:val="24"/>
          <w:szCs w:val="24"/>
        </w:rPr>
        <w:t xml:space="preserve"> baseline</w:t>
      </w:r>
      <w:r w:rsidR="009E41B5" w:rsidRPr="00D65586">
        <w:rPr>
          <w:rFonts w:asciiTheme="minorHAnsi" w:hAnsiTheme="minorHAnsi"/>
          <w:i w:val="0"/>
          <w:sz w:val="24"/>
          <w:szCs w:val="24"/>
        </w:rPr>
        <w:t xml:space="preserve"> requirements </w:t>
      </w:r>
      <w:r>
        <w:rPr>
          <w:rFonts w:asciiTheme="minorHAnsi" w:hAnsiTheme="minorHAnsi"/>
          <w:i w:val="0"/>
          <w:sz w:val="24"/>
          <w:szCs w:val="24"/>
        </w:rPr>
        <w:t xml:space="preserve">will be created, leverage the NIST publications, the NIST Cybersecurity Framework, the NIST 800-53 controls and common best practices, </w:t>
      </w:r>
      <w:r w:rsidR="00687C90" w:rsidRPr="00D65586">
        <w:rPr>
          <w:rFonts w:asciiTheme="minorHAnsi" w:hAnsiTheme="minorHAnsi"/>
          <w:i w:val="0"/>
          <w:sz w:val="24"/>
          <w:szCs w:val="24"/>
        </w:rPr>
        <w:t>to ensure proper implementation and guide CIOs/CISOs in their decision making process to select proper solutions and smart sourcing</w:t>
      </w:r>
      <w:r w:rsidR="009E41B5" w:rsidRPr="00D65586">
        <w:rPr>
          <w:rFonts w:asciiTheme="minorHAnsi" w:hAnsiTheme="minorHAnsi"/>
          <w:i w:val="0"/>
          <w:sz w:val="24"/>
          <w:szCs w:val="24"/>
        </w:rPr>
        <w:t>.</w:t>
      </w:r>
    </w:p>
    <w:p w14:paraId="6C2F6B74" w14:textId="77777777" w:rsidR="009E41B5" w:rsidRPr="00D65586" w:rsidRDefault="009E41B5" w:rsidP="009E41B5">
      <w:pPr>
        <w:pStyle w:val="ParagraphItalics"/>
        <w:ind w:left="720"/>
        <w:rPr>
          <w:rFonts w:asciiTheme="minorHAnsi" w:hAnsiTheme="minorHAnsi"/>
          <w:i w:val="0"/>
          <w:sz w:val="24"/>
          <w:szCs w:val="24"/>
        </w:rPr>
      </w:pPr>
    </w:p>
    <w:p w14:paraId="723A23F8" w14:textId="77777777" w:rsidR="008F158A" w:rsidRDefault="008F158A" w:rsidP="009E41B5">
      <w:pPr>
        <w:pStyle w:val="ParagraphItalics"/>
        <w:ind w:left="720"/>
        <w:rPr>
          <w:rFonts w:asciiTheme="minorHAnsi" w:hAnsiTheme="minorHAnsi"/>
          <w:i w:val="0"/>
          <w:sz w:val="24"/>
          <w:szCs w:val="24"/>
        </w:rPr>
      </w:pPr>
      <w:r>
        <w:rPr>
          <w:rFonts w:asciiTheme="minorHAnsi" w:hAnsiTheme="minorHAnsi"/>
          <w:i w:val="0"/>
          <w:sz w:val="24"/>
          <w:szCs w:val="24"/>
        </w:rPr>
        <w:t xml:space="preserve">Thanks to these significant deliverables, the </w:t>
      </w:r>
      <w:r w:rsidR="009E41B5" w:rsidRPr="00D65586">
        <w:rPr>
          <w:rFonts w:asciiTheme="minorHAnsi" w:hAnsiTheme="minorHAnsi"/>
          <w:i w:val="0"/>
          <w:sz w:val="24"/>
          <w:szCs w:val="24"/>
        </w:rPr>
        <w:t>Cyber.Gov program will achieve</w:t>
      </w:r>
      <w:r w:rsidR="00687C90" w:rsidRPr="00D65586">
        <w:rPr>
          <w:rFonts w:asciiTheme="minorHAnsi" w:hAnsiTheme="minorHAnsi"/>
          <w:i w:val="0"/>
          <w:sz w:val="24"/>
          <w:szCs w:val="24"/>
        </w:rPr>
        <w:t xml:space="preserve"> significant</w:t>
      </w:r>
      <w:r w:rsidR="009E41B5" w:rsidRPr="00D65586">
        <w:rPr>
          <w:rFonts w:asciiTheme="minorHAnsi" w:hAnsiTheme="minorHAnsi"/>
          <w:i w:val="0"/>
          <w:sz w:val="24"/>
          <w:szCs w:val="24"/>
        </w:rPr>
        <w:t xml:space="preserve"> impact.  </w:t>
      </w:r>
    </w:p>
    <w:p w14:paraId="3B82D169" w14:textId="77777777" w:rsidR="009E41B5" w:rsidRPr="00D65586" w:rsidRDefault="009E41B5" w:rsidP="009E41B5">
      <w:pPr>
        <w:pStyle w:val="ParagraphItalics"/>
        <w:ind w:left="720"/>
        <w:rPr>
          <w:rFonts w:asciiTheme="minorHAnsi" w:hAnsiTheme="minorHAnsi"/>
          <w:i w:val="0"/>
          <w:sz w:val="24"/>
          <w:szCs w:val="24"/>
        </w:rPr>
      </w:pPr>
      <w:r w:rsidRPr="00D65586">
        <w:rPr>
          <w:rFonts w:asciiTheme="minorHAnsi" w:hAnsiTheme="minorHAnsi"/>
          <w:i w:val="0"/>
          <w:sz w:val="24"/>
          <w:szCs w:val="24"/>
        </w:rPr>
        <w:t>Using bottom-up and top-down analysis, feedback from systems analysis of D/A needs, modeling, simulation, metrics, and technology prototyping, the program will provide D/A leadership</w:t>
      </w:r>
      <w:r w:rsidR="008F158A">
        <w:rPr>
          <w:rFonts w:asciiTheme="minorHAnsi" w:hAnsiTheme="minorHAnsi"/>
          <w:i w:val="0"/>
          <w:sz w:val="24"/>
          <w:szCs w:val="24"/>
        </w:rPr>
        <w:t>, Federal CIO/CISO and the Office of Management and Budget (OMB)</w:t>
      </w:r>
      <w:r w:rsidRPr="00D65586">
        <w:rPr>
          <w:rFonts w:asciiTheme="minorHAnsi" w:hAnsiTheme="minorHAnsi"/>
          <w:i w:val="0"/>
          <w:sz w:val="24"/>
          <w:szCs w:val="24"/>
        </w:rPr>
        <w:t xml:space="preserve"> with the information needed to incrementally adopt the Cyber.gov architecture.  This will allow them to steadily and substantially improve the cyber security of their infrastructure and deter the growing threat</w:t>
      </w:r>
      <w:r w:rsidR="008F158A">
        <w:rPr>
          <w:rFonts w:asciiTheme="minorHAnsi" w:hAnsiTheme="minorHAnsi"/>
          <w:i w:val="0"/>
          <w:sz w:val="24"/>
          <w:szCs w:val="24"/>
        </w:rPr>
        <w:t>s</w:t>
      </w:r>
      <w:r w:rsidRPr="00D65586">
        <w:rPr>
          <w:rFonts w:asciiTheme="minorHAnsi" w:hAnsiTheme="minorHAnsi"/>
          <w:i w:val="0"/>
          <w:sz w:val="24"/>
          <w:szCs w:val="24"/>
        </w:rPr>
        <w:t>.</w:t>
      </w:r>
    </w:p>
    <w:p w14:paraId="24A88DC6" w14:textId="77777777" w:rsidR="009E41B5" w:rsidRPr="00D65586" w:rsidRDefault="009E41B5" w:rsidP="009E41B5">
      <w:pPr>
        <w:pStyle w:val="ParagraphItalics"/>
        <w:ind w:left="720"/>
        <w:rPr>
          <w:rFonts w:asciiTheme="minorHAnsi" w:hAnsiTheme="minorHAnsi"/>
          <w:i w:val="0"/>
          <w:sz w:val="24"/>
          <w:szCs w:val="24"/>
        </w:rPr>
      </w:pPr>
      <w:r w:rsidRPr="00D65586">
        <w:rPr>
          <w:rFonts w:asciiTheme="minorHAnsi" w:hAnsiTheme="minorHAnsi"/>
          <w:i w:val="0"/>
          <w:sz w:val="24"/>
          <w:szCs w:val="24"/>
        </w:rPr>
        <w:t>To achieve these goals, Pacific Northwest National Laboratory (PNNL) and MIT Lincoln Laboratory will work collaboratively, and partner with external collaborators when appropriate (for instance for independent red-teaming of proposed solutions).</w:t>
      </w:r>
    </w:p>
    <w:p w14:paraId="7153BC98" w14:textId="77777777" w:rsidR="00D55A25" w:rsidRPr="00D65586" w:rsidRDefault="00D55A25" w:rsidP="00D212A7">
      <w:pPr>
        <w:pStyle w:val="ParagraphItalics"/>
        <w:ind w:left="720"/>
        <w:rPr>
          <w:rFonts w:asciiTheme="minorHAnsi" w:hAnsiTheme="minorHAnsi"/>
          <w:i w:val="0"/>
          <w:sz w:val="24"/>
          <w:szCs w:val="24"/>
        </w:rPr>
      </w:pPr>
      <w:r w:rsidRPr="00D65586">
        <w:rPr>
          <w:rFonts w:asciiTheme="minorHAnsi" w:hAnsiTheme="minorHAnsi"/>
          <w:i w:val="0"/>
          <w:sz w:val="24"/>
          <w:szCs w:val="24"/>
        </w:rPr>
        <w:t>This project is aligned to other national, departmental and S&amp;T Directorate Goals</w:t>
      </w:r>
      <w:r w:rsidR="00780B43" w:rsidRPr="00D65586">
        <w:rPr>
          <w:rFonts w:asciiTheme="minorHAnsi" w:hAnsiTheme="minorHAnsi"/>
          <w:i w:val="0"/>
          <w:sz w:val="24"/>
          <w:szCs w:val="24"/>
        </w:rPr>
        <w:t xml:space="preserve"> outlined below</w:t>
      </w:r>
      <w:r w:rsidRPr="00D65586">
        <w:rPr>
          <w:rFonts w:asciiTheme="minorHAnsi" w:hAnsiTheme="minorHAnsi"/>
          <w:i w:val="0"/>
          <w:sz w:val="24"/>
          <w:szCs w:val="24"/>
        </w:rPr>
        <w:t>:</w:t>
      </w:r>
    </w:p>
    <w:p w14:paraId="347700FD" w14:textId="77777777" w:rsidR="0041638E" w:rsidRPr="00D65586" w:rsidRDefault="0041638E" w:rsidP="00D212A7">
      <w:pPr>
        <w:pStyle w:val="ParagraphItalics"/>
        <w:ind w:left="720"/>
        <w:rPr>
          <w:rFonts w:asciiTheme="minorHAnsi" w:hAnsiTheme="minorHAnsi"/>
          <w:i w:val="0"/>
          <w:sz w:val="24"/>
          <w:szCs w:val="24"/>
        </w:rPr>
      </w:pPr>
      <w:r w:rsidRPr="00D65586">
        <w:rPr>
          <w:rFonts w:asciiTheme="minorHAnsi" w:hAnsiTheme="minorHAnsi"/>
          <w:b/>
          <w:i w:val="0"/>
          <w:sz w:val="24"/>
          <w:szCs w:val="24"/>
          <w:u w:val="single"/>
        </w:rPr>
        <w:t>National Level Alignment</w:t>
      </w:r>
      <w:r w:rsidRPr="00D65586">
        <w:rPr>
          <w:rFonts w:asciiTheme="minorHAnsi" w:hAnsiTheme="minorHAnsi"/>
          <w:i w:val="0"/>
          <w:sz w:val="24"/>
          <w:szCs w:val="24"/>
        </w:rPr>
        <w:t>:</w:t>
      </w:r>
    </w:p>
    <w:p w14:paraId="546DC7CB" w14:textId="77777777" w:rsidR="00D55A25" w:rsidRDefault="00D55A25" w:rsidP="00D212A7">
      <w:pPr>
        <w:pStyle w:val="ParagraphItalics"/>
        <w:ind w:left="720"/>
        <w:rPr>
          <w:rFonts w:asciiTheme="minorHAnsi" w:hAnsiTheme="minorHAnsi"/>
          <w:i w:val="0"/>
          <w:sz w:val="24"/>
          <w:szCs w:val="24"/>
        </w:rPr>
      </w:pPr>
      <w:r w:rsidRPr="00D65586">
        <w:rPr>
          <w:rFonts w:asciiTheme="minorHAnsi" w:hAnsiTheme="minorHAnsi"/>
          <w:i w:val="0"/>
          <w:sz w:val="24"/>
          <w:szCs w:val="24"/>
        </w:rPr>
        <w:t>The Cybersecurity National Action Plan (CNAP), released by th</w:t>
      </w:r>
      <w:r w:rsidR="00780B43" w:rsidRPr="00D65586">
        <w:rPr>
          <w:rFonts w:asciiTheme="minorHAnsi" w:hAnsiTheme="minorHAnsi"/>
          <w:i w:val="0"/>
          <w:sz w:val="24"/>
          <w:szCs w:val="24"/>
        </w:rPr>
        <w:t>e</w:t>
      </w:r>
      <w:r w:rsidRPr="00D65586">
        <w:rPr>
          <w:rFonts w:asciiTheme="minorHAnsi" w:hAnsiTheme="minorHAnsi"/>
          <w:i w:val="0"/>
          <w:sz w:val="24"/>
          <w:szCs w:val="24"/>
        </w:rPr>
        <w:t xml:space="preserve"> White Hous</w:t>
      </w:r>
      <w:r w:rsidR="0041638E" w:rsidRPr="00D65586">
        <w:rPr>
          <w:rFonts w:asciiTheme="minorHAnsi" w:hAnsiTheme="minorHAnsi"/>
          <w:i w:val="0"/>
          <w:sz w:val="24"/>
          <w:szCs w:val="24"/>
        </w:rPr>
        <w:t xml:space="preserve">e in February 2016, outlined a series of near term actions to enhance cybersecurity capabilities within the Federal Government and across the country.  One element that the </w:t>
      </w:r>
      <w:r w:rsidR="0022031F" w:rsidRPr="00D65586">
        <w:rPr>
          <w:rFonts w:asciiTheme="minorHAnsi" w:hAnsiTheme="minorHAnsi"/>
          <w:i w:val="0"/>
          <w:sz w:val="24"/>
          <w:szCs w:val="24"/>
        </w:rPr>
        <w:t>Cyber.gov</w:t>
      </w:r>
      <w:r w:rsidR="0041638E" w:rsidRPr="00D65586">
        <w:rPr>
          <w:rFonts w:asciiTheme="minorHAnsi" w:hAnsiTheme="minorHAnsi"/>
          <w:i w:val="0"/>
          <w:sz w:val="24"/>
          <w:szCs w:val="24"/>
        </w:rPr>
        <w:t xml:space="preserve"> </w:t>
      </w:r>
      <w:r w:rsidR="00C73CED">
        <w:rPr>
          <w:rFonts w:asciiTheme="minorHAnsi" w:hAnsiTheme="minorHAnsi"/>
          <w:i w:val="0"/>
          <w:sz w:val="24"/>
          <w:szCs w:val="24"/>
        </w:rPr>
        <w:t>program</w:t>
      </w:r>
      <w:r w:rsidR="00C73CED" w:rsidRPr="00D65586">
        <w:rPr>
          <w:rFonts w:asciiTheme="minorHAnsi" w:hAnsiTheme="minorHAnsi"/>
          <w:i w:val="0"/>
          <w:sz w:val="24"/>
          <w:szCs w:val="24"/>
        </w:rPr>
        <w:t xml:space="preserve"> </w:t>
      </w:r>
      <w:r w:rsidR="0041638E" w:rsidRPr="00D65586">
        <w:rPr>
          <w:rFonts w:asciiTheme="minorHAnsi" w:hAnsiTheme="minorHAnsi"/>
          <w:i w:val="0"/>
          <w:sz w:val="24"/>
          <w:szCs w:val="24"/>
        </w:rPr>
        <w:t>will address is to Strengthen Federal Cybersecurity</w:t>
      </w:r>
      <w:r w:rsidR="00C73CED">
        <w:rPr>
          <w:rFonts w:asciiTheme="minorHAnsi" w:hAnsiTheme="minorHAnsi"/>
          <w:i w:val="0"/>
          <w:sz w:val="24"/>
          <w:szCs w:val="24"/>
        </w:rPr>
        <w:t xml:space="preserve"> by properly implementing 34 cyber security components</w:t>
      </w:r>
      <w:r w:rsidR="0041638E" w:rsidRPr="00D65586">
        <w:rPr>
          <w:rFonts w:asciiTheme="minorHAnsi" w:hAnsiTheme="minorHAnsi"/>
          <w:i w:val="0"/>
          <w:sz w:val="24"/>
          <w:szCs w:val="24"/>
        </w:rPr>
        <w:t xml:space="preserve">. </w:t>
      </w:r>
      <w:r w:rsidR="0022031F" w:rsidRPr="00D65586">
        <w:rPr>
          <w:rFonts w:asciiTheme="minorHAnsi" w:hAnsiTheme="minorHAnsi"/>
          <w:i w:val="0"/>
          <w:sz w:val="24"/>
          <w:szCs w:val="24"/>
        </w:rPr>
        <w:t>Cyber.gov</w:t>
      </w:r>
      <w:r w:rsidR="0041638E" w:rsidRPr="00D65586">
        <w:rPr>
          <w:rFonts w:asciiTheme="minorHAnsi" w:hAnsiTheme="minorHAnsi"/>
          <w:i w:val="0"/>
          <w:sz w:val="24"/>
          <w:szCs w:val="24"/>
        </w:rPr>
        <w:t xml:space="preserve"> </w:t>
      </w:r>
      <w:r w:rsidR="00C73CED">
        <w:rPr>
          <w:rFonts w:asciiTheme="minorHAnsi" w:hAnsiTheme="minorHAnsi"/>
          <w:i w:val="0"/>
          <w:sz w:val="24"/>
          <w:szCs w:val="24"/>
        </w:rPr>
        <w:t>will significantly</w:t>
      </w:r>
      <w:r w:rsidR="0041638E" w:rsidRPr="00D65586">
        <w:rPr>
          <w:rFonts w:asciiTheme="minorHAnsi" w:hAnsiTheme="minorHAnsi"/>
          <w:i w:val="0"/>
          <w:sz w:val="24"/>
          <w:szCs w:val="24"/>
        </w:rPr>
        <w:t xml:space="preserve"> improve </w:t>
      </w:r>
      <w:r w:rsidR="00C73CED">
        <w:rPr>
          <w:rFonts w:asciiTheme="minorHAnsi" w:hAnsiTheme="minorHAnsi"/>
          <w:i w:val="0"/>
          <w:sz w:val="24"/>
          <w:szCs w:val="24"/>
        </w:rPr>
        <w:t xml:space="preserve">the cyber security posture of the D/As </w:t>
      </w:r>
      <w:r w:rsidR="00E42006" w:rsidRPr="00D65586">
        <w:rPr>
          <w:rFonts w:asciiTheme="minorHAnsi" w:hAnsiTheme="minorHAnsi"/>
          <w:i w:val="0"/>
          <w:sz w:val="24"/>
          <w:szCs w:val="24"/>
        </w:rPr>
        <w:t xml:space="preserve">while adding new </w:t>
      </w:r>
      <w:r w:rsidR="00E42006" w:rsidRPr="00D65586">
        <w:rPr>
          <w:rFonts w:asciiTheme="minorHAnsi" w:hAnsiTheme="minorHAnsi"/>
          <w:i w:val="0"/>
          <w:sz w:val="24"/>
          <w:szCs w:val="24"/>
        </w:rPr>
        <w:lastRenderedPageBreak/>
        <w:t>potential layers to solve additional threats related to Cloud, Legacy and Mobile systems</w:t>
      </w:r>
      <w:r w:rsidR="0041638E" w:rsidRPr="00D65586">
        <w:rPr>
          <w:rFonts w:asciiTheme="minorHAnsi" w:hAnsiTheme="minorHAnsi"/>
          <w:i w:val="0"/>
          <w:sz w:val="24"/>
          <w:szCs w:val="24"/>
        </w:rPr>
        <w:t>.</w:t>
      </w:r>
    </w:p>
    <w:p w14:paraId="1296A771" w14:textId="77777777" w:rsidR="00C73CED" w:rsidRPr="00D65586" w:rsidRDefault="00C73CED" w:rsidP="00D212A7">
      <w:pPr>
        <w:pStyle w:val="ParagraphItalics"/>
        <w:ind w:left="720"/>
        <w:rPr>
          <w:rFonts w:asciiTheme="minorHAnsi" w:hAnsiTheme="minorHAnsi"/>
          <w:i w:val="0"/>
          <w:sz w:val="24"/>
          <w:szCs w:val="24"/>
        </w:rPr>
      </w:pPr>
      <w:r>
        <w:rPr>
          <w:rFonts w:asciiTheme="minorHAnsi" w:hAnsiTheme="minorHAnsi"/>
          <w:i w:val="0"/>
          <w:sz w:val="24"/>
          <w:szCs w:val="24"/>
        </w:rPr>
        <w:t xml:space="preserve">Furthermore, the </w:t>
      </w:r>
      <w:r w:rsidR="00630A18">
        <w:rPr>
          <w:rFonts w:asciiTheme="minorHAnsi" w:hAnsiTheme="minorHAnsi"/>
          <w:i w:val="0"/>
          <w:sz w:val="24"/>
          <w:szCs w:val="24"/>
        </w:rPr>
        <w:t>new administration</w:t>
      </w:r>
      <w:r>
        <w:rPr>
          <w:rFonts w:asciiTheme="minorHAnsi" w:hAnsiTheme="minorHAnsi"/>
          <w:i w:val="0"/>
          <w:sz w:val="24"/>
          <w:szCs w:val="24"/>
        </w:rPr>
        <w:t xml:space="preserve"> is currently preparing </w:t>
      </w:r>
      <w:r w:rsidR="009660EF">
        <w:rPr>
          <w:rFonts w:asciiTheme="minorHAnsi" w:hAnsiTheme="minorHAnsi"/>
          <w:i w:val="0"/>
          <w:sz w:val="24"/>
          <w:szCs w:val="24"/>
        </w:rPr>
        <w:t>to draft a</w:t>
      </w:r>
      <w:r>
        <w:rPr>
          <w:rFonts w:asciiTheme="minorHAnsi" w:hAnsiTheme="minorHAnsi"/>
          <w:i w:val="0"/>
          <w:sz w:val="24"/>
          <w:szCs w:val="24"/>
        </w:rPr>
        <w:t xml:space="preserve"> new Executive Order to address the current cyber security issues across the D/As. The new architecture</w:t>
      </w:r>
      <w:r w:rsidR="00630A18">
        <w:rPr>
          <w:rFonts w:asciiTheme="minorHAnsi" w:hAnsiTheme="minorHAnsi"/>
          <w:i w:val="0"/>
          <w:sz w:val="24"/>
          <w:szCs w:val="24"/>
        </w:rPr>
        <w:t xml:space="preserve"> will address many of those issues and</w:t>
      </w:r>
      <w:r>
        <w:rPr>
          <w:rFonts w:asciiTheme="minorHAnsi" w:hAnsiTheme="minorHAnsi"/>
          <w:i w:val="0"/>
          <w:sz w:val="24"/>
          <w:szCs w:val="24"/>
        </w:rPr>
        <w:t xml:space="preserve"> </w:t>
      </w:r>
      <w:r w:rsidR="009660EF">
        <w:rPr>
          <w:rFonts w:asciiTheme="minorHAnsi" w:hAnsiTheme="minorHAnsi"/>
          <w:i w:val="0"/>
          <w:sz w:val="24"/>
          <w:szCs w:val="24"/>
        </w:rPr>
        <w:t>will align with N</w:t>
      </w:r>
      <w:r w:rsidR="00DC4176">
        <w:rPr>
          <w:rFonts w:asciiTheme="minorHAnsi" w:hAnsiTheme="minorHAnsi"/>
          <w:i w:val="0"/>
          <w:sz w:val="24"/>
          <w:szCs w:val="24"/>
        </w:rPr>
        <w:t xml:space="preserve">ational </w:t>
      </w:r>
      <w:r w:rsidR="009660EF">
        <w:rPr>
          <w:rFonts w:asciiTheme="minorHAnsi" w:hAnsiTheme="minorHAnsi"/>
          <w:i w:val="0"/>
          <w:sz w:val="24"/>
          <w:szCs w:val="24"/>
        </w:rPr>
        <w:t>P</w:t>
      </w:r>
      <w:r w:rsidR="00DC4176">
        <w:rPr>
          <w:rFonts w:asciiTheme="minorHAnsi" w:hAnsiTheme="minorHAnsi"/>
          <w:i w:val="0"/>
          <w:sz w:val="24"/>
          <w:szCs w:val="24"/>
        </w:rPr>
        <w:t xml:space="preserve">rotection and </w:t>
      </w:r>
      <w:r w:rsidR="009660EF">
        <w:rPr>
          <w:rFonts w:asciiTheme="minorHAnsi" w:hAnsiTheme="minorHAnsi"/>
          <w:i w:val="0"/>
          <w:sz w:val="24"/>
          <w:szCs w:val="24"/>
        </w:rPr>
        <w:t>P</w:t>
      </w:r>
      <w:r w:rsidR="00DC4176">
        <w:rPr>
          <w:rFonts w:asciiTheme="minorHAnsi" w:hAnsiTheme="minorHAnsi"/>
          <w:i w:val="0"/>
          <w:sz w:val="24"/>
          <w:szCs w:val="24"/>
        </w:rPr>
        <w:t xml:space="preserve">rotection </w:t>
      </w:r>
      <w:r w:rsidR="009660EF">
        <w:rPr>
          <w:rFonts w:asciiTheme="minorHAnsi" w:hAnsiTheme="minorHAnsi"/>
          <w:i w:val="0"/>
          <w:sz w:val="24"/>
          <w:szCs w:val="24"/>
        </w:rPr>
        <w:t>D</w:t>
      </w:r>
      <w:r w:rsidR="00DC4176">
        <w:rPr>
          <w:rFonts w:asciiTheme="minorHAnsi" w:hAnsiTheme="minorHAnsi"/>
          <w:i w:val="0"/>
          <w:sz w:val="24"/>
          <w:szCs w:val="24"/>
        </w:rPr>
        <w:t>ivision (NPPD)</w:t>
      </w:r>
      <w:r w:rsidR="009660EF">
        <w:rPr>
          <w:rFonts w:asciiTheme="minorHAnsi" w:hAnsiTheme="minorHAnsi"/>
          <w:i w:val="0"/>
          <w:sz w:val="24"/>
          <w:szCs w:val="24"/>
        </w:rPr>
        <w:t xml:space="preserve"> and O</w:t>
      </w:r>
      <w:r w:rsidR="00DC4176">
        <w:rPr>
          <w:rFonts w:asciiTheme="minorHAnsi" w:hAnsiTheme="minorHAnsi"/>
          <w:i w:val="0"/>
          <w:sz w:val="24"/>
          <w:szCs w:val="24"/>
        </w:rPr>
        <w:t xml:space="preserve">ffice of Management and </w:t>
      </w:r>
      <w:r w:rsidR="009660EF">
        <w:rPr>
          <w:rFonts w:asciiTheme="minorHAnsi" w:hAnsiTheme="minorHAnsi"/>
          <w:i w:val="0"/>
          <w:sz w:val="24"/>
          <w:szCs w:val="24"/>
        </w:rPr>
        <w:t>B</w:t>
      </w:r>
      <w:r w:rsidR="00DC4176">
        <w:rPr>
          <w:rFonts w:asciiTheme="minorHAnsi" w:hAnsiTheme="minorHAnsi"/>
          <w:i w:val="0"/>
          <w:sz w:val="24"/>
          <w:szCs w:val="24"/>
        </w:rPr>
        <w:t>udget (OMB) oversight</w:t>
      </w:r>
      <w:r>
        <w:rPr>
          <w:rFonts w:asciiTheme="minorHAnsi" w:hAnsiTheme="minorHAnsi"/>
          <w:i w:val="0"/>
          <w:sz w:val="24"/>
          <w:szCs w:val="24"/>
        </w:rPr>
        <w:t>.</w:t>
      </w:r>
    </w:p>
    <w:p w14:paraId="38A254B8" w14:textId="77777777" w:rsidR="00D55A25" w:rsidRPr="00D65586" w:rsidRDefault="0041638E" w:rsidP="00D212A7">
      <w:pPr>
        <w:pStyle w:val="ParagraphItalics"/>
        <w:ind w:left="720"/>
        <w:rPr>
          <w:rFonts w:asciiTheme="minorHAnsi" w:hAnsiTheme="minorHAnsi"/>
          <w:i w:val="0"/>
          <w:sz w:val="24"/>
          <w:szCs w:val="24"/>
        </w:rPr>
      </w:pPr>
      <w:r w:rsidRPr="00D65586">
        <w:rPr>
          <w:rFonts w:asciiTheme="minorHAnsi" w:hAnsiTheme="minorHAnsi"/>
          <w:b/>
          <w:i w:val="0"/>
          <w:sz w:val="24"/>
          <w:szCs w:val="24"/>
          <w:u w:val="single"/>
        </w:rPr>
        <w:t>Department Alignment</w:t>
      </w:r>
      <w:r w:rsidR="0031407E" w:rsidRPr="00D65586">
        <w:rPr>
          <w:rFonts w:asciiTheme="minorHAnsi" w:hAnsiTheme="minorHAnsi"/>
          <w:i w:val="0"/>
          <w:sz w:val="24"/>
          <w:szCs w:val="24"/>
        </w:rPr>
        <w:t xml:space="preserve">: </w:t>
      </w:r>
      <w:r w:rsidRPr="00D65586">
        <w:rPr>
          <w:rFonts w:asciiTheme="minorHAnsi" w:hAnsiTheme="minorHAnsi"/>
          <w:i w:val="0"/>
          <w:sz w:val="24"/>
          <w:szCs w:val="24"/>
        </w:rPr>
        <w:br/>
      </w:r>
      <w:r w:rsidR="00D55A25" w:rsidRPr="00D65586">
        <w:rPr>
          <w:rFonts w:asciiTheme="minorHAnsi" w:hAnsiTheme="minorHAnsi"/>
          <w:i w:val="0"/>
          <w:sz w:val="24"/>
          <w:szCs w:val="24"/>
        </w:rPr>
        <w:t xml:space="preserve">The 2014 Quadrennial Homeland </w:t>
      </w:r>
      <w:r w:rsidRPr="00D65586">
        <w:rPr>
          <w:rFonts w:asciiTheme="minorHAnsi" w:hAnsiTheme="minorHAnsi"/>
          <w:i w:val="0"/>
          <w:sz w:val="24"/>
          <w:szCs w:val="24"/>
        </w:rPr>
        <w:t>Security</w:t>
      </w:r>
      <w:r w:rsidR="00D55A25" w:rsidRPr="00D65586">
        <w:rPr>
          <w:rFonts w:asciiTheme="minorHAnsi" w:hAnsiTheme="minorHAnsi"/>
          <w:i w:val="0"/>
          <w:sz w:val="24"/>
          <w:szCs w:val="24"/>
        </w:rPr>
        <w:t xml:space="preserve"> Review (QHSR), calls for </w:t>
      </w:r>
      <w:r w:rsidRPr="00D65586">
        <w:rPr>
          <w:rFonts w:asciiTheme="minorHAnsi" w:hAnsiTheme="minorHAnsi"/>
          <w:i w:val="0"/>
          <w:sz w:val="24"/>
          <w:szCs w:val="24"/>
        </w:rPr>
        <w:t xml:space="preserve">Safeguarding and </w:t>
      </w:r>
      <w:r w:rsidR="00D55A25" w:rsidRPr="00D65586">
        <w:rPr>
          <w:rFonts w:asciiTheme="minorHAnsi" w:hAnsiTheme="minorHAnsi"/>
          <w:i w:val="0"/>
          <w:sz w:val="24"/>
          <w:szCs w:val="24"/>
        </w:rPr>
        <w:t xml:space="preserve">Securing Cyberspace as one of </w:t>
      </w:r>
      <w:r w:rsidR="0031407E" w:rsidRPr="00D65586">
        <w:rPr>
          <w:rFonts w:asciiTheme="minorHAnsi" w:hAnsiTheme="minorHAnsi"/>
          <w:i w:val="0"/>
          <w:sz w:val="24"/>
          <w:szCs w:val="24"/>
        </w:rPr>
        <w:t>its</w:t>
      </w:r>
      <w:r w:rsidR="00D55A25" w:rsidRPr="00D65586">
        <w:rPr>
          <w:rFonts w:asciiTheme="minorHAnsi" w:hAnsiTheme="minorHAnsi"/>
          <w:i w:val="0"/>
          <w:sz w:val="24"/>
          <w:szCs w:val="24"/>
        </w:rPr>
        <w:t xml:space="preserve"> primary missions.  There are several </w:t>
      </w:r>
      <w:r w:rsidRPr="00D65586">
        <w:rPr>
          <w:rFonts w:asciiTheme="minorHAnsi" w:hAnsiTheme="minorHAnsi"/>
          <w:i w:val="0"/>
          <w:sz w:val="24"/>
          <w:szCs w:val="24"/>
        </w:rPr>
        <w:t>corresponding</w:t>
      </w:r>
      <w:r w:rsidR="00D55A25" w:rsidRPr="00D65586">
        <w:rPr>
          <w:rFonts w:asciiTheme="minorHAnsi" w:hAnsiTheme="minorHAnsi"/>
          <w:i w:val="0"/>
          <w:sz w:val="24"/>
          <w:szCs w:val="24"/>
        </w:rPr>
        <w:t xml:space="preserve"> goals under </w:t>
      </w:r>
      <w:r w:rsidR="00780B43" w:rsidRPr="00D65586">
        <w:rPr>
          <w:rFonts w:asciiTheme="minorHAnsi" w:hAnsiTheme="minorHAnsi"/>
          <w:i w:val="0"/>
          <w:sz w:val="24"/>
          <w:szCs w:val="24"/>
        </w:rPr>
        <w:t>Mission</w:t>
      </w:r>
      <w:r w:rsidR="00D55A25" w:rsidRPr="00D65586">
        <w:rPr>
          <w:rFonts w:asciiTheme="minorHAnsi" w:hAnsiTheme="minorHAnsi"/>
          <w:i w:val="0"/>
          <w:sz w:val="24"/>
          <w:szCs w:val="24"/>
        </w:rPr>
        <w:t xml:space="preserve"> 4. In </w:t>
      </w:r>
      <w:r w:rsidR="00780B43" w:rsidRPr="00D65586">
        <w:rPr>
          <w:rFonts w:asciiTheme="minorHAnsi" w:hAnsiTheme="minorHAnsi"/>
          <w:i w:val="0"/>
          <w:sz w:val="24"/>
          <w:szCs w:val="24"/>
        </w:rPr>
        <w:t>particular</w:t>
      </w:r>
      <w:r w:rsidR="00D55A25" w:rsidRPr="00D65586">
        <w:rPr>
          <w:rFonts w:asciiTheme="minorHAnsi" w:hAnsiTheme="minorHAnsi"/>
          <w:i w:val="0"/>
          <w:sz w:val="24"/>
          <w:szCs w:val="24"/>
        </w:rPr>
        <w:t xml:space="preserve">, </w:t>
      </w:r>
      <w:r w:rsidRPr="00D65586">
        <w:rPr>
          <w:rFonts w:asciiTheme="minorHAnsi" w:hAnsiTheme="minorHAnsi"/>
          <w:i w:val="0"/>
          <w:sz w:val="24"/>
          <w:szCs w:val="24"/>
        </w:rPr>
        <w:t xml:space="preserve">Goal 4.2: Secure the Federal Civilian Government Information Technology Enterprise will be addressed by the </w:t>
      </w:r>
      <w:r w:rsidR="0022031F" w:rsidRPr="00D65586">
        <w:rPr>
          <w:rFonts w:asciiTheme="minorHAnsi" w:hAnsiTheme="minorHAnsi"/>
          <w:i w:val="0"/>
          <w:sz w:val="24"/>
          <w:szCs w:val="24"/>
        </w:rPr>
        <w:t>Cyber.gov</w:t>
      </w:r>
      <w:r w:rsidRPr="00D65586">
        <w:rPr>
          <w:rFonts w:asciiTheme="minorHAnsi" w:hAnsiTheme="minorHAnsi"/>
          <w:i w:val="0"/>
          <w:sz w:val="24"/>
          <w:szCs w:val="24"/>
        </w:rPr>
        <w:t xml:space="preserve"> research.</w:t>
      </w:r>
    </w:p>
    <w:p w14:paraId="4698F94D" w14:textId="77777777" w:rsidR="0041638E" w:rsidRPr="00D65586" w:rsidRDefault="0041638E" w:rsidP="00D212A7">
      <w:pPr>
        <w:pStyle w:val="ParagraphItalics"/>
        <w:ind w:left="720"/>
        <w:rPr>
          <w:rFonts w:asciiTheme="minorHAnsi" w:hAnsiTheme="minorHAnsi"/>
          <w:b/>
          <w:i w:val="0"/>
          <w:sz w:val="24"/>
          <w:szCs w:val="24"/>
          <w:u w:val="single"/>
        </w:rPr>
      </w:pPr>
      <w:r w:rsidRPr="00D65586">
        <w:rPr>
          <w:rFonts w:asciiTheme="minorHAnsi" w:hAnsiTheme="minorHAnsi"/>
          <w:b/>
          <w:i w:val="0"/>
          <w:sz w:val="24"/>
          <w:szCs w:val="24"/>
          <w:u w:val="single"/>
        </w:rPr>
        <w:t>S&amp;T Directorate Alignment</w:t>
      </w:r>
      <w:r w:rsidR="00FF7EA9" w:rsidRPr="00D65586">
        <w:rPr>
          <w:rFonts w:asciiTheme="minorHAnsi" w:hAnsiTheme="minorHAnsi"/>
          <w:b/>
          <w:i w:val="0"/>
          <w:sz w:val="24"/>
          <w:szCs w:val="24"/>
          <w:u w:val="single"/>
        </w:rPr>
        <w:t>:</w:t>
      </w:r>
    </w:p>
    <w:p w14:paraId="75A0CC5F" w14:textId="77777777" w:rsidR="00FF7EA9" w:rsidRPr="00D65586" w:rsidRDefault="0031407E" w:rsidP="00D212A7">
      <w:pPr>
        <w:pStyle w:val="ParagraphItalics"/>
        <w:ind w:left="720"/>
        <w:rPr>
          <w:rFonts w:asciiTheme="minorHAnsi" w:hAnsiTheme="minorHAnsi"/>
          <w:i w:val="0"/>
          <w:sz w:val="24"/>
          <w:szCs w:val="24"/>
        </w:rPr>
      </w:pPr>
      <w:r w:rsidRPr="00D65586">
        <w:rPr>
          <w:rFonts w:asciiTheme="minorHAnsi" w:hAnsiTheme="minorHAnsi"/>
          <w:i w:val="0"/>
          <w:sz w:val="24"/>
          <w:szCs w:val="24"/>
        </w:rPr>
        <w:t xml:space="preserve">One element of the S&amp;T Strategic Plan is to </w:t>
      </w:r>
      <w:r w:rsidR="00080339" w:rsidRPr="00D65586">
        <w:rPr>
          <w:rFonts w:asciiTheme="minorHAnsi" w:hAnsiTheme="minorHAnsi"/>
          <w:i w:val="0"/>
          <w:sz w:val="24"/>
          <w:szCs w:val="24"/>
        </w:rPr>
        <w:t>d</w:t>
      </w:r>
      <w:r w:rsidR="00FF7EA9" w:rsidRPr="00D65586">
        <w:rPr>
          <w:rFonts w:asciiTheme="minorHAnsi" w:hAnsiTheme="minorHAnsi"/>
          <w:i w:val="0"/>
          <w:sz w:val="24"/>
          <w:szCs w:val="24"/>
        </w:rPr>
        <w:t xml:space="preserve">eliver </w:t>
      </w:r>
      <w:r w:rsidR="00080339" w:rsidRPr="00D65586">
        <w:rPr>
          <w:rFonts w:asciiTheme="minorHAnsi" w:hAnsiTheme="minorHAnsi"/>
          <w:i w:val="0"/>
          <w:sz w:val="24"/>
          <w:szCs w:val="24"/>
        </w:rPr>
        <w:t>f</w:t>
      </w:r>
      <w:r w:rsidR="00FF7EA9" w:rsidRPr="00D65586">
        <w:rPr>
          <w:rFonts w:asciiTheme="minorHAnsi" w:hAnsiTheme="minorHAnsi"/>
          <w:i w:val="0"/>
          <w:sz w:val="24"/>
          <w:szCs w:val="24"/>
        </w:rPr>
        <w:t xml:space="preserve">orce </w:t>
      </w:r>
      <w:r w:rsidR="00080339" w:rsidRPr="00D65586">
        <w:rPr>
          <w:rFonts w:asciiTheme="minorHAnsi" w:hAnsiTheme="minorHAnsi"/>
          <w:i w:val="0"/>
          <w:sz w:val="24"/>
          <w:szCs w:val="24"/>
        </w:rPr>
        <w:t>m</w:t>
      </w:r>
      <w:r w:rsidR="00FF7EA9" w:rsidRPr="00D65586">
        <w:rPr>
          <w:rFonts w:asciiTheme="minorHAnsi" w:hAnsiTheme="minorHAnsi"/>
          <w:i w:val="0"/>
          <w:sz w:val="24"/>
          <w:szCs w:val="24"/>
        </w:rPr>
        <w:t>ultiplying solutions by</w:t>
      </w:r>
      <w:r w:rsidR="00780B43" w:rsidRPr="00D65586">
        <w:rPr>
          <w:rFonts w:asciiTheme="minorHAnsi" w:hAnsiTheme="minorHAnsi"/>
          <w:i w:val="0"/>
          <w:sz w:val="24"/>
          <w:szCs w:val="24"/>
        </w:rPr>
        <w:t xml:space="preserve"> “</w:t>
      </w:r>
      <w:r w:rsidR="00366068" w:rsidRPr="00D65586">
        <w:rPr>
          <w:rFonts w:asciiTheme="minorHAnsi" w:hAnsiTheme="minorHAnsi"/>
          <w:i w:val="0"/>
          <w:sz w:val="24"/>
          <w:szCs w:val="24"/>
        </w:rPr>
        <w:t>mak</w:t>
      </w:r>
      <w:r w:rsidR="00780B43" w:rsidRPr="00D65586">
        <w:rPr>
          <w:rFonts w:asciiTheme="minorHAnsi" w:hAnsiTheme="minorHAnsi"/>
          <w:i w:val="0"/>
          <w:sz w:val="24"/>
          <w:szCs w:val="24"/>
        </w:rPr>
        <w:t>ing strategic investments</w:t>
      </w:r>
      <w:r w:rsidR="00366068" w:rsidRPr="00D65586">
        <w:rPr>
          <w:rFonts w:asciiTheme="minorHAnsi" w:hAnsiTheme="minorHAnsi"/>
          <w:i w:val="0"/>
          <w:sz w:val="24"/>
          <w:szCs w:val="24"/>
        </w:rPr>
        <w:t xml:space="preserve"> in high-impact, priority areas</w:t>
      </w:r>
      <w:r w:rsidR="00780B43" w:rsidRPr="00D65586">
        <w:rPr>
          <w:rFonts w:asciiTheme="minorHAnsi" w:hAnsiTheme="minorHAnsi"/>
          <w:i w:val="0"/>
          <w:sz w:val="24"/>
          <w:szCs w:val="24"/>
        </w:rPr>
        <w:t>”.  Since NCPS is used by CS&amp;C across all Federal Agencies in the .</w:t>
      </w:r>
      <w:r w:rsidR="00C73CED">
        <w:rPr>
          <w:rFonts w:asciiTheme="minorHAnsi" w:hAnsiTheme="minorHAnsi"/>
          <w:i w:val="0"/>
          <w:sz w:val="24"/>
          <w:szCs w:val="24"/>
        </w:rPr>
        <w:t>G</w:t>
      </w:r>
      <w:r w:rsidR="00780B43" w:rsidRPr="00D65586">
        <w:rPr>
          <w:rFonts w:asciiTheme="minorHAnsi" w:hAnsiTheme="minorHAnsi"/>
          <w:i w:val="0"/>
          <w:sz w:val="24"/>
          <w:szCs w:val="24"/>
        </w:rPr>
        <w:t xml:space="preserve">ov domain, this investment has the potential to make a tremendous impact in the overall federal </w:t>
      </w:r>
      <w:r w:rsidR="00080339" w:rsidRPr="00D65586">
        <w:rPr>
          <w:rFonts w:asciiTheme="minorHAnsi" w:hAnsiTheme="minorHAnsi"/>
          <w:i w:val="0"/>
          <w:sz w:val="24"/>
          <w:szCs w:val="24"/>
        </w:rPr>
        <w:t>c</w:t>
      </w:r>
      <w:r w:rsidR="00780B43" w:rsidRPr="00D65586">
        <w:rPr>
          <w:rFonts w:asciiTheme="minorHAnsi" w:hAnsiTheme="minorHAnsi"/>
          <w:i w:val="0"/>
          <w:sz w:val="24"/>
          <w:szCs w:val="24"/>
        </w:rPr>
        <w:t xml:space="preserve">ivilian network </w:t>
      </w:r>
      <w:r w:rsidR="00080339" w:rsidRPr="00D65586">
        <w:rPr>
          <w:rFonts w:asciiTheme="minorHAnsi" w:hAnsiTheme="minorHAnsi"/>
          <w:i w:val="0"/>
          <w:sz w:val="24"/>
          <w:szCs w:val="24"/>
        </w:rPr>
        <w:t>c</w:t>
      </w:r>
      <w:r w:rsidR="00780B43" w:rsidRPr="00D65586">
        <w:rPr>
          <w:rFonts w:asciiTheme="minorHAnsi" w:hAnsiTheme="minorHAnsi"/>
          <w:i w:val="0"/>
          <w:sz w:val="24"/>
          <w:szCs w:val="24"/>
        </w:rPr>
        <w:t xml:space="preserve">ybersecurity posture. </w:t>
      </w:r>
      <w:r w:rsidR="00C73CED">
        <w:rPr>
          <w:rFonts w:asciiTheme="minorHAnsi" w:hAnsiTheme="minorHAnsi"/>
          <w:i w:val="0"/>
          <w:sz w:val="24"/>
          <w:szCs w:val="24"/>
        </w:rPr>
        <w:t>The new cyber security architecture designed by the Cyber.gov team will be deployable not only by the Federal D/As but also by State, Local and even private sector companies</w:t>
      </w:r>
      <w:r w:rsidR="00DC4176">
        <w:rPr>
          <w:rFonts w:asciiTheme="minorHAnsi" w:hAnsiTheme="minorHAnsi"/>
          <w:i w:val="0"/>
          <w:sz w:val="24"/>
          <w:szCs w:val="24"/>
        </w:rPr>
        <w:t xml:space="preserve"> as governed by NPPD and OMB</w:t>
      </w:r>
      <w:r w:rsidR="00C73CED">
        <w:rPr>
          <w:rFonts w:asciiTheme="minorHAnsi" w:hAnsiTheme="minorHAnsi"/>
          <w:i w:val="0"/>
          <w:sz w:val="24"/>
          <w:szCs w:val="24"/>
        </w:rPr>
        <w:t xml:space="preserve">. </w:t>
      </w:r>
    </w:p>
    <w:p w14:paraId="34CD4AB4" w14:textId="77777777" w:rsidR="00792199" w:rsidRPr="00D65586" w:rsidRDefault="001D1BBF" w:rsidP="00D212A7">
      <w:pPr>
        <w:pStyle w:val="ParagraphItalics"/>
        <w:ind w:left="720"/>
        <w:rPr>
          <w:rFonts w:asciiTheme="minorHAnsi" w:hAnsiTheme="minorHAnsi"/>
          <w:i w:val="0"/>
          <w:sz w:val="24"/>
          <w:szCs w:val="24"/>
        </w:rPr>
      </w:pPr>
      <w:r w:rsidRPr="00D65586">
        <w:rPr>
          <w:rFonts w:asciiTheme="minorHAnsi" w:hAnsiTheme="minorHAnsi"/>
          <w:i w:val="0"/>
          <w:sz w:val="24"/>
          <w:szCs w:val="24"/>
        </w:rPr>
        <w:t>T</w:t>
      </w:r>
      <w:r w:rsidR="001072C3" w:rsidRPr="00D65586">
        <w:rPr>
          <w:rFonts w:asciiTheme="minorHAnsi" w:hAnsiTheme="minorHAnsi"/>
          <w:i w:val="0"/>
          <w:sz w:val="24"/>
          <w:szCs w:val="24"/>
        </w:rPr>
        <w:t>h</w:t>
      </w:r>
      <w:r w:rsidR="00083534" w:rsidRPr="00D65586">
        <w:rPr>
          <w:rFonts w:asciiTheme="minorHAnsi" w:hAnsiTheme="minorHAnsi"/>
          <w:i w:val="0"/>
          <w:sz w:val="24"/>
          <w:szCs w:val="24"/>
        </w:rPr>
        <w:t xml:space="preserve">is project will establish </w:t>
      </w:r>
      <w:r w:rsidR="00792199" w:rsidRPr="00D65586">
        <w:rPr>
          <w:rFonts w:asciiTheme="minorHAnsi" w:hAnsiTheme="minorHAnsi"/>
          <w:i w:val="0"/>
          <w:sz w:val="24"/>
          <w:szCs w:val="24"/>
        </w:rPr>
        <w:t>research</w:t>
      </w:r>
      <w:r w:rsidR="00083534" w:rsidRPr="00D65586">
        <w:rPr>
          <w:rFonts w:asciiTheme="minorHAnsi" w:hAnsiTheme="minorHAnsi"/>
          <w:i w:val="0"/>
          <w:sz w:val="24"/>
          <w:szCs w:val="24"/>
        </w:rPr>
        <w:t xml:space="preserve"> leadership position for S&amp;T by</w:t>
      </w:r>
      <w:r w:rsidR="00792199" w:rsidRPr="00D65586">
        <w:rPr>
          <w:rFonts w:asciiTheme="minorHAnsi" w:hAnsiTheme="minorHAnsi"/>
          <w:i w:val="0"/>
          <w:sz w:val="24"/>
          <w:szCs w:val="24"/>
        </w:rPr>
        <w:t>:</w:t>
      </w:r>
    </w:p>
    <w:p w14:paraId="42B7AE56" w14:textId="77777777" w:rsidR="00792199" w:rsidRPr="00D65586" w:rsidRDefault="00792199" w:rsidP="00792199">
      <w:pPr>
        <w:pStyle w:val="ParagraphItalics"/>
        <w:numPr>
          <w:ilvl w:val="0"/>
          <w:numId w:val="15"/>
        </w:numPr>
        <w:rPr>
          <w:rFonts w:asciiTheme="minorHAnsi" w:hAnsiTheme="minorHAnsi"/>
          <w:i w:val="0"/>
          <w:sz w:val="24"/>
          <w:szCs w:val="24"/>
        </w:rPr>
      </w:pPr>
      <w:r w:rsidRPr="00D65586">
        <w:rPr>
          <w:rFonts w:asciiTheme="minorHAnsi" w:hAnsiTheme="minorHAnsi"/>
          <w:i w:val="0"/>
          <w:sz w:val="24"/>
          <w:szCs w:val="24"/>
        </w:rPr>
        <w:t xml:space="preserve">Demonstrating the value of </w:t>
      </w:r>
      <w:r w:rsidR="002229A0" w:rsidRPr="00D65586">
        <w:rPr>
          <w:rFonts w:asciiTheme="minorHAnsi" w:hAnsiTheme="minorHAnsi"/>
          <w:i w:val="0"/>
          <w:sz w:val="24"/>
          <w:szCs w:val="24"/>
        </w:rPr>
        <w:t xml:space="preserve">up front </w:t>
      </w:r>
      <w:r w:rsidRPr="00D65586">
        <w:rPr>
          <w:rFonts w:asciiTheme="minorHAnsi" w:hAnsiTheme="minorHAnsi"/>
          <w:i w:val="0"/>
          <w:sz w:val="24"/>
          <w:szCs w:val="24"/>
        </w:rPr>
        <w:t>systems and architectural analysis for cybersecurity defense of a distributed network</w:t>
      </w:r>
    </w:p>
    <w:p w14:paraId="1BA7F602" w14:textId="77777777" w:rsidR="00792199" w:rsidRPr="00D65586" w:rsidRDefault="00792199" w:rsidP="00792199">
      <w:pPr>
        <w:pStyle w:val="ParagraphItalics"/>
        <w:numPr>
          <w:ilvl w:val="0"/>
          <w:numId w:val="15"/>
        </w:numPr>
        <w:rPr>
          <w:rFonts w:asciiTheme="minorHAnsi" w:hAnsiTheme="minorHAnsi"/>
          <w:i w:val="0"/>
          <w:sz w:val="24"/>
          <w:szCs w:val="24"/>
        </w:rPr>
      </w:pPr>
      <w:r w:rsidRPr="00D65586">
        <w:rPr>
          <w:rFonts w:asciiTheme="minorHAnsi" w:hAnsiTheme="minorHAnsi"/>
          <w:i w:val="0"/>
          <w:sz w:val="24"/>
          <w:szCs w:val="24"/>
        </w:rPr>
        <w:t>Demonstrating S&amp;T research capabilities outside of the Department – through working with other D/As that use NCPS</w:t>
      </w:r>
    </w:p>
    <w:p w14:paraId="15955943" w14:textId="77777777" w:rsidR="002229A0" w:rsidRPr="00D65586" w:rsidRDefault="002229A0" w:rsidP="00792199">
      <w:pPr>
        <w:pStyle w:val="ParagraphItalics"/>
        <w:numPr>
          <w:ilvl w:val="0"/>
          <w:numId w:val="15"/>
        </w:numPr>
        <w:rPr>
          <w:rFonts w:asciiTheme="minorHAnsi" w:hAnsiTheme="minorHAnsi"/>
          <w:i w:val="0"/>
          <w:sz w:val="24"/>
          <w:szCs w:val="24"/>
        </w:rPr>
      </w:pPr>
      <w:r w:rsidRPr="00D65586">
        <w:rPr>
          <w:rFonts w:asciiTheme="minorHAnsi" w:hAnsiTheme="minorHAnsi"/>
          <w:i w:val="0"/>
          <w:sz w:val="24"/>
          <w:szCs w:val="24"/>
        </w:rPr>
        <w:lastRenderedPageBreak/>
        <w:t xml:space="preserve">Demonstrating </w:t>
      </w:r>
      <w:r w:rsidR="00FF7EA9" w:rsidRPr="00D65586">
        <w:rPr>
          <w:rFonts w:asciiTheme="minorHAnsi" w:hAnsiTheme="minorHAnsi"/>
          <w:i w:val="0"/>
          <w:sz w:val="24"/>
          <w:szCs w:val="24"/>
        </w:rPr>
        <w:t xml:space="preserve">the positive </w:t>
      </w:r>
      <w:r w:rsidRPr="00D65586">
        <w:rPr>
          <w:rFonts w:asciiTheme="minorHAnsi" w:hAnsiTheme="minorHAnsi"/>
          <w:i w:val="0"/>
          <w:sz w:val="24"/>
          <w:szCs w:val="24"/>
        </w:rPr>
        <w:t>impact S&amp;T can have on a major acquisition program</w:t>
      </w:r>
      <w:r w:rsidR="00366068" w:rsidRPr="00D65586">
        <w:rPr>
          <w:rFonts w:asciiTheme="minorHAnsi" w:hAnsiTheme="minorHAnsi"/>
          <w:i w:val="0"/>
          <w:sz w:val="24"/>
          <w:szCs w:val="24"/>
        </w:rPr>
        <w:t xml:space="preserve"> by demonstrating the art of the possible in the near term (1-2) years versus the longer term that some view the R&amp;D timeline as.</w:t>
      </w:r>
    </w:p>
    <w:p w14:paraId="1D8E0B1A" w14:textId="77777777" w:rsidR="0053232C" w:rsidRPr="00D65586" w:rsidRDefault="0053232C" w:rsidP="007F30B7">
      <w:pPr>
        <w:pStyle w:val="Heading2"/>
        <w:tabs>
          <w:tab w:val="left" w:pos="990"/>
          <w:tab w:val="left" w:pos="1710"/>
        </w:tabs>
        <w:ind w:left="720" w:hanging="270"/>
        <w:rPr>
          <w:rFonts w:asciiTheme="minorHAnsi" w:hAnsiTheme="minorHAnsi" w:cs="Times New Roman"/>
        </w:rPr>
      </w:pPr>
      <w:bookmarkStart w:id="34" w:name="_Toc315868965"/>
      <w:bookmarkStart w:id="35" w:name="_Toc364771663"/>
      <w:bookmarkStart w:id="36" w:name="_Toc474764694"/>
      <w:r w:rsidRPr="00D65586">
        <w:rPr>
          <w:rFonts w:asciiTheme="minorHAnsi" w:hAnsiTheme="minorHAnsi" w:cs="Times New Roman"/>
        </w:rPr>
        <w:t>Customer(s)</w:t>
      </w:r>
      <w:bookmarkEnd w:id="34"/>
      <w:bookmarkEnd w:id="35"/>
      <w:bookmarkEnd w:id="36"/>
    </w:p>
    <w:p w14:paraId="71799710" w14:textId="77777777" w:rsidR="005F247C" w:rsidRDefault="006B5C2D" w:rsidP="008D49A8">
      <w:pPr>
        <w:pStyle w:val="ParagraphBAH"/>
        <w:spacing w:before="60" w:after="120" w:line="240" w:lineRule="auto"/>
        <w:ind w:left="720"/>
        <w:rPr>
          <w:rFonts w:asciiTheme="minorHAnsi" w:hAnsiTheme="minorHAnsi" w:cs="Times New Roman"/>
          <w:szCs w:val="24"/>
        </w:rPr>
      </w:pPr>
      <w:r w:rsidRPr="00D65586">
        <w:rPr>
          <w:rFonts w:asciiTheme="minorHAnsi" w:hAnsiTheme="minorHAnsi" w:cs="Times New Roman"/>
          <w:szCs w:val="24"/>
        </w:rPr>
        <w:t xml:space="preserve">The primary customers for </w:t>
      </w:r>
      <w:r w:rsidR="0022031F" w:rsidRPr="00D65586">
        <w:rPr>
          <w:rFonts w:asciiTheme="minorHAnsi" w:hAnsiTheme="minorHAnsi" w:cs="Times New Roman"/>
          <w:szCs w:val="24"/>
        </w:rPr>
        <w:t>Cyber.gov</w:t>
      </w:r>
      <w:r w:rsidR="001072C3" w:rsidRPr="00D65586">
        <w:rPr>
          <w:rFonts w:asciiTheme="minorHAnsi" w:hAnsiTheme="minorHAnsi" w:cs="Times New Roman"/>
          <w:szCs w:val="24"/>
        </w:rPr>
        <w:t xml:space="preserve"> are</w:t>
      </w:r>
      <w:r w:rsidR="00DC4176">
        <w:rPr>
          <w:rFonts w:asciiTheme="minorHAnsi" w:hAnsiTheme="minorHAnsi" w:cs="Times New Roman"/>
          <w:szCs w:val="24"/>
        </w:rPr>
        <w:t xml:space="preserve"> OMB,</w:t>
      </w:r>
      <w:r w:rsidR="001072C3" w:rsidRPr="00D65586">
        <w:rPr>
          <w:rFonts w:asciiTheme="minorHAnsi" w:hAnsiTheme="minorHAnsi" w:cs="Times New Roman"/>
          <w:szCs w:val="24"/>
        </w:rPr>
        <w:t xml:space="preserve"> </w:t>
      </w:r>
      <w:r w:rsidR="00C73CED">
        <w:rPr>
          <w:rFonts w:asciiTheme="minorHAnsi" w:hAnsiTheme="minorHAnsi" w:cs="Times New Roman"/>
          <w:szCs w:val="24"/>
        </w:rPr>
        <w:t>every</w:t>
      </w:r>
      <w:r w:rsidR="00A511A5" w:rsidRPr="00D65586">
        <w:rPr>
          <w:rFonts w:asciiTheme="minorHAnsi" w:hAnsiTheme="minorHAnsi" w:cs="Times New Roman"/>
          <w:szCs w:val="24"/>
        </w:rPr>
        <w:t xml:space="preserve"> D/As</w:t>
      </w:r>
      <w:r w:rsidR="00EB5AC3" w:rsidRPr="00D65586">
        <w:rPr>
          <w:rFonts w:asciiTheme="minorHAnsi" w:hAnsiTheme="minorHAnsi" w:cs="Times New Roman"/>
          <w:szCs w:val="24"/>
        </w:rPr>
        <w:t>, the state and local CIOs/CISOs, the public sector and CS&amp;C</w:t>
      </w:r>
      <w:r w:rsidR="00A511A5" w:rsidRPr="00D65586">
        <w:rPr>
          <w:rFonts w:asciiTheme="minorHAnsi" w:hAnsiTheme="minorHAnsi" w:cs="Times New Roman"/>
          <w:szCs w:val="24"/>
        </w:rPr>
        <w:t>.</w:t>
      </w:r>
      <w:r w:rsidR="00E11BE9" w:rsidRPr="00D65586">
        <w:rPr>
          <w:rFonts w:asciiTheme="minorHAnsi" w:hAnsiTheme="minorHAnsi" w:cs="Times New Roman"/>
          <w:szCs w:val="24"/>
        </w:rPr>
        <w:t xml:space="preserve">  </w:t>
      </w:r>
      <w:r w:rsidR="00055135" w:rsidRPr="00D65586">
        <w:rPr>
          <w:rFonts w:asciiTheme="minorHAnsi" w:hAnsiTheme="minorHAnsi" w:cs="Times New Roman"/>
          <w:szCs w:val="24"/>
        </w:rPr>
        <w:t>This is described in more detai</w:t>
      </w:r>
      <w:r w:rsidR="00792199" w:rsidRPr="00D65586">
        <w:rPr>
          <w:rFonts w:asciiTheme="minorHAnsi" w:hAnsiTheme="minorHAnsi" w:cs="Times New Roman"/>
          <w:szCs w:val="24"/>
        </w:rPr>
        <w:t>l i</w:t>
      </w:r>
      <w:r w:rsidR="00055135" w:rsidRPr="00D65586">
        <w:rPr>
          <w:rFonts w:asciiTheme="minorHAnsi" w:hAnsiTheme="minorHAnsi" w:cs="Times New Roman"/>
          <w:szCs w:val="24"/>
        </w:rPr>
        <w:t xml:space="preserve">n Section </w:t>
      </w:r>
      <w:r w:rsidR="00366068" w:rsidRPr="00D65586">
        <w:rPr>
          <w:rFonts w:asciiTheme="minorHAnsi" w:hAnsiTheme="minorHAnsi" w:cs="Times New Roman"/>
          <w:szCs w:val="24"/>
        </w:rPr>
        <w:t>2</w:t>
      </w:r>
      <w:r w:rsidR="00792199" w:rsidRPr="00D65586">
        <w:rPr>
          <w:rFonts w:asciiTheme="minorHAnsi" w:hAnsiTheme="minorHAnsi" w:cs="Times New Roman"/>
          <w:szCs w:val="24"/>
        </w:rPr>
        <w:t>.2.</w:t>
      </w:r>
    </w:p>
    <w:p w14:paraId="3E90EA11" w14:textId="237A606E" w:rsidR="005F247C" w:rsidRDefault="005F247C" w:rsidP="005F247C">
      <w:pPr>
        <w:pStyle w:val="ParagraphBAH"/>
        <w:spacing w:before="60" w:after="120" w:line="240" w:lineRule="auto"/>
        <w:ind w:left="720"/>
        <w:rPr>
          <w:rFonts w:asciiTheme="minorHAnsi" w:hAnsiTheme="minorHAnsi" w:cs="Times New Roman"/>
          <w:szCs w:val="24"/>
        </w:rPr>
      </w:pPr>
      <w:r w:rsidRPr="00D65586">
        <w:rPr>
          <w:rFonts w:asciiTheme="minorHAnsi" w:hAnsiTheme="minorHAnsi" w:cs="Times New Roman"/>
          <w:szCs w:val="24"/>
        </w:rPr>
        <w:t xml:space="preserve">Within </w:t>
      </w:r>
      <w:r>
        <w:rPr>
          <w:rFonts w:asciiTheme="minorHAnsi" w:hAnsiTheme="minorHAnsi" w:cs="Times New Roman"/>
          <w:szCs w:val="24"/>
        </w:rPr>
        <w:t>OMB</w:t>
      </w:r>
      <w:r w:rsidRPr="00D65586">
        <w:rPr>
          <w:rFonts w:asciiTheme="minorHAnsi" w:hAnsiTheme="minorHAnsi" w:cs="Times New Roman"/>
          <w:szCs w:val="24"/>
        </w:rPr>
        <w:t>, the senior level primary points of contact are:</w:t>
      </w:r>
    </w:p>
    <w:p w14:paraId="55B4787F" w14:textId="0957BE15" w:rsidR="005F247C" w:rsidRDefault="005F247C" w:rsidP="005F247C">
      <w:pPr>
        <w:pStyle w:val="ParagraphBAH"/>
        <w:numPr>
          <w:ilvl w:val="0"/>
          <w:numId w:val="20"/>
        </w:numPr>
        <w:spacing w:before="60" w:after="120" w:line="240" w:lineRule="auto"/>
        <w:rPr>
          <w:rFonts w:asciiTheme="minorHAnsi" w:hAnsiTheme="minorHAnsi" w:cs="Times New Roman"/>
          <w:szCs w:val="24"/>
        </w:rPr>
      </w:pPr>
      <w:r>
        <w:rPr>
          <w:rFonts w:asciiTheme="minorHAnsi" w:hAnsiTheme="minorHAnsi" w:cs="Times New Roman"/>
          <w:szCs w:val="24"/>
        </w:rPr>
        <w:t xml:space="preserve">Margaret Graves, Acting Chief Information Officer, </w:t>
      </w:r>
    </w:p>
    <w:p w14:paraId="16F5D6C0" w14:textId="77777777" w:rsidR="005F247C" w:rsidRDefault="005F247C" w:rsidP="005F247C">
      <w:pPr>
        <w:pStyle w:val="ParagraphBAH"/>
        <w:numPr>
          <w:ilvl w:val="0"/>
          <w:numId w:val="20"/>
        </w:numPr>
        <w:spacing w:before="60" w:after="120" w:line="240" w:lineRule="auto"/>
        <w:rPr>
          <w:rFonts w:asciiTheme="minorHAnsi" w:hAnsiTheme="minorHAnsi" w:cs="Times New Roman"/>
          <w:szCs w:val="24"/>
        </w:rPr>
      </w:pPr>
      <w:r>
        <w:rPr>
          <w:rFonts w:asciiTheme="minorHAnsi" w:hAnsiTheme="minorHAnsi" w:cs="Times New Roman"/>
          <w:szCs w:val="24"/>
        </w:rPr>
        <w:t>Grant Schneider, Federal Deputy Chief Information Security Officer, EOP/OMB</w:t>
      </w:r>
    </w:p>
    <w:p w14:paraId="6D4C9AEA" w14:textId="0623EA93" w:rsidR="00EB5AC3" w:rsidRPr="00D65586" w:rsidRDefault="005F247C" w:rsidP="00802B60">
      <w:pPr>
        <w:pStyle w:val="ParagraphBAH"/>
        <w:numPr>
          <w:ilvl w:val="0"/>
          <w:numId w:val="20"/>
        </w:numPr>
        <w:spacing w:before="60" w:after="120" w:line="240" w:lineRule="auto"/>
        <w:rPr>
          <w:rFonts w:asciiTheme="minorHAnsi" w:hAnsiTheme="minorHAnsi" w:cs="Times New Roman"/>
          <w:szCs w:val="24"/>
        </w:rPr>
      </w:pPr>
      <w:r w:rsidRPr="005F247C">
        <w:rPr>
          <w:rFonts w:asciiTheme="minorHAnsi" w:hAnsiTheme="minorHAnsi" w:cs="Times New Roman"/>
          <w:szCs w:val="24"/>
        </w:rPr>
        <w:t>Scott Bernard, Federal Chief Enterprise Architect, EOP/OMB</w:t>
      </w:r>
      <w:r w:rsidR="00792199" w:rsidRPr="00D65586">
        <w:rPr>
          <w:rFonts w:asciiTheme="minorHAnsi" w:hAnsiTheme="minorHAnsi" w:cs="Times New Roman"/>
          <w:szCs w:val="24"/>
        </w:rPr>
        <w:t xml:space="preserve"> </w:t>
      </w:r>
    </w:p>
    <w:p w14:paraId="2EE0053C" w14:textId="77777777" w:rsidR="001072C3" w:rsidRPr="00D65586" w:rsidRDefault="006B5C2D" w:rsidP="008D49A8">
      <w:pPr>
        <w:pStyle w:val="ParagraphBAH"/>
        <w:spacing w:before="60" w:after="120" w:line="240" w:lineRule="auto"/>
        <w:ind w:left="720"/>
        <w:rPr>
          <w:rFonts w:asciiTheme="minorHAnsi" w:hAnsiTheme="minorHAnsi" w:cs="Times New Roman"/>
          <w:szCs w:val="24"/>
        </w:rPr>
      </w:pPr>
      <w:r w:rsidRPr="00D65586">
        <w:rPr>
          <w:rFonts w:asciiTheme="minorHAnsi" w:hAnsiTheme="minorHAnsi" w:cs="Times New Roman"/>
          <w:szCs w:val="24"/>
        </w:rPr>
        <w:t>W</w:t>
      </w:r>
      <w:r w:rsidR="00E11BE9" w:rsidRPr="00D65586">
        <w:rPr>
          <w:rFonts w:asciiTheme="minorHAnsi" w:hAnsiTheme="minorHAnsi" w:cs="Times New Roman"/>
          <w:szCs w:val="24"/>
        </w:rPr>
        <w:t xml:space="preserve">ithin CS&amp;C, the </w:t>
      </w:r>
      <w:r w:rsidR="000F27D7" w:rsidRPr="00D65586">
        <w:rPr>
          <w:rFonts w:asciiTheme="minorHAnsi" w:hAnsiTheme="minorHAnsi" w:cs="Times New Roman"/>
          <w:szCs w:val="24"/>
        </w:rPr>
        <w:t xml:space="preserve">senior level </w:t>
      </w:r>
      <w:r w:rsidR="00E11BE9" w:rsidRPr="00D65586">
        <w:rPr>
          <w:rFonts w:asciiTheme="minorHAnsi" w:hAnsiTheme="minorHAnsi" w:cs="Times New Roman"/>
          <w:szCs w:val="24"/>
        </w:rPr>
        <w:t>primary points of contact are:</w:t>
      </w:r>
    </w:p>
    <w:p w14:paraId="1AD2DB10" w14:textId="77777777" w:rsidR="00027E2F" w:rsidRPr="00D65586" w:rsidRDefault="00027E2F" w:rsidP="00220868">
      <w:pPr>
        <w:pStyle w:val="ParagraphBAH"/>
        <w:numPr>
          <w:ilvl w:val="0"/>
          <w:numId w:val="20"/>
        </w:numPr>
        <w:spacing w:before="60" w:after="120" w:line="240" w:lineRule="auto"/>
        <w:rPr>
          <w:rFonts w:asciiTheme="minorHAnsi" w:hAnsiTheme="minorHAnsi" w:cs="Times New Roman"/>
          <w:szCs w:val="24"/>
        </w:rPr>
      </w:pPr>
      <w:r w:rsidRPr="00D65586">
        <w:rPr>
          <w:rFonts w:asciiTheme="minorHAnsi" w:hAnsiTheme="minorHAnsi" w:cs="Times New Roman"/>
          <w:szCs w:val="24"/>
        </w:rPr>
        <w:t>Danny Toler, Deputy Assistant Secretary, CS&amp;C</w:t>
      </w:r>
    </w:p>
    <w:p w14:paraId="262AC4EA" w14:textId="77777777" w:rsidR="00E11BE9" w:rsidRPr="00D65586" w:rsidRDefault="00E11BE9" w:rsidP="00027E2F">
      <w:pPr>
        <w:pStyle w:val="ParagraphBAH"/>
        <w:numPr>
          <w:ilvl w:val="0"/>
          <w:numId w:val="20"/>
        </w:numPr>
        <w:spacing w:before="60" w:after="120" w:line="240" w:lineRule="auto"/>
        <w:rPr>
          <w:rFonts w:asciiTheme="minorHAnsi" w:hAnsiTheme="minorHAnsi" w:cs="Times New Roman"/>
          <w:szCs w:val="24"/>
        </w:rPr>
      </w:pPr>
      <w:r w:rsidRPr="00D65586">
        <w:rPr>
          <w:rFonts w:asciiTheme="minorHAnsi" w:hAnsiTheme="minorHAnsi" w:cs="Times New Roman"/>
          <w:szCs w:val="24"/>
        </w:rPr>
        <w:t>Laura D</w:t>
      </w:r>
      <w:r w:rsidR="00027E2F" w:rsidRPr="00D65586">
        <w:rPr>
          <w:rFonts w:asciiTheme="minorHAnsi" w:hAnsiTheme="minorHAnsi" w:cs="Times New Roman"/>
          <w:szCs w:val="24"/>
        </w:rPr>
        <w:t>elaney, Deputy Director of CS&amp;C,</w:t>
      </w:r>
      <w:r w:rsidRPr="00D65586">
        <w:rPr>
          <w:rFonts w:asciiTheme="minorHAnsi" w:hAnsiTheme="minorHAnsi" w:cs="Times New Roman"/>
          <w:szCs w:val="24"/>
        </w:rPr>
        <w:t xml:space="preserve"> Network Security Deployment (NSD) </w:t>
      </w:r>
      <w:r w:rsidR="00FF7EA9" w:rsidRPr="00D65586">
        <w:rPr>
          <w:rFonts w:asciiTheme="minorHAnsi" w:hAnsiTheme="minorHAnsi" w:cs="Times New Roman"/>
          <w:szCs w:val="24"/>
        </w:rPr>
        <w:t>D</w:t>
      </w:r>
      <w:r w:rsidRPr="00D65586">
        <w:rPr>
          <w:rFonts w:asciiTheme="minorHAnsi" w:hAnsiTheme="minorHAnsi" w:cs="Times New Roman"/>
          <w:szCs w:val="24"/>
        </w:rPr>
        <w:t>ivision</w:t>
      </w:r>
    </w:p>
    <w:p w14:paraId="51D0FF27" w14:textId="77777777" w:rsidR="00E11BE9" w:rsidRPr="00D65586" w:rsidRDefault="00C73CED" w:rsidP="008D49A8">
      <w:pPr>
        <w:pStyle w:val="ParagraphBAH"/>
        <w:spacing w:before="60" w:after="120" w:line="240" w:lineRule="auto"/>
        <w:ind w:left="720"/>
        <w:rPr>
          <w:rFonts w:asciiTheme="minorHAnsi" w:hAnsiTheme="minorHAnsi" w:cs="Times New Roman"/>
          <w:szCs w:val="24"/>
        </w:rPr>
      </w:pPr>
      <w:r>
        <w:rPr>
          <w:rFonts w:asciiTheme="minorHAnsi" w:hAnsiTheme="minorHAnsi" w:cs="Times New Roman"/>
          <w:szCs w:val="24"/>
        </w:rPr>
        <w:t xml:space="preserve">Some of the current </w:t>
      </w:r>
      <w:r w:rsidR="000F27D7" w:rsidRPr="00D65586">
        <w:rPr>
          <w:rFonts w:asciiTheme="minorHAnsi" w:hAnsiTheme="minorHAnsi" w:cs="Times New Roman"/>
          <w:szCs w:val="24"/>
        </w:rPr>
        <w:t xml:space="preserve">senior level </w:t>
      </w:r>
      <w:r w:rsidR="00E11BE9" w:rsidRPr="00D65586">
        <w:rPr>
          <w:rFonts w:asciiTheme="minorHAnsi" w:hAnsiTheme="minorHAnsi" w:cs="Times New Roman"/>
          <w:szCs w:val="24"/>
        </w:rPr>
        <w:t>stakeholders</w:t>
      </w:r>
      <w:r w:rsidR="00EB5AC3" w:rsidRPr="00D65586">
        <w:rPr>
          <w:rFonts w:asciiTheme="minorHAnsi" w:hAnsiTheme="minorHAnsi" w:cs="Times New Roman"/>
          <w:szCs w:val="24"/>
        </w:rPr>
        <w:t xml:space="preserve"> participating</w:t>
      </w:r>
      <w:r w:rsidR="00E11BE9" w:rsidRPr="00D65586">
        <w:rPr>
          <w:rFonts w:asciiTheme="minorHAnsi" w:hAnsiTheme="minorHAnsi" w:cs="Times New Roman"/>
          <w:szCs w:val="24"/>
        </w:rPr>
        <w:t xml:space="preserve"> include:</w:t>
      </w:r>
    </w:p>
    <w:p w14:paraId="59D95335" w14:textId="77777777" w:rsidR="00E11BE9" w:rsidRPr="00D65586" w:rsidRDefault="00E11BE9" w:rsidP="00027E2F">
      <w:pPr>
        <w:pStyle w:val="ParagraphBAH"/>
        <w:numPr>
          <w:ilvl w:val="0"/>
          <w:numId w:val="21"/>
        </w:numPr>
        <w:spacing w:before="60" w:after="120" w:line="240" w:lineRule="auto"/>
        <w:rPr>
          <w:rFonts w:asciiTheme="minorHAnsi" w:hAnsiTheme="minorHAnsi" w:cs="Times New Roman"/>
          <w:szCs w:val="24"/>
        </w:rPr>
      </w:pPr>
      <w:r w:rsidRPr="00D65586">
        <w:rPr>
          <w:rFonts w:asciiTheme="minorHAnsi" w:hAnsiTheme="minorHAnsi" w:cs="Times New Roman"/>
          <w:szCs w:val="24"/>
        </w:rPr>
        <w:t>Jeffrey Eisensmith, DHS Chief Information Security Officer</w:t>
      </w:r>
    </w:p>
    <w:p w14:paraId="015A0282" w14:textId="77777777" w:rsidR="00EB5AC3" w:rsidRPr="00D65586" w:rsidRDefault="00EB5AC3" w:rsidP="00027E2F">
      <w:pPr>
        <w:pStyle w:val="ParagraphBAH"/>
        <w:numPr>
          <w:ilvl w:val="0"/>
          <w:numId w:val="22"/>
        </w:numPr>
        <w:spacing w:before="60" w:after="120" w:line="240" w:lineRule="auto"/>
        <w:rPr>
          <w:rFonts w:asciiTheme="minorHAnsi" w:hAnsiTheme="minorHAnsi" w:cs="Times New Roman"/>
          <w:szCs w:val="24"/>
        </w:rPr>
      </w:pPr>
      <w:r w:rsidRPr="00D65586">
        <w:rPr>
          <w:rFonts w:asciiTheme="minorHAnsi" w:hAnsiTheme="minorHAnsi" w:cs="Times New Roman"/>
          <w:szCs w:val="24"/>
        </w:rPr>
        <w:t>Small Business Administration</w:t>
      </w:r>
      <w:r w:rsidR="00C73CED">
        <w:rPr>
          <w:rFonts w:asciiTheme="minorHAnsi" w:hAnsiTheme="minorHAnsi" w:cs="Times New Roman"/>
          <w:szCs w:val="24"/>
        </w:rPr>
        <w:t xml:space="preserve"> CIO/CISO</w:t>
      </w:r>
      <w:r w:rsidRPr="00D65586">
        <w:rPr>
          <w:rFonts w:asciiTheme="minorHAnsi" w:hAnsiTheme="minorHAnsi" w:cs="Times New Roman"/>
          <w:szCs w:val="24"/>
        </w:rPr>
        <w:t xml:space="preserve"> (SBA)</w:t>
      </w:r>
    </w:p>
    <w:p w14:paraId="751ED811" w14:textId="77777777" w:rsidR="00EB5AC3" w:rsidRPr="00D65586" w:rsidRDefault="00EB5AC3" w:rsidP="00027E2F">
      <w:pPr>
        <w:pStyle w:val="ParagraphBAH"/>
        <w:numPr>
          <w:ilvl w:val="0"/>
          <w:numId w:val="22"/>
        </w:numPr>
        <w:spacing w:before="60" w:after="120" w:line="240" w:lineRule="auto"/>
        <w:rPr>
          <w:rFonts w:asciiTheme="minorHAnsi" w:hAnsiTheme="minorHAnsi" w:cs="Times New Roman"/>
          <w:szCs w:val="24"/>
        </w:rPr>
      </w:pPr>
      <w:r w:rsidRPr="00D65586">
        <w:rPr>
          <w:rFonts w:asciiTheme="minorHAnsi" w:hAnsiTheme="minorHAnsi" w:cs="Times New Roman"/>
          <w:szCs w:val="24"/>
        </w:rPr>
        <w:t>United States Citizenship and Immigration Services</w:t>
      </w:r>
      <w:r w:rsidR="00C73CED">
        <w:rPr>
          <w:rFonts w:asciiTheme="minorHAnsi" w:hAnsiTheme="minorHAnsi" w:cs="Times New Roman"/>
          <w:szCs w:val="24"/>
        </w:rPr>
        <w:t xml:space="preserve"> CISO / Deputy CISO</w:t>
      </w:r>
      <w:r w:rsidRPr="00D65586">
        <w:rPr>
          <w:rFonts w:asciiTheme="minorHAnsi" w:hAnsiTheme="minorHAnsi" w:cs="Times New Roman"/>
          <w:szCs w:val="24"/>
        </w:rPr>
        <w:t xml:space="preserve"> (USCIS)</w:t>
      </w:r>
    </w:p>
    <w:p w14:paraId="3B53EFC6" w14:textId="77777777" w:rsidR="00EB5AC3" w:rsidRPr="00D65586" w:rsidRDefault="00EB5AC3" w:rsidP="00027E2F">
      <w:pPr>
        <w:pStyle w:val="ParagraphBAH"/>
        <w:numPr>
          <w:ilvl w:val="0"/>
          <w:numId w:val="22"/>
        </w:numPr>
        <w:spacing w:before="60" w:after="120" w:line="240" w:lineRule="auto"/>
        <w:rPr>
          <w:rFonts w:asciiTheme="minorHAnsi" w:hAnsiTheme="minorHAnsi" w:cs="Times New Roman"/>
          <w:szCs w:val="24"/>
        </w:rPr>
      </w:pPr>
      <w:r w:rsidRPr="00D65586">
        <w:rPr>
          <w:rFonts w:asciiTheme="minorHAnsi" w:hAnsiTheme="minorHAnsi" w:cs="Times New Roman"/>
          <w:szCs w:val="24"/>
        </w:rPr>
        <w:t>Central Intelligence Agency (CIA)</w:t>
      </w:r>
    </w:p>
    <w:p w14:paraId="1E225E04" w14:textId="77777777" w:rsidR="001072C3" w:rsidRPr="00D65586" w:rsidRDefault="00792199" w:rsidP="00027E2F">
      <w:pPr>
        <w:pStyle w:val="ParagraphBAH"/>
        <w:numPr>
          <w:ilvl w:val="0"/>
          <w:numId w:val="22"/>
        </w:numPr>
        <w:spacing w:before="60" w:after="120" w:line="240" w:lineRule="auto"/>
        <w:rPr>
          <w:rFonts w:asciiTheme="minorHAnsi" w:hAnsiTheme="minorHAnsi" w:cs="Times New Roman"/>
          <w:szCs w:val="24"/>
        </w:rPr>
      </w:pPr>
      <w:r w:rsidRPr="00D65586">
        <w:rPr>
          <w:rFonts w:asciiTheme="minorHAnsi" w:hAnsiTheme="minorHAnsi" w:cs="Times New Roman"/>
          <w:szCs w:val="24"/>
        </w:rPr>
        <w:t>Department of Veterans Affairs (VA)</w:t>
      </w:r>
    </w:p>
    <w:p w14:paraId="277D8630" w14:textId="77777777" w:rsidR="00792199" w:rsidRPr="00D65586" w:rsidRDefault="00792199" w:rsidP="00027E2F">
      <w:pPr>
        <w:pStyle w:val="ParagraphBAH"/>
        <w:numPr>
          <w:ilvl w:val="0"/>
          <w:numId w:val="22"/>
        </w:numPr>
        <w:spacing w:before="60" w:after="120" w:line="240" w:lineRule="auto"/>
        <w:rPr>
          <w:rFonts w:asciiTheme="minorHAnsi" w:hAnsiTheme="minorHAnsi" w:cs="Times New Roman"/>
          <w:szCs w:val="24"/>
        </w:rPr>
      </w:pPr>
      <w:r w:rsidRPr="00D65586">
        <w:rPr>
          <w:rFonts w:asciiTheme="minorHAnsi" w:hAnsiTheme="minorHAnsi" w:cs="Times New Roman"/>
          <w:szCs w:val="24"/>
        </w:rPr>
        <w:lastRenderedPageBreak/>
        <w:t>Occupational Safety and Health Review Commission</w:t>
      </w:r>
      <w:r w:rsidR="00C73CED">
        <w:rPr>
          <w:rFonts w:asciiTheme="minorHAnsi" w:hAnsiTheme="minorHAnsi" w:cs="Times New Roman"/>
          <w:szCs w:val="24"/>
        </w:rPr>
        <w:t xml:space="preserve"> CIO</w:t>
      </w:r>
      <w:r w:rsidRPr="00D65586">
        <w:rPr>
          <w:rFonts w:asciiTheme="minorHAnsi" w:hAnsiTheme="minorHAnsi" w:cs="Times New Roman"/>
          <w:szCs w:val="24"/>
        </w:rPr>
        <w:t xml:space="preserve"> (OSHRC)</w:t>
      </w:r>
    </w:p>
    <w:p w14:paraId="1591A4E6" w14:textId="77777777" w:rsidR="00EB5AC3" w:rsidRPr="00D65586" w:rsidRDefault="00EB5AC3" w:rsidP="00027E2F">
      <w:pPr>
        <w:pStyle w:val="ParagraphBAH"/>
        <w:numPr>
          <w:ilvl w:val="0"/>
          <w:numId w:val="22"/>
        </w:numPr>
        <w:spacing w:before="60" w:after="120" w:line="240" w:lineRule="auto"/>
        <w:rPr>
          <w:rFonts w:asciiTheme="minorHAnsi" w:hAnsiTheme="minorHAnsi" w:cs="Times New Roman"/>
          <w:szCs w:val="24"/>
        </w:rPr>
      </w:pPr>
      <w:r w:rsidRPr="00D65586">
        <w:rPr>
          <w:rFonts w:asciiTheme="minorHAnsi" w:hAnsiTheme="minorHAnsi" w:cs="Times New Roman"/>
          <w:szCs w:val="24"/>
        </w:rPr>
        <w:t>Washington, DC</w:t>
      </w:r>
      <w:r w:rsidR="00C73CED">
        <w:rPr>
          <w:rFonts w:asciiTheme="minorHAnsi" w:hAnsiTheme="minorHAnsi" w:cs="Times New Roman"/>
          <w:szCs w:val="24"/>
        </w:rPr>
        <w:t>,</w:t>
      </w:r>
      <w:r w:rsidRPr="00D65586">
        <w:rPr>
          <w:rFonts w:asciiTheme="minorHAnsi" w:hAnsiTheme="minorHAnsi" w:cs="Times New Roman"/>
          <w:szCs w:val="24"/>
        </w:rPr>
        <w:t xml:space="preserve"> Chief Information Security Officer</w:t>
      </w:r>
    </w:p>
    <w:p w14:paraId="0F6FCDA5" w14:textId="77777777" w:rsidR="00AD7900" w:rsidRDefault="00AD7900" w:rsidP="00027E2F">
      <w:pPr>
        <w:pStyle w:val="ParagraphBAH"/>
        <w:numPr>
          <w:ilvl w:val="0"/>
          <w:numId w:val="22"/>
        </w:numPr>
        <w:spacing w:before="60" w:after="120" w:line="240" w:lineRule="auto"/>
        <w:rPr>
          <w:rFonts w:asciiTheme="minorHAnsi" w:hAnsiTheme="minorHAnsi" w:cs="Times New Roman"/>
          <w:szCs w:val="24"/>
        </w:rPr>
      </w:pPr>
      <w:r>
        <w:rPr>
          <w:rFonts w:asciiTheme="minorHAnsi" w:hAnsiTheme="minorHAnsi" w:cs="Times New Roman"/>
          <w:szCs w:val="24"/>
        </w:rPr>
        <w:t>N</w:t>
      </w:r>
      <w:r w:rsidR="009132CA">
        <w:rPr>
          <w:rFonts w:asciiTheme="minorHAnsi" w:hAnsiTheme="minorHAnsi" w:cs="Times New Roman"/>
          <w:szCs w:val="24"/>
        </w:rPr>
        <w:t xml:space="preserve">ational </w:t>
      </w:r>
      <w:r>
        <w:rPr>
          <w:rFonts w:asciiTheme="minorHAnsi" w:hAnsiTheme="minorHAnsi" w:cs="Times New Roman"/>
          <w:szCs w:val="24"/>
        </w:rPr>
        <w:t>I</w:t>
      </w:r>
      <w:r w:rsidR="009132CA">
        <w:rPr>
          <w:rFonts w:asciiTheme="minorHAnsi" w:hAnsiTheme="minorHAnsi" w:cs="Times New Roman"/>
          <w:szCs w:val="24"/>
        </w:rPr>
        <w:t xml:space="preserve">nstitute </w:t>
      </w:r>
      <w:r w:rsidR="00FD4C3B">
        <w:rPr>
          <w:rFonts w:asciiTheme="minorHAnsi" w:hAnsiTheme="minorHAnsi" w:cs="Times New Roman"/>
          <w:szCs w:val="24"/>
        </w:rPr>
        <w:t xml:space="preserve">of </w:t>
      </w:r>
      <w:r>
        <w:rPr>
          <w:rFonts w:asciiTheme="minorHAnsi" w:hAnsiTheme="minorHAnsi" w:cs="Times New Roman"/>
          <w:szCs w:val="24"/>
        </w:rPr>
        <w:t>S</w:t>
      </w:r>
      <w:r w:rsidR="009132CA">
        <w:rPr>
          <w:rFonts w:asciiTheme="minorHAnsi" w:hAnsiTheme="minorHAnsi" w:cs="Times New Roman"/>
          <w:szCs w:val="24"/>
        </w:rPr>
        <w:t xml:space="preserve">tandards and </w:t>
      </w:r>
      <w:r>
        <w:rPr>
          <w:rFonts w:asciiTheme="minorHAnsi" w:hAnsiTheme="minorHAnsi" w:cs="Times New Roman"/>
          <w:szCs w:val="24"/>
        </w:rPr>
        <w:t>T</w:t>
      </w:r>
      <w:r w:rsidR="009132CA">
        <w:rPr>
          <w:rFonts w:asciiTheme="minorHAnsi" w:hAnsiTheme="minorHAnsi" w:cs="Times New Roman"/>
          <w:szCs w:val="24"/>
        </w:rPr>
        <w:t>echnology (NIST)</w:t>
      </w:r>
    </w:p>
    <w:p w14:paraId="47534E4C" w14:textId="77777777" w:rsidR="00D65586" w:rsidRPr="00D65586" w:rsidRDefault="004869C0">
      <w:pPr>
        <w:spacing w:after="200" w:line="276" w:lineRule="auto"/>
        <w:rPr>
          <w:rFonts w:asciiTheme="minorHAnsi" w:hAnsiTheme="minorHAnsi"/>
          <w:sz w:val="24"/>
          <w:szCs w:val="24"/>
        </w:rPr>
      </w:pPr>
      <w:r>
        <w:rPr>
          <w:rFonts w:asciiTheme="minorHAnsi" w:hAnsiTheme="minorHAnsi"/>
          <w:szCs w:val="24"/>
        </w:rPr>
        <w:t>The CS&amp;C staff has demonstrated commitment on the project.  CS&amp;C suggested further coordination on these efforts to minimize duplication of efforts. Jointly, CS&amp;C has also funded an effort to examine the utility of the classified signatures.</w:t>
      </w:r>
      <w:r w:rsidR="00D65586" w:rsidRPr="00D65586">
        <w:rPr>
          <w:rFonts w:asciiTheme="minorHAnsi" w:hAnsiTheme="minorHAnsi"/>
          <w:szCs w:val="24"/>
        </w:rPr>
        <w:br w:type="page"/>
      </w:r>
    </w:p>
    <w:p w14:paraId="61EF892E" w14:textId="77777777" w:rsidR="00474051" w:rsidRPr="00D65586" w:rsidRDefault="0059073A" w:rsidP="00251113">
      <w:pPr>
        <w:pStyle w:val="Heading2"/>
        <w:tabs>
          <w:tab w:val="left" w:pos="990"/>
          <w:tab w:val="left" w:pos="1710"/>
        </w:tabs>
        <w:ind w:left="720" w:hanging="270"/>
        <w:rPr>
          <w:rFonts w:asciiTheme="minorHAnsi" w:hAnsiTheme="minorHAnsi" w:cs="Times New Roman"/>
        </w:rPr>
      </w:pPr>
      <w:bookmarkStart w:id="37" w:name="_Toc315868966"/>
      <w:bookmarkStart w:id="38" w:name="_Toc364771664"/>
      <w:bookmarkStart w:id="39" w:name="_Toc474764695"/>
      <w:r w:rsidRPr="00D65586">
        <w:rPr>
          <w:rFonts w:asciiTheme="minorHAnsi" w:hAnsiTheme="minorHAnsi" w:cs="Times New Roman"/>
        </w:rPr>
        <w:lastRenderedPageBreak/>
        <w:t>Deliverables/Products</w:t>
      </w:r>
      <w:bookmarkEnd w:id="37"/>
      <w:bookmarkEnd w:id="38"/>
      <w:bookmarkEnd w:id="39"/>
    </w:p>
    <w:p w14:paraId="3D6EA62B" w14:textId="77777777" w:rsidR="009669AE" w:rsidRPr="00D65586" w:rsidRDefault="00F07911" w:rsidP="00AD05B0">
      <w:pPr>
        <w:pStyle w:val="Heading3"/>
        <w:rPr>
          <w:rFonts w:asciiTheme="minorHAnsi" w:hAnsiTheme="minorHAnsi" w:cs="Times New Roman"/>
        </w:rPr>
      </w:pPr>
      <w:bookmarkStart w:id="40" w:name="_Toc474764696"/>
      <w:r w:rsidRPr="00D65586">
        <w:rPr>
          <w:rFonts w:asciiTheme="minorHAnsi" w:hAnsiTheme="minorHAnsi" w:cs="Times New Roman"/>
        </w:rPr>
        <w:t>Product</w:t>
      </w:r>
      <w:r w:rsidR="009669AE" w:rsidRPr="00D65586">
        <w:rPr>
          <w:rFonts w:asciiTheme="minorHAnsi" w:hAnsiTheme="minorHAnsi" w:cs="Times New Roman"/>
        </w:rPr>
        <w:t xml:space="preserve"> or Service Descriptions</w:t>
      </w:r>
      <w:bookmarkEnd w:id="40"/>
    </w:p>
    <w:p w14:paraId="58E98E25" w14:textId="77777777" w:rsidR="00AB092C" w:rsidRPr="00D65586" w:rsidRDefault="00AB092C" w:rsidP="009669AE">
      <w:pPr>
        <w:ind w:left="720"/>
        <w:rPr>
          <w:rFonts w:asciiTheme="minorHAnsi" w:hAnsiTheme="minorHAnsi"/>
          <w:i/>
          <w:sz w:val="22"/>
          <w:szCs w:val="22"/>
        </w:rPr>
      </w:pPr>
    </w:p>
    <w:p w14:paraId="12FF0912" w14:textId="77777777" w:rsidR="009669AE" w:rsidRPr="00D65586" w:rsidRDefault="001072C3" w:rsidP="009669AE">
      <w:pPr>
        <w:ind w:left="720"/>
        <w:rPr>
          <w:rFonts w:asciiTheme="minorHAnsi" w:hAnsiTheme="minorHAnsi"/>
          <w:i/>
          <w:sz w:val="24"/>
          <w:szCs w:val="24"/>
        </w:rPr>
      </w:pPr>
      <w:r w:rsidRPr="00D65586">
        <w:rPr>
          <w:rFonts w:asciiTheme="minorHAnsi" w:hAnsiTheme="minorHAnsi"/>
          <w:sz w:val="24"/>
          <w:szCs w:val="24"/>
        </w:rPr>
        <w:t xml:space="preserve">The initial </w:t>
      </w:r>
      <w:r w:rsidR="002229A0" w:rsidRPr="00D65586">
        <w:rPr>
          <w:rFonts w:asciiTheme="minorHAnsi" w:hAnsiTheme="minorHAnsi"/>
          <w:sz w:val="24"/>
          <w:szCs w:val="24"/>
        </w:rPr>
        <w:t xml:space="preserve">set of Year 1 </w:t>
      </w:r>
      <w:r w:rsidR="0022031F" w:rsidRPr="00D65586">
        <w:rPr>
          <w:rFonts w:asciiTheme="minorHAnsi" w:hAnsiTheme="minorHAnsi"/>
          <w:sz w:val="24"/>
          <w:szCs w:val="24"/>
        </w:rPr>
        <w:t>Cyber.gov</w:t>
      </w:r>
      <w:r w:rsidRPr="00D65586">
        <w:rPr>
          <w:rFonts w:asciiTheme="minorHAnsi" w:hAnsiTheme="minorHAnsi"/>
          <w:sz w:val="24"/>
          <w:szCs w:val="24"/>
        </w:rPr>
        <w:t xml:space="preserve"> </w:t>
      </w:r>
      <w:r w:rsidR="00251113" w:rsidRPr="00D65586">
        <w:rPr>
          <w:rFonts w:asciiTheme="minorHAnsi" w:hAnsiTheme="minorHAnsi"/>
          <w:sz w:val="24"/>
          <w:szCs w:val="24"/>
        </w:rPr>
        <w:t xml:space="preserve">tasks, </w:t>
      </w:r>
      <w:r w:rsidRPr="00D65586">
        <w:rPr>
          <w:rFonts w:asciiTheme="minorHAnsi" w:hAnsiTheme="minorHAnsi"/>
          <w:sz w:val="24"/>
          <w:szCs w:val="24"/>
        </w:rPr>
        <w:t>products and services to be delivered are described below</w:t>
      </w:r>
      <w:r w:rsidR="00E11BE9" w:rsidRPr="00D65586">
        <w:rPr>
          <w:rFonts w:asciiTheme="minorHAnsi" w:hAnsiTheme="minorHAnsi"/>
          <w:sz w:val="24"/>
          <w:szCs w:val="24"/>
        </w:rPr>
        <w:t xml:space="preserve">: </w:t>
      </w:r>
      <w:r w:rsidRPr="00D65586">
        <w:rPr>
          <w:rFonts w:asciiTheme="minorHAnsi" w:hAnsiTheme="minorHAnsi"/>
          <w:sz w:val="24"/>
          <w:szCs w:val="24"/>
        </w:rPr>
        <w:t xml:space="preserve"> </w:t>
      </w:r>
      <w:r w:rsidRPr="00D65586">
        <w:rPr>
          <w:rFonts w:asciiTheme="minorHAnsi" w:hAnsiTheme="minorHAnsi"/>
          <w:i/>
          <w:sz w:val="24"/>
          <w:szCs w:val="24"/>
        </w:rPr>
        <w:t xml:space="preserve">  </w:t>
      </w:r>
    </w:p>
    <w:p w14:paraId="5D0BB308" w14:textId="77777777" w:rsidR="002229A0" w:rsidRPr="00D65586" w:rsidRDefault="002229A0" w:rsidP="009669AE">
      <w:pPr>
        <w:ind w:left="720"/>
        <w:rPr>
          <w:rFonts w:asciiTheme="minorHAnsi" w:hAnsiTheme="minorHAnsi"/>
          <w:i/>
          <w:sz w:val="22"/>
          <w:szCs w:val="22"/>
        </w:rPr>
      </w:pPr>
    </w:p>
    <w:tbl>
      <w:tblPr>
        <w:tblW w:w="951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36"/>
        <w:gridCol w:w="3255"/>
        <w:gridCol w:w="2821"/>
      </w:tblGrid>
      <w:tr w:rsidR="00E11BE9" w:rsidRPr="00D65586" w14:paraId="16362EB3" w14:textId="77777777" w:rsidTr="00F56625">
        <w:trPr>
          <w:trHeight w:val="446"/>
          <w:tblHeader/>
        </w:trPr>
        <w:tc>
          <w:tcPr>
            <w:tcW w:w="3436" w:type="dxa"/>
            <w:shd w:val="clear" w:color="auto" w:fill="FFFFCC"/>
          </w:tcPr>
          <w:p w14:paraId="24E01C4A" w14:textId="77777777" w:rsidR="00E11BE9" w:rsidRPr="00D65586" w:rsidRDefault="00E11BE9" w:rsidP="009849CC">
            <w:pPr>
              <w:jc w:val="center"/>
              <w:rPr>
                <w:rFonts w:asciiTheme="minorHAnsi" w:hAnsiTheme="minorHAnsi"/>
                <w:b/>
                <w:bCs/>
              </w:rPr>
            </w:pPr>
            <w:r w:rsidRPr="00D65586">
              <w:rPr>
                <w:rFonts w:asciiTheme="minorHAnsi" w:hAnsiTheme="minorHAnsi"/>
                <w:b/>
                <w:bCs/>
              </w:rPr>
              <w:t>Task/Subtask Number and Name</w:t>
            </w:r>
          </w:p>
          <w:p w14:paraId="44AA0951" w14:textId="77777777" w:rsidR="00E11BE9" w:rsidRPr="00D65586" w:rsidRDefault="00E11BE9" w:rsidP="002229A0">
            <w:pPr>
              <w:jc w:val="center"/>
              <w:rPr>
                <w:rFonts w:asciiTheme="minorHAnsi" w:hAnsiTheme="minorHAnsi"/>
                <w:b/>
                <w:strike/>
                <w:color w:val="92D050"/>
              </w:rPr>
            </w:pPr>
          </w:p>
        </w:tc>
        <w:tc>
          <w:tcPr>
            <w:tcW w:w="3255" w:type="dxa"/>
            <w:shd w:val="clear" w:color="auto" w:fill="FFFFCC"/>
          </w:tcPr>
          <w:p w14:paraId="4A343860" w14:textId="77777777" w:rsidR="00E11BE9" w:rsidRPr="00D65586" w:rsidRDefault="00E11BE9" w:rsidP="009849CC">
            <w:pPr>
              <w:ind w:left="72"/>
              <w:jc w:val="center"/>
              <w:rPr>
                <w:rFonts w:asciiTheme="minorHAnsi" w:hAnsiTheme="minorHAnsi"/>
                <w:b/>
              </w:rPr>
            </w:pPr>
            <w:r w:rsidRPr="00D65586">
              <w:rPr>
                <w:rFonts w:asciiTheme="minorHAnsi" w:hAnsiTheme="minorHAnsi"/>
                <w:b/>
              </w:rPr>
              <w:t xml:space="preserve">Milestones/Deliverables </w:t>
            </w:r>
          </w:p>
        </w:tc>
        <w:tc>
          <w:tcPr>
            <w:tcW w:w="2821" w:type="dxa"/>
            <w:shd w:val="clear" w:color="auto" w:fill="FFFFCC"/>
          </w:tcPr>
          <w:p w14:paraId="50638D72" w14:textId="77777777" w:rsidR="00E11BE9" w:rsidRPr="00D65586" w:rsidRDefault="00E11BE9" w:rsidP="009849CC">
            <w:pPr>
              <w:ind w:left="252" w:hanging="252"/>
              <w:jc w:val="center"/>
              <w:rPr>
                <w:rFonts w:asciiTheme="minorHAnsi" w:hAnsiTheme="minorHAnsi"/>
                <w:b/>
                <w:bCs/>
              </w:rPr>
            </w:pPr>
            <w:r w:rsidRPr="00D65586">
              <w:rPr>
                <w:rFonts w:asciiTheme="minorHAnsi" w:hAnsiTheme="minorHAnsi"/>
                <w:b/>
                <w:bCs/>
              </w:rPr>
              <w:t>Due Date or Completion Date</w:t>
            </w:r>
          </w:p>
        </w:tc>
      </w:tr>
      <w:tr w:rsidR="00E11BE9" w:rsidRPr="00D65586" w14:paraId="668F53E0" w14:textId="77777777" w:rsidTr="00F56625">
        <w:trPr>
          <w:trHeight w:val="684"/>
        </w:trPr>
        <w:tc>
          <w:tcPr>
            <w:tcW w:w="3436" w:type="dxa"/>
          </w:tcPr>
          <w:p w14:paraId="37AA4C2A" w14:textId="77777777" w:rsidR="00E11BE9" w:rsidRPr="00D65586" w:rsidRDefault="00E11BE9" w:rsidP="009849CC">
            <w:pPr>
              <w:rPr>
                <w:rFonts w:asciiTheme="minorHAnsi" w:hAnsiTheme="minorHAnsi"/>
              </w:rPr>
            </w:pPr>
            <w:r w:rsidRPr="00D65586">
              <w:rPr>
                <w:rFonts w:asciiTheme="minorHAnsi" w:hAnsiTheme="minorHAnsi"/>
              </w:rPr>
              <w:t>Task</w:t>
            </w:r>
            <w:r w:rsidR="002855AD" w:rsidRPr="00D65586">
              <w:rPr>
                <w:rFonts w:asciiTheme="minorHAnsi" w:hAnsiTheme="minorHAnsi"/>
              </w:rPr>
              <w:t xml:space="preserve"> A:</w:t>
            </w:r>
            <w:r w:rsidRPr="00D65586">
              <w:rPr>
                <w:rFonts w:asciiTheme="minorHAnsi" w:hAnsiTheme="minorHAnsi"/>
              </w:rPr>
              <w:t xml:space="preserve"> </w:t>
            </w:r>
            <w:r w:rsidR="003473C5" w:rsidRPr="00D65586">
              <w:rPr>
                <w:rFonts w:asciiTheme="minorHAnsi" w:hAnsiTheme="minorHAnsi"/>
              </w:rPr>
              <w:t>Classified Indicator Study</w:t>
            </w:r>
            <w:r w:rsidR="00EB5AC3" w:rsidRPr="00D65586">
              <w:rPr>
                <w:rFonts w:asciiTheme="minorHAnsi" w:hAnsiTheme="minorHAnsi"/>
              </w:rPr>
              <w:t xml:space="preserve"> of E3A</w:t>
            </w:r>
            <w:r w:rsidRPr="00D65586">
              <w:rPr>
                <w:rFonts w:asciiTheme="minorHAnsi" w:hAnsiTheme="minorHAnsi"/>
              </w:rPr>
              <w:t>.</w:t>
            </w:r>
          </w:p>
          <w:p w14:paraId="1B38B782" w14:textId="77777777" w:rsidR="00E11BE9" w:rsidRPr="00D65586" w:rsidRDefault="00E11BE9" w:rsidP="009849CC">
            <w:pPr>
              <w:rPr>
                <w:rFonts w:asciiTheme="minorHAnsi" w:hAnsiTheme="minorHAnsi"/>
              </w:rPr>
            </w:pPr>
          </w:p>
        </w:tc>
        <w:tc>
          <w:tcPr>
            <w:tcW w:w="3255" w:type="dxa"/>
          </w:tcPr>
          <w:p w14:paraId="69E4BE4E" w14:textId="77777777" w:rsidR="00E11BE9" w:rsidRPr="00D65586" w:rsidRDefault="003473C5" w:rsidP="00EB5AC3">
            <w:pPr>
              <w:rPr>
                <w:rFonts w:asciiTheme="minorHAnsi" w:hAnsiTheme="minorHAnsi"/>
              </w:rPr>
            </w:pPr>
            <w:r w:rsidRPr="00D65586">
              <w:rPr>
                <w:rFonts w:asciiTheme="minorHAnsi" w:hAnsiTheme="minorHAnsi"/>
              </w:rPr>
              <w:t>A</w:t>
            </w:r>
            <w:r w:rsidR="00EB5AC3" w:rsidRPr="00D65586">
              <w:rPr>
                <w:rFonts w:asciiTheme="minorHAnsi" w:hAnsiTheme="minorHAnsi"/>
              </w:rPr>
              <w:t>ss</w:t>
            </w:r>
            <w:r w:rsidRPr="00D65586">
              <w:rPr>
                <w:rFonts w:asciiTheme="minorHAnsi" w:hAnsiTheme="minorHAnsi"/>
              </w:rPr>
              <w:t xml:space="preserve">ess and measure E3A </w:t>
            </w:r>
            <w:r w:rsidR="00EB5AC3" w:rsidRPr="00D65586">
              <w:rPr>
                <w:rFonts w:asciiTheme="minorHAnsi" w:hAnsiTheme="minorHAnsi"/>
              </w:rPr>
              <w:t>impact</w:t>
            </w:r>
            <w:r w:rsidRPr="00D65586">
              <w:rPr>
                <w:rFonts w:asciiTheme="minorHAnsi" w:hAnsiTheme="minorHAnsi"/>
              </w:rPr>
              <w:t xml:space="preserve"> of classified indicators</w:t>
            </w:r>
            <w:r w:rsidR="00E11BE9" w:rsidRPr="00D65586">
              <w:rPr>
                <w:rFonts w:asciiTheme="minorHAnsi" w:hAnsiTheme="minorHAnsi"/>
              </w:rPr>
              <w:t>.</w:t>
            </w:r>
          </w:p>
        </w:tc>
        <w:tc>
          <w:tcPr>
            <w:tcW w:w="2821" w:type="dxa"/>
          </w:tcPr>
          <w:p w14:paraId="0765AC80" w14:textId="77777777" w:rsidR="00576175" w:rsidRPr="00D65586" w:rsidRDefault="00576175" w:rsidP="009849CC">
            <w:pPr>
              <w:rPr>
                <w:rFonts w:asciiTheme="minorHAnsi" w:hAnsiTheme="minorHAnsi"/>
              </w:rPr>
            </w:pPr>
            <w:r w:rsidRPr="00D65586">
              <w:rPr>
                <w:rFonts w:asciiTheme="minorHAnsi" w:hAnsiTheme="minorHAnsi"/>
              </w:rPr>
              <w:t>Task A:</w:t>
            </w:r>
          </w:p>
          <w:p w14:paraId="62976F22" w14:textId="77777777" w:rsidR="00E11BE9" w:rsidRPr="00D65586" w:rsidRDefault="00EB5AC3" w:rsidP="009849CC">
            <w:pPr>
              <w:rPr>
                <w:rFonts w:asciiTheme="minorHAnsi" w:hAnsiTheme="minorHAnsi"/>
              </w:rPr>
            </w:pPr>
            <w:r w:rsidRPr="00D65586">
              <w:rPr>
                <w:rFonts w:asciiTheme="minorHAnsi" w:hAnsiTheme="minorHAnsi"/>
              </w:rPr>
              <w:t>October 2017</w:t>
            </w:r>
          </w:p>
        </w:tc>
      </w:tr>
      <w:tr w:rsidR="00E11BE9" w:rsidRPr="00D65586" w14:paraId="0EC8A46B" w14:textId="77777777" w:rsidTr="00F56625">
        <w:trPr>
          <w:trHeight w:val="1606"/>
        </w:trPr>
        <w:tc>
          <w:tcPr>
            <w:tcW w:w="3436" w:type="dxa"/>
          </w:tcPr>
          <w:p w14:paraId="2391A120" w14:textId="77777777" w:rsidR="00E11BE9" w:rsidRPr="00D65586" w:rsidRDefault="00E11BE9" w:rsidP="002855AD">
            <w:pPr>
              <w:rPr>
                <w:rFonts w:asciiTheme="minorHAnsi" w:hAnsiTheme="minorHAnsi"/>
              </w:rPr>
            </w:pPr>
            <w:r w:rsidRPr="00D65586">
              <w:rPr>
                <w:rFonts w:asciiTheme="minorHAnsi" w:hAnsiTheme="minorHAnsi"/>
              </w:rPr>
              <w:t xml:space="preserve">Task </w:t>
            </w:r>
            <w:r w:rsidR="002855AD" w:rsidRPr="00D65586">
              <w:rPr>
                <w:rFonts w:asciiTheme="minorHAnsi" w:hAnsiTheme="minorHAnsi"/>
              </w:rPr>
              <w:t>B: Measurement Infrastructure</w:t>
            </w:r>
            <w:r w:rsidR="00EB5AC3" w:rsidRPr="00D65586">
              <w:rPr>
                <w:rFonts w:asciiTheme="minorHAnsi" w:hAnsiTheme="minorHAnsi"/>
              </w:rPr>
              <w:t xml:space="preserve"> of E3A</w:t>
            </w:r>
            <w:r w:rsidR="002229A0" w:rsidRPr="00D65586">
              <w:rPr>
                <w:rFonts w:asciiTheme="minorHAnsi" w:hAnsiTheme="minorHAnsi"/>
              </w:rPr>
              <w:t xml:space="preserve"> </w:t>
            </w:r>
          </w:p>
        </w:tc>
        <w:tc>
          <w:tcPr>
            <w:tcW w:w="3255" w:type="dxa"/>
          </w:tcPr>
          <w:p w14:paraId="24DF1FEB" w14:textId="77777777" w:rsidR="00E11BE9" w:rsidRPr="00D65586" w:rsidRDefault="002855AD" w:rsidP="002229A0">
            <w:pPr>
              <w:rPr>
                <w:rFonts w:asciiTheme="minorHAnsi" w:hAnsiTheme="minorHAnsi"/>
              </w:rPr>
            </w:pPr>
            <w:r w:rsidRPr="00D65586">
              <w:rPr>
                <w:rFonts w:asciiTheme="minorHAnsi" w:hAnsiTheme="minorHAnsi"/>
              </w:rPr>
              <w:t xml:space="preserve">1) Basic applicability of indicator information </w:t>
            </w:r>
          </w:p>
          <w:p w14:paraId="1ED8454D" w14:textId="77777777" w:rsidR="00E11BE9" w:rsidRPr="00D65586" w:rsidRDefault="002855AD" w:rsidP="002229A0">
            <w:pPr>
              <w:rPr>
                <w:rFonts w:asciiTheme="minorHAnsi" w:hAnsiTheme="minorHAnsi"/>
              </w:rPr>
            </w:pPr>
            <w:r w:rsidRPr="00D65586">
              <w:rPr>
                <w:rFonts w:asciiTheme="minorHAnsi" w:hAnsiTheme="minorHAnsi"/>
              </w:rPr>
              <w:t>2) Quality of signature that results</w:t>
            </w:r>
          </w:p>
          <w:p w14:paraId="69E76706" w14:textId="77777777" w:rsidR="00E11BE9" w:rsidRPr="00D65586" w:rsidRDefault="002855AD" w:rsidP="002229A0">
            <w:pPr>
              <w:rPr>
                <w:rFonts w:asciiTheme="minorHAnsi" w:hAnsiTheme="minorHAnsi"/>
              </w:rPr>
            </w:pPr>
            <w:r w:rsidRPr="00D65586">
              <w:rPr>
                <w:rFonts w:asciiTheme="minorHAnsi" w:hAnsiTheme="minorHAnsi"/>
              </w:rPr>
              <w:t>3) Whether O/S impedes or contributes</w:t>
            </w:r>
          </w:p>
          <w:p w14:paraId="6D683907" w14:textId="77777777" w:rsidR="002855AD" w:rsidRPr="00D65586" w:rsidRDefault="002855AD" w:rsidP="002229A0">
            <w:pPr>
              <w:rPr>
                <w:rFonts w:asciiTheme="minorHAnsi" w:hAnsiTheme="minorHAnsi"/>
              </w:rPr>
            </w:pPr>
            <w:r w:rsidRPr="00D65586">
              <w:rPr>
                <w:rFonts w:asciiTheme="minorHAnsi" w:hAnsiTheme="minorHAnsi"/>
              </w:rPr>
              <w:t>4) Disambiguation of notifications</w:t>
            </w:r>
          </w:p>
          <w:p w14:paraId="5260B84E" w14:textId="77777777" w:rsidR="00E11BE9" w:rsidRPr="00D65586" w:rsidRDefault="00E11BE9" w:rsidP="002229A0">
            <w:pPr>
              <w:rPr>
                <w:rFonts w:asciiTheme="minorHAnsi" w:hAnsiTheme="minorHAnsi"/>
              </w:rPr>
            </w:pPr>
          </w:p>
          <w:p w14:paraId="638B5E6D" w14:textId="77777777" w:rsidR="00E11BE9" w:rsidRPr="00D65586" w:rsidRDefault="00E11BE9" w:rsidP="002229A0">
            <w:pPr>
              <w:rPr>
                <w:rFonts w:asciiTheme="minorHAnsi" w:hAnsiTheme="minorHAnsi"/>
              </w:rPr>
            </w:pPr>
          </w:p>
        </w:tc>
        <w:tc>
          <w:tcPr>
            <w:tcW w:w="2821" w:type="dxa"/>
          </w:tcPr>
          <w:p w14:paraId="74B2707C" w14:textId="77777777" w:rsidR="00576175" w:rsidRPr="00D65586" w:rsidRDefault="00576175" w:rsidP="002229A0">
            <w:pPr>
              <w:rPr>
                <w:rFonts w:asciiTheme="minorHAnsi" w:hAnsiTheme="minorHAnsi"/>
              </w:rPr>
            </w:pPr>
            <w:r w:rsidRPr="00D65586">
              <w:rPr>
                <w:rFonts w:asciiTheme="minorHAnsi" w:hAnsiTheme="minorHAnsi"/>
              </w:rPr>
              <w:t xml:space="preserve">Task B: </w:t>
            </w:r>
          </w:p>
          <w:p w14:paraId="7C922CAB" w14:textId="77777777" w:rsidR="00E11BE9" w:rsidRPr="00D65586" w:rsidRDefault="00EB5AC3" w:rsidP="002229A0">
            <w:pPr>
              <w:rPr>
                <w:rFonts w:asciiTheme="minorHAnsi" w:hAnsiTheme="minorHAnsi"/>
              </w:rPr>
            </w:pPr>
            <w:r w:rsidRPr="00D65586">
              <w:rPr>
                <w:rFonts w:asciiTheme="minorHAnsi" w:hAnsiTheme="minorHAnsi"/>
              </w:rPr>
              <w:t>October 2017</w:t>
            </w:r>
          </w:p>
        </w:tc>
      </w:tr>
      <w:tr w:rsidR="00E11BE9" w:rsidRPr="00D65586" w14:paraId="12D45111" w14:textId="77777777" w:rsidTr="00F56625">
        <w:trPr>
          <w:trHeight w:val="1814"/>
        </w:trPr>
        <w:tc>
          <w:tcPr>
            <w:tcW w:w="3436" w:type="dxa"/>
          </w:tcPr>
          <w:p w14:paraId="42585FEF" w14:textId="77777777" w:rsidR="00E11BE9" w:rsidRPr="00D65586" w:rsidRDefault="002229A0" w:rsidP="002855AD">
            <w:pPr>
              <w:rPr>
                <w:rFonts w:asciiTheme="minorHAnsi" w:hAnsiTheme="minorHAnsi"/>
              </w:rPr>
            </w:pPr>
            <w:r w:rsidRPr="00D65586">
              <w:rPr>
                <w:rFonts w:asciiTheme="minorHAnsi" w:hAnsiTheme="minorHAnsi"/>
              </w:rPr>
              <w:t xml:space="preserve">Task </w:t>
            </w:r>
            <w:r w:rsidR="002855AD" w:rsidRPr="00D65586">
              <w:rPr>
                <w:rFonts w:asciiTheme="minorHAnsi" w:hAnsiTheme="minorHAnsi"/>
              </w:rPr>
              <w:t>C1: D/A Engagement and System Analysis</w:t>
            </w:r>
          </w:p>
        </w:tc>
        <w:tc>
          <w:tcPr>
            <w:tcW w:w="3255" w:type="dxa"/>
          </w:tcPr>
          <w:p w14:paraId="53651D1A" w14:textId="77777777" w:rsidR="00E11BE9" w:rsidRPr="00112489" w:rsidRDefault="00BF188F" w:rsidP="009849CC">
            <w:pPr>
              <w:rPr>
                <w:rFonts w:asciiTheme="minorHAnsi" w:hAnsiTheme="minorHAnsi"/>
              </w:rPr>
            </w:pPr>
            <w:r w:rsidRPr="00D65586">
              <w:rPr>
                <w:rFonts w:asciiTheme="minorHAnsi" w:hAnsiTheme="minorHAnsi"/>
              </w:rPr>
              <w:t xml:space="preserve">Inventory of cyber </w:t>
            </w:r>
            <w:r w:rsidR="003658C9" w:rsidRPr="00D65586">
              <w:rPr>
                <w:rFonts w:asciiTheme="minorHAnsi" w:hAnsiTheme="minorHAnsi"/>
              </w:rPr>
              <w:t>solutions (</w:t>
            </w:r>
            <w:r w:rsidRPr="00D65586">
              <w:rPr>
                <w:rFonts w:asciiTheme="minorHAnsi" w:hAnsiTheme="minorHAnsi"/>
              </w:rPr>
              <w:t>H/</w:t>
            </w:r>
            <w:r w:rsidRPr="00112489">
              <w:rPr>
                <w:rFonts w:asciiTheme="minorHAnsi" w:hAnsiTheme="minorHAnsi"/>
              </w:rPr>
              <w:t xml:space="preserve">W and S/W) used by </w:t>
            </w:r>
            <w:r w:rsidR="00EB5AC3" w:rsidRPr="00112489">
              <w:rPr>
                <w:rFonts w:asciiTheme="minorHAnsi" w:hAnsiTheme="minorHAnsi"/>
              </w:rPr>
              <w:t xml:space="preserve">10 to 15 </w:t>
            </w:r>
            <w:r w:rsidRPr="00112489">
              <w:rPr>
                <w:rFonts w:asciiTheme="minorHAnsi" w:hAnsiTheme="minorHAnsi"/>
              </w:rPr>
              <w:t>D/As in order to prioritize integration of future pilots</w:t>
            </w:r>
            <w:r w:rsidR="002D6D6A" w:rsidRPr="00112489">
              <w:rPr>
                <w:rFonts w:asciiTheme="minorHAnsi" w:hAnsiTheme="minorHAnsi"/>
              </w:rPr>
              <w:t>.</w:t>
            </w:r>
          </w:p>
          <w:p w14:paraId="691A6102" w14:textId="77777777" w:rsidR="00BF188F" w:rsidRPr="00112489" w:rsidRDefault="00BF188F" w:rsidP="009849CC">
            <w:pPr>
              <w:rPr>
                <w:rFonts w:asciiTheme="minorHAnsi" w:hAnsiTheme="minorHAnsi"/>
              </w:rPr>
            </w:pPr>
            <w:r w:rsidRPr="00112489">
              <w:rPr>
                <w:rFonts w:asciiTheme="minorHAnsi" w:hAnsiTheme="minorHAnsi"/>
              </w:rPr>
              <w:t xml:space="preserve">An out-brief to each D/A </w:t>
            </w:r>
            <w:r w:rsidR="003658C9" w:rsidRPr="00112489">
              <w:rPr>
                <w:rFonts w:asciiTheme="minorHAnsi" w:hAnsiTheme="minorHAnsi"/>
              </w:rPr>
              <w:t>containing analysis</w:t>
            </w:r>
            <w:r w:rsidR="002D6D6A" w:rsidRPr="00112489">
              <w:rPr>
                <w:rFonts w:asciiTheme="minorHAnsi" w:hAnsiTheme="minorHAnsi"/>
              </w:rPr>
              <w:t xml:space="preserve"> addressed to improve cyber security posture of system.</w:t>
            </w:r>
          </w:p>
          <w:p w14:paraId="34087F84" w14:textId="77777777" w:rsidR="002D6D6A" w:rsidRPr="00D65586" w:rsidRDefault="002D6D6A" w:rsidP="009849CC">
            <w:pPr>
              <w:rPr>
                <w:rFonts w:asciiTheme="minorHAnsi" w:hAnsiTheme="minorHAnsi"/>
                <w:u w:val="words"/>
              </w:rPr>
            </w:pPr>
            <w:r w:rsidRPr="00112489">
              <w:rPr>
                <w:rFonts w:asciiTheme="minorHAnsi" w:hAnsiTheme="minorHAnsi"/>
              </w:rPr>
              <w:t>A combined presentation that provides system analysis results.</w:t>
            </w:r>
          </w:p>
        </w:tc>
        <w:tc>
          <w:tcPr>
            <w:tcW w:w="2821" w:type="dxa"/>
          </w:tcPr>
          <w:p w14:paraId="4510B31C" w14:textId="77777777" w:rsidR="00EB5AC3" w:rsidRPr="00D65586" w:rsidRDefault="00EB5AC3">
            <w:pPr>
              <w:rPr>
                <w:rFonts w:asciiTheme="minorHAnsi" w:hAnsiTheme="minorHAnsi"/>
              </w:rPr>
            </w:pPr>
            <w:r w:rsidRPr="00D65586">
              <w:rPr>
                <w:rFonts w:asciiTheme="minorHAnsi" w:hAnsiTheme="minorHAnsi"/>
              </w:rPr>
              <w:t>Task C1:</w:t>
            </w:r>
          </w:p>
          <w:p w14:paraId="2CB40FF1" w14:textId="77777777" w:rsidR="00EB5AC3" w:rsidRPr="00D65586" w:rsidRDefault="00EB5AC3">
            <w:pPr>
              <w:rPr>
                <w:rFonts w:asciiTheme="minorHAnsi" w:hAnsiTheme="minorHAnsi"/>
              </w:rPr>
            </w:pPr>
            <w:r w:rsidRPr="00D65586">
              <w:rPr>
                <w:rFonts w:asciiTheme="minorHAnsi" w:hAnsiTheme="minorHAnsi"/>
              </w:rPr>
              <w:t xml:space="preserve">First analysis report by </w:t>
            </w:r>
            <w:r w:rsidR="00BD069B" w:rsidRPr="00D65586">
              <w:rPr>
                <w:rFonts w:asciiTheme="minorHAnsi" w:hAnsiTheme="minorHAnsi"/>
              </w:rPr>
              <w:t>May</w:t>
            </w:r>
            <w:r w:rsidRPr="00D65586">
              <w:rPr>
                <w:rFonts w:asciiTheme="minorHAnsi" w:hAnsiTheme="minorHAnsi"/>
              </w:rPr>
              <w:t xml:space="preserve"> 2017 up to October 2017.</w:t>
            </w:r>
          </w:p>
        </w:tc>
      </w:tr>
      <w:tr w:rsidR="00E11BE9" w:rsidRPr="00D65586" w14:paraId="4BC06F17" w14:textId="77777777" w:rsidTr="00F56625">
        <w:trPr>
          <w:trHeight w:val="5011"/>
        </w:trPr>
        <w:tc>
          <w:tcPr>
            <w:tcW w:w="3436" w:type="dxa"/>
          </w:tcPr>
          <w:p w14:paraId="7636BBB6" w14:textId="77777777" w:rsidR="00E11BE9" w:rsidRPr="00D65586" w:rsidRDefault="00E11BE9" w:rsidP="009849CC">
            <w:pPr>
              <w:rPr>
                <w:rFonts w:asciiTheme="minorHAnsi" w:hAnsiTheme="minorHAnsi"/>
              </w:rPr>
            </w:pPr>
            <w:r w:rsidRPr="00D65586">
              <w:rPr>
                <w:rFonts w:asciiTheme="minorHAnsi" w:hAnsiTheme="minorHAnsi"/>
              </w:rPr>
              <w:lastRenderedPageBreak/>
              <w:t xml:space="preserve">Task </w:t>
            </w:r>
            <w:r w:rsidR="002D6D6A" w:rsidRPr="00D65586">
              <w:rPr>
                <w:rFonts w:asciiTheme="minorHAnsi" w:hAnsiTheme="minorHAnsi"/>
              </w:rPr>
              <w:t>C2</w:t>
            </w:r>
            <w:r w:rsidRPr="00D65586">
              <w:rPr>
                <w:rFonts w:asciiTheme="minorHAnsi" w:hAnsiTheme="minorHAnsi"/>
              </w:rPr>
              <w:t xml:space="preserve">: </w:t>
            </w:r>
            <w:r w:rsidR="002D6D6A" w:rsidRPr="00D65586">
              <w:rPr>
                <w:rFonts w:asciiTheme="minorHAnsi" w:hAnsiTheme="minorHAnsi"/>
              </w:rPr>
              <w:t>Cyber.gov Architecture</w:t>
            </w:r>
          </w:p>
          <w:p w14:paraId="2CCC1A59" w14:textId="77777777" w:rsidR="00A27BD8" w:rsidRPr="00D65586" w:rsidRDefault="00A27BD8" w:rsidP="009849CC">
            <w:pPr>
              <w:rPr>
                <w:rFonts w:asciiTheme="minorHAnsi" w:hAnsiTheme="minorHAnsi"/>
              </w:rPr>
            </w:pPr>
            <w:r w:rsidRPr="00D65586">
              <w:rPr>
                <w:rFonts w:asciiTheme="minorHAnsi" w:hAnsiTheme="minorHAnsi"/>
              </w:rPr>
              <w:t>C2a: Software Defined Perimeter Assessment and Baselin</w:t>
            </w:r>
            <w:r w:rsidR="00FF660F" w:rsidRPr="00D65586">
              <w:rPr>
                <w:rFonts w:asciiTheme="minorHAnsi" w:hAnsiTheme="minorHAnsi"/>
              </w:rPr>
              <w:t>in</w:t>
            </w:r>
            <w:r w:rsidRPr="00D65586">
              <w:rPr>
                <w:rFonts w:asciiTheme="minorHAnsi" w:hAnsiTheme="minorHAnsi"/>
              </w:rPr>
              <w:t>g</w:t>
            </w:r>
          </w:p>
          <w:p w14:paraId="2D1B8B18" w14:textId="77777777" w:rsidR="00A27BD8" w:rsidRPr="00D65586" w:rsidRDefault="00A27BD8" w:rsidP="009849CC">
            <w:pPr>
              <w:rPr>
                <w:rFonts w:asciiTheme="minorHAnsi" w:hAnsiTheme="minorHAnsi"/>
              </w:rPr>
            </w:pPr>
            <w:r w:rsidRPr="00D65586">
              <w:rPr>
                <w:rFonts w:asciiTheme="minorHAnsi" w:hAnsiTheme="minorHAnsi"/>
              </w:rPr>
              <w:t xml:space="preserve">C2b: </w:t>
            </w:r>
            <w:r w:rsidR="00EB5AC3" w:rsidRPr="00D65586">
              <w:rPr>
                <w:rFonts w:asciiTheme="minorHAnsi" w:hAnsiTheme="minorHAnsi"/>
              </w:rPr>
              <w:t>Development / Prototyping</w:t>
            </w:r>
          </w:p>
          <w:p w14:paraId="14B3EB7E" w14:textId="77777777" w:rsidR="00F406BC" w:rsidRPr="00D65586" w:rsidRDefault="00F406BC" w:rsidP="009849CC">
            <w:pPr>
              <w:rPr>
                <w:rFonts w:asciiTheme="minorHAnsi" w:hAnsiTheme="minorHAnsi"/>
              </w:rPr>
            </w:pPr>
            <w:r w:rsidRPr="00D65586">
              <w:rPr>
                <w:rFonts w:asciiTheme="minorHAnsi" w:hAnsiTheme="minorHAnsi"/>
              </w:rPr>
              <w:t xml:space="preserve">C2c: Architecture </w:t>
            </w:r>
            <w:r w:rsidR="00EB5AC3" w:rsidRPr="00D65586">
              <w:rPr>
                <w:rFonts w:asciiTheme="minorHAnsi" w:hAnsiTheme="minorHAnsi"/>
              </w:rPr>
              <w:t>Baseline and Recommendations</w:t>
            </w:r>
          </w:p>
          <w:p w14:paraId="555DF718" w14:textId="77777777" w:rsidR="00E11BE9" w:rsidRPr="00D65586" w:rsidRDefault="00E11BE9" w:rsidP="009849CC">
            <w:pPr>
              <w:rPr>
                <w:rFonts w:asciiTheme="minorHAnsi" w:hAnsiTheme="minorHAnsi"/>
              </w:rPr>
            </w:pPr>
          </w:p>
        </w:tc>
        <w:tc>
          <w:tcPr>
            <w:tcW w:w="3255" w:type="dxa"/>
          </w:tcPr>
          <w:p w14:paraId="10DD4803" w14:textId="77777777" w:rsidR="003658C9" w:rsidRPr="00D65586" w:rsidRDefault="002D6D6A" w:rsidP="009849CC">
            <w:pPr>
              <w:rPr>
                <w:rFonts w:asciiTheme="minorHAnsi" w:hAnsiTheme="minorHAnsi"/>
              </w:rPr>
            </w:pPr>
            <w:r w:rsidRPr="00D65586">
              <w:rPr>
                <w:rFonts w:asciiTheme="minorHAnsi" w:hAnsiTheme="minorHAnsi"/>
              </w:rPr>
              <w:t xml:space="preserve">Design </w:t>
            </w:r>
            <w:r w:rsidR="00EB5AC3" w:rsidRPr="00D65586">
              <w:rPr>
                <w:rFonts w:asciiTheme="minorHAnsi" w:hAnsiTheme="minorHAnsi"/>
              </w:rPr>
              <w:t>an innovative and holistic</w:t>
            </w:r>
            <w:r w:rsidRPr="00D65586">
              <w:rPr>
                <w:rFonts w:asciiTheme="minorHAnsi" w:hAnsiTheme="minorHAnsi"/>
              </w:rPr>
              <w:t xml:space="preserve"> cyber </w:t>
            </w:r>
            <w:r w:rsidR="00EB5AC3" w:rsidRPr="00D65586">
              <w:rPr>
                <w:rFonts w:asciiTheme="minorHAnsi" w:hAnsiTheme="minorHAnsi"/>
              </w:rPr>
              <w:t>security</w:t>
            </w:r>
            <w:r w:rsidRPr="00D65586">
              <w:rPr>
                <w:rFonts w:asciiTheme="minorHAnsi" w:hAnsiTheme="minorHAnsi"/>
              </w:rPr>
              <w:t xml:space="preserve"> architecture and requirements, </w:t>
            </w:r>
            <w:r w:rsidR="003658C9" w:rsidRPr="00D65586">
              <w:rPr>
                <w:rFonts w:asciiTheme="minorHAnsi" w:hAnsiTheme="minorHAnsi"/>
              </w:rPr>
              <w:t>prototype and pilot.</w:t>
            </w:r>
          </w:p>
          <w:p w14:paraId="14204AF9" w14:textId="77777777" w:rsidR="00FF660F" w:rsidRPr="00D65586" w:rsidRDefault="00FF660F" w:rsidP="009849CC">
            <w:pPr>
              <w:rPr>
                <w:rFonts w:asciiTheme="minorHAnsi" w:hAnsiTheme="minorHAnsi"/>
              </w:rPr>
            </w:pPr>
            <w:r w:rsidRPr="00D65586">
              <w:rPr>
                <w:rFonts w:asciiTheme="minorHAnsi" w:hAnsiTheme="minorHAnsi"/>
              </w:rPr>
              <w:t xml:space="preserve">C2a: </w:t>
            </w:r>
            <w:r w:rsidR="00BD069B" w:rsidRPr="00D65586">
              <w:rPr>
                <w:rFonts w:asciiTheme="minorHAnsi" w:hAnsiTheme="minorHAnsi"/>
              </w:rPr>
              <w:t>Testing,</w:t>
            </w:r>
            <w:r w:rsidRPr="00D65586">
              <w:rPr>
                <w:rFonts w:asciiTheme="minorHAnsi" w:hAnsiTheme="minorHAnsi"/>
              </w:rPr>
              <w:t xml:space="preserve"> demonstration of SDP technology with select vendors in test environment</w:t>
            </w:r>
            <w:r w:rsidR="00BD069B" w:rsidRPr="00D65586">
              <w:rPr>
                <w:rFonts w:asciiTheme="minorHAnsi" w:hAnsiTheme="minorHAnsi"/>
              </w:rPr>
              <w:t>s</w:t>
            </w:r>
            <w:r w:rsidRPr="00D65586">
              <w:rPr>
                <w:rFonts w:asciiTheme="minorHAnsi" w:hAnsiTheme="minorHAnsi"/>
              </w:rPr>
              <w:t>.</w:t>
            </w:r>
          </w:p>
          <w:p w14:paraId="35E8E88E" w14:textId="77777777" w:rsidR="00B46272" w:rsidRPr="00D65586" w:rsidRDefault="003A477A" w:rsidP="009849CC">
            <w:pPr>
              <w:rPr>
                <w:rFonts w:asciiTheme="minorHAnsi" w:hAnsiTheme="minorHAnsi"/>
              </w:rPr>
            </w:pPr>
            <w:r w:rsidRPr="00D65586">
              <w:rPr>
                <w:rFonts w:asciiTheme="minorHAnsi" w:hAnsiTheme="minorHAnsi"/>
              </w:rPr>
              <w:t xml:space="preserve">Evaluate SDP suitability, </w:t>
            </w:r>
            <w:r w:rsidR="00BD069B" w:rsidRPr="00D65586">
              <w:rPr>
                <w:rFonts w:asciiTheme="minorHAnsi" w:hAnsiTheme="minorHAnsi"/>
              </w:rPr>
              <w:t>define</w:t>
            </w:r>
            <w:r w:rsidRPr="00D65586">
              <w:rPr>
                <w:rFonts w:asciiTheme="minorHAnsi" w:hAnsiTheme="minorHAnsi"/>
              </w:rPr>
              <w:t xml:space="preserve"> requirements</w:t>
            </w:r>
            <w:r w:rsidR="00BD069B" w:rsidRPr="00D65586">
              <w:rPr>
                <w:rFonts w:asciiTheme="minorHAnsi" w:hAnsiTheme="minorHAnsi"/>
              </w:rPr>
              <w:t xml:space="preserve"> for implementation and assess benefits</w:t>
            </w:r>
          </w:p>
          <w:p w14:paraId="432E6EF8" w14:textId="77777777" w:rsidR="00FF660F" w:rsidRPr="00D65586" w:rsidRDefault="00FF660F" w:rsidP="009849CC">
            <w:pPr>
              <w:rPr>
                <w:rFonts w:asciiTheme="minorHAnsi" w:hAnsiTheme="minorHAnsi"/>
              </w:rPr>
            </w:pPr>
            <w:r w:rsidRPr="00D65586">
              <w:rPr>
                <w:rFonts w:asciiTheme="minorHAnsi" w:hAnsiTheme="minorHAnsi"/>
              </w:rPr>
              <w:t xml:space="preserve">C2b: </w:t>
            </w:r>
            <w:r w:rsidR="00BD069B" w:rsidRPr="00D65586">
              <w:rPr>
                <w:rFonts w:asciiTheme="minorHAnsi" w:hAnsiTheme="minorHAnsi"/>
              </w:rPr>
              <w:t>Prototyping of technologies such as a Trust Central System to consolidate device state/patching information</w:t>
            </w:r>
          </w:p>
          <w:p w14:paraId="676402B3" w14:textId="77777777" w:rsidR="00F406BC" w:rsidRPr="00D65586" w:rsidRDefault="00F406BC" w:rsidP="003A477A">
            <w:pPr>
              <w:rPr>
                <w:rFonts w:asciiTheme="minorHAnsi" w:hAnsiTheme="minorHAnsi"/>
              </w:rPr>
            </w:pPr>
            <w:r w:rsidRPr="00D65586">
              <w:rPr>
                <w:rFonts w:asciiTheme="minorHAnsi" w:hAnsiTheme="minorHAnsi"/>
              </w:rPr>
              <w:t>C2c: Initial draft Cyber.gov D/A Architecture</w:t>
            </w:r>
          </w:p>
          <w:p w14:paraId="02C8685E" w14:textId="77777777" w:rsidR="00F406BC" w:rsidRPr="00D65586" w:rsidRDefault="00F406BC" w:rsidP="003A477A">
            <w:pPr>
              <w:rPr>
                <w:rFonts w:asciiTheme="minorHAnsi" w:hAnsiTheme="minorHAnsi"/>
              </w:rPr>
            </w:pPr>
            <w:r w:rsidRPr="00D65586">
              <w:rPr>
                <w:rFonts w:asciiTheme="minorHAnsi" w:hAnsiTheme="minorHAnsi"/>
              </w:rPr>
              <w:t>C2c: Initial High Level Architecture</w:t>
            </w:r>
          </w:p>
          <w:p w14:paraId="5D58A1BB" w14:textId="77777777" w:rsidR="00F406BC" w:rsidRPr="00D65586" w:rsidRDefault="00F406BC" w:rsidP="00BD069B">
            <w:pPr>
              <w:rPr>
                <w:rFonts w:asciiTheme="minorHAnsi" w:hAnsiTheme="minorHAnsi"/>
              </w:rPr>
            </w:pPr>
            <w:r w:rsidRPr="00D65586">
              <w:rPr>
                <w:rFonts w:asciiTheme="minorHAnsi" w:hAnsiTheme="minorHAnsi"/>
              </w:rPr>
              <w:t xml:space="preserve">C2c: </w:t>
            </w:r>
            <w:r w:rsidR="00BD069B" w:rsidRPr="00D65586">
              <w:rPr>
                <w:rFonts w:asciiTheme="minorHAnsi" w:hAnsiTheme="minorHAnsi"/>
              </w:rPr>
              <w:t>First final version of the Architecture baseline</w:t>
            </w:r>
          </w:p>
        </w:tc>
        <w:tc>
          <w:tcPr>
            <w:tcW w:w="2821" w:type="dxa"/>
          </w:tcPr>
          <w:p w14:paraId="2C417CFF" w14:textId="77777777" w:rsidR="00BD069B" w:rsidRPr="00D65586" w:rsidRDefault="0020103D">
            <w:pPr>
              <w:rPr>
                <w:rFonts w:asciiTheme="minorHAnsi" w:hAnsiTheme="minorHAnsi"/>
              </w:rPr>
            </w:pPr>
            <w:r>
              <w:rPr>
                <w:rFonts w:asciiTheme="minorHAnsi" w:hAnsiTheme="minorHAnsi"/>
              </w:rPr>
              <w:t>C2a</w:t>
            </w:r>
            <w:r w:rsidR="00BD069B" w:rsidRPr="00D65586">
              <w:rPr>
                <w:rFonts w:asciiTheme="minorHAnsi" w:hAnsiTheme="minorHAnsi"/>
              </w:rPr>
              <w:t>: April 17</w:t>
            </w:r>
          </w:p>
          <w:p w14:paraId="676508FE" w14:textId="77777777" w:rsidR="00BD069B" w:rsidRPr="00D65586" w:rsidRDefault="0020103D">
            <w:pPr>
              <w:rPr>
                <w:rFonts w:asciiTheme="minorHAnsi" w:hAnsiTheme="minorHAnsi"/>
              </w:rPr>
            </w:pPr>
            <w:r>
              <w:rPr>
                <w:rFonts w:asciiTheme="minorHAnsi" w:hAnsiTheme="minorHAnsi"/>
              </w:rPr>
              <w:t>C2b</w:t>
            </w:r>
            <w:r w:rsidR="00BD069B" w:rsidRPr="00D65586">
              <w:rPr>
                <w:rFonts w:asciiTheme="minorHAnsi" w:hAnsiTheme="minorHAnsi"/>
              </w:rPr>
              <w:t xml:space="preserve">: Ongoing as needed </w:t>
            </w:r>
          </w:p>
          <w:p w14:paraId="2A16E79E" w14:textId="77777777" w:rsidR="00BD069B" w:rsidRPr="00D65586" w:rsidRDefault="0020103D" w:rsidP="004869C0">
            <w:pPr>
              <w:rPr>
                <w:rFonts w:asciiTheme="minorHAnsi" w:hAnsiTheme="minorHAnsi"/>
              </w:rPr>
            </w:pPr>
            <w:r>
              <w:rPr>
                <w:rFonts w:asciiTheme="minorHAnsi" w:hAnsiTheme="minorHAnsi"/>
              </w:rPr>
              <w:t>C2c: F</w:t>
            </w:r>
            <w:r w:rsidR="00BD069B" w:rsidRPr="00D65586">
              <w:rPr>
                <w:rFonts w:asciiTheme="minorHAnsi" w:hAnsiTheme="minorHAnsi"/>
              </w:rPr>
              <w:t xml:space="preserve">irst draft of the architecture by April 17. </w:t>
            </w:r>
            <w:r w:rsidR="004869C0">
              <w:rPr>
                <w:rFonts w:asciiTheme="minorHAnsi" w:hAnsiTheme="minorHAnsi"/>
              </w:rPr>
              <w:t>Next</w:t>
            </w:r>
            <w:r w:rsidR="004869C0" w:rsidRPr="00D65586">
              <w:rPr>
                <w:rFonts w:asciiTheme="minorHAnsi" w:hAnsiTheme="minorHAnsi"/>
              </w:rPr>
              <w:t xml:space="preserve"> </w:t>
            </w:r>
            <w:r w:rsidR="00BD069B" w:rsidRPr="00D65586">
              <w:rPr>
                <w:rFonts w:asciiTheme="minorHAnsi" w:hAnsiTheme="minorHAnsi"/>
              </w:rPr>
              <w:t>version 1 by October 17</w:t>
            </w:r>
          </w:p>
        </w:tc>
      </w:tr>
      <w:tr w:rsidR="00E11BE9" w:rsidRPr="00D65586" w14:paraId="3839C87F" w14:textId="77777777" w:rsidTr="00F56625">
        <w:trPr>
          <w:trHeight w:val="1829"/>
        </w:trPr>
        <w:tc>
          <w:tcPr>
            <w:tcW w:w="3436" w:type="dxa"/>
          </w:tcPr>
          <w:p w14:paraId="3072A544" w14:textId="77777777" w:rsidR="00E11BE9" w:rsidRPr="00D65586" w:rsidRDefault="00E11BE9" w:rsidP="00576175">
            <w:pPr>
              <w:rPr>
                <w:rFonts w:asciiTheme="minorHAnsi" w:hAnsiTheme="minorHAnsi"/>
              </w:rPr>
            </w:pPr>
            <w:r w:rsidRPr="00D65586">
              <w:rPr>
                <w:rFonts w:asciiTheme="minorHAnsi" w:hAnsiTheme="minorHAnsi"/>
              </w:rPr>
              <w:t xml:space="preserve">Task </w:t>
            </w:r>
            <w:r w:rsidR="00576175" w:rsidRPr="00D65586">
              <w:rPr>
                <w:rFonts w:asciiTheme="minorHAnsi" w:hAnsiTheme="minorHAnsi"/>
              </w:rPr>
              <w:t>C3: Cyber.gov Testbeds and Implementations</w:t>
            </w:r>
          </w:p>
          <w:p w14:paraId="393AE85C" w14:textId="77777777" w:rsidR="00E11BE9" w:rsidRPr="00D65586" w:rsidRDefault="00E11BE9" w:rsidP="009849CC">
            <w:pPr>
              <w:rPr>
                <w:rFonts w:asciiTheme="minorHAnsi" w:hAnsiTheme="minorHAnsi"/>
              </w:rPr>
            </w:pPr>
          </w:p>
        </w:tc>
        <w:tc>
          <w:tcPr>
            <w:tcW w:w="3255" w:type="dxa"/>
          </w:tcPr>
          <w:p w14:paraId="23F0F647" w14:textId="77777777" w:rsidR="00E11BE9" w:rsidRPr="00D65586" w:rsidRDefault="00576175" w:rsidP="009849CC">
            <w:pPr>
              <w:rPr>
                <w:rFonts w:asciiTheme="minorHAnsi" w:hAnsiTheme="minorHAnsi"/>
              </w:rPr>
            </w:pPr>
            <w:r w:rsidRPr="00D65586">
              <w:rPr>
                <w:rFonts w:asciiTheme="minorHAnsi" w:hAnsiTheme="minorHAnsi"/>
              </w:rPr>
              <w:t>C3: Initial instantiation of D/A architecture in testbed</w:t>
            </w:r>
          </w:p>
          <w:p w14:paraId="6E24C800" w14:textId="77777777" w:rsidR="00576175" w:rsidRPr="00D65586" w:rsidRDefault="00576175" w:rsidP="009849CC">
            <w:pPr>
              <w:rPr>
                <w:rFonts w:asciiTheme="minorHAnsi" w:hAnsiTheme="minorHAnsi"/>
              </w:rPr>
            </w:pPr>
            <w:r w:rsidRPr="00D65586">
              <w:rPr>
                <w:rFonts w:asciiTheme="minorHAnsi" w:hAnsiTheme="minorHAnsi"/>
              </w:rPr>
              <w:t>C3: Initial instantiation of SDP</w:t>
            </w:r>
          </w:p>
          <w:p w14:paraId="14198969" w14:textId="77777777" w:rsidR="00576175" w:rsidRPr="00D65586" w:rsidRDefault="00576175" w:rsidP="009849CC">
            <w:pPr>
              <w:rPr>
                <w:rFonts w:asciiTheme="minorHAnsi" w:hAnsiTheme="minorHAnsi"/>
              </w:rPr>
            </w:pPr>
            <w:r w:rsidRPr="00D65586">
              <w:rPr>
                <w:rFonts w:asciiTheme="minorHAnsi" w:hAnsiTheme="minorHAnsi"/>
              </w:rPr>
              <w:t>C3: Initial instantiation of D/A relevant threat</w:t>
            </w:r>
          </w:p>
          <w:p w14:paraId="32B939B7" w14:textId="77777777" w:rsidR="00576175" w:rsidRPr="00D65586" w:rsidRDefault="00576175" w:rsidP="009849CC">
            <w:pPr>
              <w:rPr>
                <w:rFonts w:asciiTheme="minorHAnsi" w:hAnsiTheme="minorHAnsi"/>
              </w:rPr>
            </w:pPr>
            <w:r w:rsidRPr="00D65586">
              <w:rPr>
                <w:rFonts w:asciiTheme="minorHAnsi" w:hAnsiTheme="minorHAnsi"/>
              </w:rPr>
              <w:t>C3: Execution of technology assessments in testbed environment</w:t>
            </w:r>
          </w:p>
          <w:p w14:paraId="06E800A5" w14:textId="77777777" w:rsidR="00576175" w:rsidRPr="00D65586" w:rsidRDefault="00576175" w:rsidP="009849CC">
            <w:pPr>
              <w:rPr>
                <w:rFonts w:asciiTheme="minorHAnsi" w:hAnsiTheme="minorHAnsi"/>
              </w:rPr>
            </w:pPr>
          </w:p>
        </w:tc>
        <w:tc>
          <w:tcPr>
            <w:tcW w:w="2821" w:type="dxa"/>
          </w:tcPr>
          <w:p w14:paraId="0D6D6148" w14:textId="77777777" w:rsidR="00E11BE9" w:rsidRPr="00D65586" w:rsidRDefault="006513C6" w:rsidP="00112489">
            <w:pPr>
              <w:rPr>
                <w:rFonts w:asciiTheme="minorHAnsi" w:hAnsiTheme="minorHAnsi"/>
              </w:rPr>
            </w:pPr>
            <w:r w:rsidRPr="00D65586">
              <w:rPr>
                <w:rFonts w:asciiTheme="minorHAnsi" w:hAnsiTheme="minorHAnsi"/>
              </w:rPr>
              <w:t xml:space="preserve">C3: </w:t>
            </w:r>
            <w:r w:rsidR="00112489">
              <w:rPr>
                <w:rFonts w:asciiTheme="minorHAnsi" w:hAnsiTheme="minorHAnsi"/>
              </w:rPr>
              <w:t>June 17</w:t>
            </w:r>
          </w:p>
        </w:tc>
      </w:tr>
      <w:tr w:rsidR="00C6673C" w:rsidRPr="00D65586" w14:paraId="12F81A30" w14:textId="77777777" w:rsidTr="00F56625">
        <w:trPr>
          <w:trHeight w:val="1829"/>
        </w:trPr>
        <w:tc>
          <w:tcPr>
            <w:tcW w:w="3436" w:type="dxa"/>
          </w:tcPr>
          <w:p w14:paraId="1BCD729A" w14:textId="77777777" w:rsidR="00C6673C" w:rsidRPr="00D65586" w:rsidRDefault="00C6673C" w:rsidP="00C6673C">
            <w:pPr>
              <w:rPr>
                <w:rFonts w:asciiTheme="minorHAnsi" w:hAnsiTheme="minorHAnsi"/>
              </w:rPr>
            </w:pPr>
            <w:r>
              <w:rPr>
                <w:rFonts w:asciiTheme="minorHAnsi" w:hAnsiTheme="minorHAnsi"/>
              </w:rPr>
              <w:t>Task C4: D/A Engagement, Planning, and Pilot Preparation</w:t>
            </w:r>
          </w:p>
        </w:tc>
        <w:tc>
          <w:tcPr>
            <w:tcW w:w="3255" w:type="dxa"/>
          </w:tcPr>
          <w:p w14:paraId="33B235D8" w14:textId="77777777" w:rsidR="00C6673C" w:rsidRDefault="00E43082" w:rsidP="009849CC">
            <w:pPr>
              <w:rPr>
                <w:rFonts w:asciiTheme="minorHAnsi" w:hAnsiTheme="minorHAnsi"/>
              </w:rPr>
            </w:pPr>
            <w:r>
              <w:rPr>
                <w:rFonts w:asciiTheme="minorHAnsi" w:hAnsiTheme="minorHAnsi"/>
              </w:rPr>
              <w:t>C4: D/A engagement plan</w:t>
            </w:r>
          </w:p>
          <w:p w14:paraId="56C86646" w14:textId="77777777" w:rsidR="00E43082" w:rsidRDefault="00E43082" w:rsidP="009849CC">
            <w:pPr>
              <w:rPr>
                <w:rFonts w:asciiTheme="minorHAnsi" w:hAnsiTheme="minorHAnsi"/>
              </w:rPr>
            </w:pPr>
            <w:r>
              <w:rPr>
                <w:rFonts w:asciiTheme="minorHAnsi" w:hAnsiTheme="minorHAnsi"/>
              </w:rPr>
              <w:t>C4: Initial D/A profiles and environment requirements complete</w:t>
            </w:r>
          </w:p>
          <w:p w14:paraId="61087E38" w14:textId="77777777" w:rsidR="00E43082" w:rsidRDefault="00E43082" w:rsidP="009849CC">
            <w:pPr>
              <w:rPr>
                <w:rFonts w:asciiTheme="minorHAnsi" w:hAnsiTheme="minorHAnsi"/>
              </w:rPr>
            </w:pPr>
            <w:r w:rsidRPr="00E43082">
              <w:rPr>
                <w:rFonts w:asciiTheme="minorHAnsi" w:hAnsiTheme="minorHAnsi"/>
              </w:rPr>
              <w:t>C4: First D/A Meeting</w:t>
            </w:r>
          </w:p>
          <w:p w14:paraId="1DDF0EAD" w14:textId="77777777" w:rsidR="00E43082" w:rsidRDefault="00E43082" w:rsidP="009849CC">
            <w:pPr>
              <w:rPr>
                <w:rFonts w:asciiTheme="minorHAnsi" w:hAnsiTheme="minorHAnsi"/>
              </w:rPr>
            </w:pPr>
            <w:r>
              <w:rPr>
                <w:rFonts w:asciiTheme="minorHAnsi" w:hAnsiTheme="minorHAnsi"/>
              </w:rPr>
              <w:t>C4: Summary report of D/A feedback, insights, and/or requirements complete</w:t>
            </w:r>
          </w:p>
          <w:p w14:paraId="1142BEA5" w14:textId="77777777" w:rsidR="00E43082" w:rsidRPr="00D65586" w:rsidRDefault="00E43082" w:rsidP="009849CC">
            <w:pPr>
              <w:rPr>
                <w:rFonts w:asciiTheme="minorHAnsi" w:hAnsiTheme="minorHAnsi"/>
              </w:rPr>
            </w:pPr>
          </w:p>
        </w:tc>
        <w:tc>
          <w:tcPr>
            <w:tcW w:w="2821" w:type="dxa"/>
          </w:tcPr>
          <w:p w14:paraId="48987178" w14:textId="77777777" w:rsidR="00C6673C" w:rsidRDefault="00E43082" w:rsidP="00112489">
            <w:pPr>
              <w:rPr>
                <w:rFonts w:asciiTheme="minorHAnsi" w:hAnsiTheme="minorHAnsi"/>
              </w:rPr>
            </w:pPr>
            <w:r>
              <w:rPr>
                <w:rFonts w:asciiTheme="minorHAnsi" w:hAnsiTheme="minorHAnsi"/>
              </w:rPr>
              <w:t>C4: April 17</w:t>
            </w:r>
          </w:p>
          <w:p w14:paraId="1B45E4E8" w14:textId="77777777" w:rsidR="00E43082" w:rsidRDefault="00E43082" w:rsidP="00112489">
            <w:pPr>
              <w:rPr>
                <w:rFonts w:asciiTheme="minorHAnsi" w:hAnsiTheme="minorHAnsi"/>
              </w:rPr>
            </w:pPr>
          </w:p>
          <w:p w14:paraId="636B69BA" w14:textId="77777777" w:rsidR="00E43082" w:rsidRDefault="00E43082" w:rsidP="00112489">
            <w:pPr>
              <w:rPr>
                <w:rFonts w:asciiTheme="minorHAnsi" w:hAnsiTheme="minorHAnsi"/>
              </w:rPr>
            </w:pPr>
            <w:r>
              <w:rPr>
                <w:rFonts w:asciiTheme="minorHAnsi" w:hAnsiTheme="minorHAnsi"/>
              </w:rPr>
              <w:t>C4: May 17</w:t>
            </w:r>
          </w:p>
          <w:p w14:paraId="2AC3EF6B" w14:textId="77777777" w:rsidR="00E43082" w:rsidRDefault="00E43082" w:rsidP="00112489">
            <w:pPr>
              <w:rPr>
                <w:rFonts w:asciiTheme="minorHAnsi" w:hAnsiTheme="minorHAnsi"/>
              </w:rPr>
            </w:pPr>
            <w:r>
              <w:rPr>
                <w:rFonts w:asciiTheme="minorHAnsi" w:hAnsiTheme="minorHAnsi"/>
              </w:rPr>
              <w:t>C4: May 17</w:t>
            </w:r>
          </w:p>
          <w:p w14:paraId="39C4B676" w14:textId="77777777" w:rsidR="00E43082" w:rsidRDefault="00E43082" w:rsidP="00112489">
            <w:pPr>
              <w:rPr>
                <w:rFonts w:asciiTheme="minorHAnsi" w:hAnsiTheme="minorHAnsi"/>
              </w:rPr>
            </w:pPr>
          </w:p>
          <w:p w14:paraId="4A98977F" w14:textId="77777777" w:rsidR="00E43082" w:rsidRDefault="00E43082" w:rsidP="00112489">
            <w:pPr>
              <w:rPr>
                <w:rFonts w:asciiTheme="minorHAnsi" w:hAnsiTheme="minorHAnsi"/>
              </w:rPr>
            </w:pPr>
          </w:p>
          <w:p w14:paraId="5AF8B9AD" w14:textId="77777777" w:rsidR="00E43082" w:rsidRPr="00D65586" w:rsidRDefault="00E43082" w:rsidP="00112489">
            <w:pPr>
              <w:rPr>
                <w:rFonts w:asciiTheme="minorHAnsi" w:hAnsiTheme="minorHAnsi"/>
              </w:rPr>
            </w:pPr>
            <w:r>
              <w:rPr>
                <w:rFonts w:asciiTheme="minorHAnsi" w:hAnsiTheme="minorHAnsi"/>
              </w:rPr>
              <w:t xml:space="preserve">C4: Sep 17 </w:t>
            </w:r>
          </w:p>
        </w:tc>
      </w:tr>
    </w:tbl>
    <w:p w14:paraId="53114BF9" w14:textId="77777777" w:rsidR="009669AE" w:rsidRPr="00D65586" w:rsidRDefault="009669AE" w:rsidP="009669AE">
      <w:pPr>
        <w:ind w:left="720"/>
        <w:rPr>
          <w:rFonts w:asciiTheme="minorHAnsi" w:hAnsiTheme="minorHAnsi"/>
          <w:sz w:val="22"/>
          <w:szCs w:val="22"/>
        </w:rPr>
      </w:pPr>
    </w:p>
    <w:p w14:paraId="599C738F" w14:textId="77777777" w:rsidR="009669AE" w:rsidRPr="00D65586" w:rsidRDefault="00F07911" w:rsidP="00AD05B0">
      <w:pPr>
        <w:pStyle w:val="Heading3"/>
        <w:rPr>
          <w:rFonts w:asciiTheme="minorHAnsi" w:hAnsiTheme="minorHAnsi" w:cs="Times New Roman"/>
        </w:rPr>
      </w:pPr>
      <w:bookmarkStart w:id="41" w:name="_Toc474764697"/>
      <w:r w:rsidRPr="00D65586">
        <w:rPr>
          <w:rFonts w:asciiTheme="minorHAnsi" w:hAnsiTheme="minorHAnsi" w:cs="Times New Roman"/>
        </w:rPr>
        <w:lastRenderedPageBreak/>
        <w:t>Capability</w:t>
      </w:r>
      <w:r w:rsidR="009669AE" w:rsidRPr="00D65586">
        <w:rPr>
          <w:rFonts w:asciiTheme="minorHAnsi" w:hAnsiTheme="minorHAnsi" w:cs="Times New Roman"/>
        </w:rPr>
        <w:t xml:space="preserve"> or Performance</w:t>
      </w:r>
      <w:bookmarkEnd w:id="41"/>
    </w:p>
    <w:p w14:paraId="620A2890" w14:textId="77777777" w:rsidR="006055B5" w:rsidRPr="00D65586" w:rsidRDefault="006055B5" w:rsidP="009669AE">
      <w:pPr>
        <w:ind w:left="720"/>
        <w:rPr>
          <w:rFonts w:asciiTheme="minorHAnsi" w:hAnsiTheme="minorHAnsi"/>
          <w:i/>
          <w:sz w:val="22"/>
          <w:szCs w:val="22"/>
          <w:highlight w:val="lightGray"/>
        </w:rPr>
      </w:pPr>
    </w:p>
    <w:p w14:paraId="3AC30091" w14:textId="77777777" w:rsidR="00AD05B0" w:rsidRPr="00E40F08" w:rsidRDefault="00C73CED" w:rsidP="00AD1BE2">
      <w:pPr>
        <w:pStyle w:val="Heading4"/>
        <w:rPr>
          <w:rFonts w:asciiTheme="minorHAnsi" w:hAnsiTheme="minorHAnsi"/>
        </w:rPr>
      </w:pPr>
      <w:r w:rsidRPr="00E40F08">
        <w:rPr>
          <w:rFonts w:asciiTheme="minorHAnsi" w:hAnsiTheme="minorHAnsi"/>
        </w:rPr>
        <w:t xml:space="preserve">Task A: </w:t>
      </w:r>
      <w:r w:rsidR="00AD05B0" w:rsidRPr="00E40F08">
        <w:rPr>
          <w:rFonts w:asciiTheme="minorHAnsi" w:hAnsiTheme="minorHAnsi"/>
        </w:rPr>
        <w:t>Classified Indicator Study</w:t>
      </w:r>
    </w:p>
    <w:p w14:paraId="65F995DD" w14:textId="77777777" w:rsidR="00AD05B0" w:rsidRPr="00D65586" w:rsidRDefault="00AD05B0" w:rsidP="00AD05B0">
      <w:pPr>
        <w:rPr>
          <w:rFonts w:asciiTheme="minorHAnsi" w:hAnsiTheme="minorHAnsi"/>
        </w:rPr>
      </w:pPr>
    </w:p>
    <w:p w14:paraId="32F71B4C" w14:textId="1B2BE124" w:rsidR="00AD05B0" w:rsidRPr="00D65586" w:rsidRDefault="00A04396" w:rsidP="00AD05B0">
      <w:pPr>
        <w:pStyle w:val="ListParagraph"/>
        <w:rPr>
          <w:rFonts w:asciiTheme="minorHAnsi" w:hAnsiTheme="minorHAnsi"/>
        </w:rPr>
      </w:pPr>
      <w:r w:rsidRPr="00D65586">
        <w:rPr>
          <w:rFonts w:asciiTheme="minorHAnsi" w:hAnsiTheme="minorHAnsi"/>
        </w:rPr>
        <w:t xml:space="preserve">Objective is to assess whether E3A implementation of classified indicators </w:t>
      </w:r>
      <w:r w:rsidR="00AD05B0" w:rsidRPr="00D65586">
        <w:rPr>
          <w:rFonts w:asciiTheme="minorHAnsi" w:hAnsiTheme="minorHAnsi"/>
        </w:rPr>
        <w:t>provides a proper impact compared to its cost.</w:t>
      </w:r>
      <w:r w:rsidR="00802B60">
        <w:rPr>
          <w:rFonts w:asciiTheme="minorHAnsi" w:hAnsiTheme="minorHAnsi"/>
        </w:rPr>
        <w:t xml:space="preserve">  </w:t>
      </w:r>
      <w:r w:rsidRPr="00D65586">
        <w:rPr>
          <w:rFonts w:asciiTheme="minorHAnsi" w:hAnsiTheme="minorHAnsi"/>
        </w:rPr>
        <w:t xml:space="preserve">A report providing recommendations of quantitative measures as currently deployed in NCPS.  A finding in both the </w:t>
      </w:r>
      <w:r w:rsidR="00C73CED">
        <w:rPr>
          <w:rFonts w:asciiTheme="minorHAnsi" w:hAnsiTheme="minorHAnsi"/>
        </w:rPr>
        <w:t>Blue Ribbon Panel</w:t>
      </w:r>
      <w:r w:rsidR="00C73CED" w:rsidRPr="00D65586">
        <w:rPr>
          <w:rFonts w:asciiTheme="minorHAnsi" w:hAnsiTheme="minorHAnsi"/>
        </w:rPr>
        <w:t xml:space="preserve"> </w:t>
      </w:r>
      <w:r w:rsidRPr="00D65586">
        <w:rPr>
          <w:rFonts w:asciiTheme="minorHAnsi" w:hAnsiTheme="minorHAnsi"/>
        </w:rPr>
        <w:t xml:space="preserve">and </w:t>
      </w:r>
      <w:r w:rsidR="00BA597F">
        <w:rPr>
          <w:rFonts w:asciiTheme="minorHAnsi" w:hAnsiTheme="minorHAnsi"/>
        </w:rPr>
        <w:t>MIT Lincoln Lab</w:t>
      </w:r>
      <w:r w:rsidR="00BA597F" w:rsidRPr="00D65586">
        <w:rPr>
          <w:rFonts w:asciiTheme="minorHAnsi" w:hAnsiTheme="minorHAnsi"/>
        </w:rPr>
        <w:t xml:space="preserve"> </w:t>
      </w:r>
      <w:r w:rsidRPr="00D65586">
        <w:rPr>
          <w:rFonts w:asciiTheme="minorHAnsi" w:hAnsiTheme="minorHAnsi"/>
        </w:rPr>
        <w:t xml:space="preserve">evaluation report revealed lack of instrumentation within the underlying system.  </w:t>
      </w:r>
    </w:p>
    <w:p w14:paraId="4CDF0E8C" w14:textId="77777777" w:rsidR="00AD05B0" w:rsidRPr="00D65586" w:rsidRDefault="00AD05B0" w:rsidP="00AD05B0">
      <w:pPr>
        <w:pStyle w:val="ListParagraph"/>
        <w:rPr>
          <w:rFonts w:asciiTheme="minorHAnsi" w:hAnsiTheme="minorHAnsi"/>
        </w:rPr>
      </w:pPr>
    </w:p>
    <w:p w14:paraId="243DE5D5" w14:textId="77777777" w:rsidR="00AD05B0" w:rsidRPr="00D65586" w:rsidRDefault="008A3EAE" w:rsidP="00AD05B0">
      <w:pPr>
        <w:pStyle w:val="ListParagraph"/>
        <w:rPr>
          <w:rFonts w:asciiTheme="minorHAnsi" w:hAnsiTheme="minorHAnsi"/>
        </w:rPr>
      </w:pPr>
      <w:r w:rsidRPr="00D65586">
        <w:rPr>
          <w:rFonts w:asciiTheme="minorHAnsi" w:hAnsiTheme="minorHAnsi"/>
        </w:rPr>
        <w:t>In the near term</w:t>
      </w:r>
      <w:r w:rsidR="00AD05B0" w:rsidRPr="00D65586">
        <w:rPr>
          <w:rFonts w:asciiTheme="minorHAnsi" w:hAnsiTheme="minorHAnsi"/>
        </w:rPr>
        <w:t>,</w:t>
      </w:r>
      <w:r w:rsidRPr="00D65586">
        <w:rPr>
          <w:rFonts w:asciiTheme="minorHAnsi" w:hAnsiTheme="minorHAnsi"/>
        </w:rPr>
        <w:t xml:space="preserve"> this task will generate the instrumentation and perform the data collection to support the systems analysis and classified indicator studies. </w:t>
      </w:r>
    </w:p>
    <w:p w14:paraId="75A6CF1A" w14:textId="77777777" w:rsidR="00AD05B0" w:rsidRPr="00D65586" w:rsidRDefault="00AD05B0" w:rsidP="00AD05B0">
      <w:pPr>
        <w:pStyle w:val="ListParagraph"/>
        <w:rPr>
          <w:rFonts w:asciiTheme="minorHAnsi" w:hAnsiTheme="minorHAnsi"/>
        </w:rPr>
      </w:pPr>
    </w:p>
    <w:p w14:paraId="1B641787" w14:textId="77777777" w:rsidR="00AD05B0" w:rsidRPr="00D65586" w:rsidRDefault="00AD05B0" w:rsidP="00AD05B0">
      <w:pPr>
        <w:pStyle w:val="ListParagraph"/>
        <w:rPr>
          <w:rFonts w:asciiTheme="minorHAnsi" w:hAnsiTheme="minorHAnsi"/>
        </w:rPr>
      </w:pPr>
      <w:r w:rsidRPr="00D65586">
        <w:rPr>
          <w:rFonts w:asciiTheme="minorHAnsi" w:hAnsiTheme="minorHAnsi"/>
        </w:rPr>
        <w:t>Four aspects are relevant for analysis including volume, timeliness, uniqueness, and impact. DHS has identified these aspects as critical to the analysis of USG indicators in use by the Einstein 3 Accelerated (E3A) in the National Cyber Protection System (NCPS). While several studies have been performed on volume, timeliness, and uniqueness, impact has yet to be well defined, understood, and documented.</w:t>
      </w:r>
    </w:p>
    <w:p w14:paraId="69E74BEA" w14:textId="77777777" w:rsidR="00AD05B0" w:rsidRPr="00D65586" w:rsidRDefault="00AD05B0" w:rsidP="00AD05B0">
      <w:pPr>
        <w:pStyle w:val="ListParagraph"/>
        <w:rPr>
          <w:rFonts w:asciiTheme="minorHAnsi" w:hAnsiTheme="minorHAnsi"/>
        </w:rPr>
      </w:pPr>
    </w:p>
    <w:p w14:paraId="695840D9" w14:textId="77777777" w:rsidR="00AD05B0" w:rsidRPr="00D65586" w:rsidRDefault="00AD05B0" w:rsidP="00AD05B0">
      <w:pPr>
        <w:pStyle w:val="ListParagraph"/>
        <w:rPr>
          <w:rFonts w:asciiTheme="minorHAnsi" w:hAnsiTheme="minorHAnsi"/>
        </w:rPr>
      </w:pPr>
      <w:r w:rsidRPr="00D65586">
        <w:rPr>
          <w:rFonts w:asciiTheme="minorHAnsi" w:hAnsiTheme="minorHAnsi"/>
        </w:rPr>
        <w:t>The primary objectives of this test are to:</w:t>
      </w:r>
    </w:p>
    <w:p w14:paraId="79BCB3CC" w14:textId="77777777" w:rsidR="00AD05B0" w:rsidRPr="00D65586" w:rsidRDefault="00AD05B0" w:rsidP="00AD05B0">
      <w:pPr>
        <w:pStyle w:val="ListParagraph"/>
        <w:rPr>
          <w:rFonts w:asciiTheme="minorHAnsi" w:hAnsiTheme="minorHAnsi"/>
        </w:rPr>
      </w:pPr>
    </w:p>
    <w:p w14:paraId="574A99AF" w14:textId="77777777" w:rsidR="00AD05B0" w:rsidRPr="00D65586" w:rsidRDefault="00AD05B0" w:rsidP="00AD05B0">
      <w:pPr>
        <w:pStyle w:val="ListParagraph"/>
        <w:rPr>
          <w:rFonts w:asciiTheme="minorHAnsi" w:hAnsiTheme="minorHAnsi"/>
        </w:rPr>
      </w:pPr>
      <w:r w:rsidRPr="00D65586">
        <w:rPr>
          <w:rFonts w:asciiTheme="minorHAnsi" w:hAnsiTheme="minorHAnsi"/>
        </w:rPr>
        <w:t>1. Define impact, the data requirements to measure impact, and measure impact.</w:t>
      </w:r>
    </w:p>
    <w:p w14:paraId="63F6C316" w14:textId="77777777" w:rsidR="00AD05B0" w:rsidRPr="00D65586" w:rsidRDefault="00AD05B0" w:rsidP="00AD05B0">
      <w:pPr>
        <w:pStyle w:val="ListParagraph"/>
        <w:rPr>
          <w:rFonts w:asciiTheme="minorHAnsi" w:hAnsiTheme="minorHAnsi"/>
        </w:rPr>
      </w:pPr>
      <w:r w:rsidRPr="00D65586">
        <w:rPr>
          <w:rFonts w:asciiTheme="minorHAnsi" w:hAnsiTheme="minorHAnsi"/>
        </w:rPr>
        <w:t>2. Reproduce volume, timeliness, and uniqueness for the specific data sample under study.</w:t>
      </w:r>
    </w:p>
    <w:p w14:paraId="0CA70E25" w14:textId="77777777" w:rsidR="00AD05B0" w:rsidRPr="00D65586" w:rsidRDefault="00AD05B0" w:rsidP="00AD05B0">
      <w:pPr>
        <w:pStyle w:val="ListParagraph"/>
        <w:rPr>
          <w:rFonts w:asciiTheme="minorHAnsi" w:hAnsiTheme="minorHAnsi"/>
        </w:rPr>
      </w:pPr>
      <w:r w:rsidRPr="00D65586">
        <w:rPr>
          <w:rFonts w:asciiTheme="minorHAnsi" w:hAnsiTheme="minorHAnsi"/>
        </w:rPr>
        <w:t>3. Produce a report of these four aspects of the value of USG indicators as they are used by E3A</w:t>
      </w:r>
      <w:r w:rsidR="00685239" w:rsidRPr="00D65586">
        <w:rPr>
          <w:rFonts w:asciiTheme="minorHAnsi" w:hAnsiTheme="minorHAnsi"/>
        </w:rPr>
        <w:t>.</w:t>
      </w:r>
    </w:p>
    <w:p w14:paraId="7FD64B2C" w14:textId="77777777" w:rsidR="00855642" w:rsidRPr="00E40F08" w:rsidRDefault="00855642" w:rsidP="00630A18">
      <w:pPr>
        <w:pStyle w:val="Heading4"/>
        <w:rPr>
          <w:rFonts w:asciiTheme="minorHAnsi" w:hAnsiTheme="minorHAnsi"/>
        </w:rPr>
      </w:pPr>
      <w:r w:rsidRPr="00E40F08">
        <w:rPr>
          <w:rFonts w:asciiTheme="minorHAnsi" w:hAnsiTheme="minorHAnsi"/>
        </w:rPr>
        <w:lastRenderedPageBreak/>
        <w:t xml:space="preserve">   Task B: Measurement Infrastructure </w:t>
      </w:r>
    </w:p>
    <w:p w14:paraId="5B0EDDDB" w14:textId="77777777" w:rsidR="00855642" w:rsidRPr="00855642" w:rsidRDefault="00855642" w:rsidP="00855642">
      <w:pPr>
        <w:ind w:left="720"/>
        <w:rPr>
          <w:rFonts w:asciiTheme="minorHAnsi" w:hAnsiTheme="minorHAnsi"/>
          <w:bCs/>
          <w:sz w:val="22"/>
          <w:szCs w:val="22"/>
        </w:rPr>
      </w:pPr>
    </w:p>
    <w:p w14:paraId="6461F299" w14:textId="77777777" w:rsidR="00855642" w:rsidRPr="00630A18" w:rsidRDefault="00855642" w:rsidP="00855642">
      <w:pPr>
        <w:ind w:left="720"/>
        <w:rPr>
          <w:rFonts w:asciiTheme="minorHAnsi" w:hAnsiTheme="minorHAnsi"/>
          <w:sz w:val="24"/>
          <w:szCs w:val="22"/>
        </w:rPr>
      </w:pPr>
      <w:r w:rsidRPr="00630A18">
        <w:rPr>
          <w:rFonts w:asciiTheme="minorHAnsi" w:hAnsiTheme="minorHAnsi"/>
          <w:sz w:val="24"/>
          <w:szCs w:val="22"/>
        </w:rPr>
        <w:t>A finding in both the Blue Ribbon Panel report and the Lincoln Laboratory evaluation report on NCPS was the lack of instrumentation within the underlying system. In the near term</w:t>
      </w:r>
      <w:r w:rsidR="00630A18">
        <w:rPr>
          <w:rFonts w:asciiTheme="minorHAnsi" w:hAnsiTheme="minorHAnsi"/>
          <w:sz w:val="24"/>
          <w:szCs w:val="22"/>
        </w:rPr>
        <w:t>,</w:t>
      </w:r>
      <w:r w:rsidRPr="00630A18">
        <w:rPr>
          <w:rFonts w:asciiTheme="minorHAnsi" w:hAnsiTheme="minorHAnsi"/>
          <w:sz w:val="24"/>
          <w:szCs w:val="22"/>
        </w:rPr>
        <w:t xml:space="preserve"> this task will generate the instrumentation and perform the data collection to support the systems analysis and classified indicator studies. The instrumentation needs to support at least four contributing factors to the overall security of the D/As. These factors are: 1) basic applicability of the indicator information upon which NCPS signatures are based, 2) the quality of the signature that results from the indicator information, 3) whether the manner of operating the system impedes or contributes to resolution of any underlying threat, and 4) disambiguation of notifications.</w:t>
      </w:r>
    </w:p>
    <w:p w14:paraId="1CA4C1D5" w14:textId="77777777" w:rsidR="00855642" w:rsidRPr="00630A18" w:rsidRDefault="00855642" w:rsidP="00855642">
      <w:pPr>
        <w:ind w:left="720"/>
        <w:rPr>
          <w:rFonts w:asciiTheme="minorHAnsi" w:hAnsiTheme="minorHAnsi"/>
          <w:sz w:val="24"/>
          <w:szCs w:val="22"/>
        </w:rPr>
      </w:pPr>
      <w:r w:rsidRPr="00630A18">
        <w:rPr>
          <w:rFonts w:asciiTheme="minorHAnsi" w:hAnsiTheme="minorHAnsi"/>
          <w:sz w:val="24"/>
          <w:szCs w:val="22"/>
        </w:rPr>
        <w:t> </w:t>
      </w:r>
    </w:p>
    <w:p w14:paraId="77ACD195" w14:textId="77777777" w:rsidR="00855642" w:rsidRPr="00630A18" w:rsidRDefault="00855642" w:rsidP="00855642">
      <w:pPr>
        <w:ind w:left="720"/>
        <w:rPr>
          <w:rFonts w:asciiTheme="minorHAnsi" w:hAnsiTheme="minorHAnsi"/>
          <w:sz w:val="24"/>
          <w:szCs w:val="22"/>
        </w:rPr>
      </w:pPr>
      <w:r w:rsidRPr="00630A18">
        <w:rPr>
          <w:rFonts w:asciiTheme="minorHAnsi" w:hAnsiTheme="minorHAnsi"/>
          <w:sz w:val="24"/>
          <w:szCs w:val="22"/>
        </w:rPr>
        <w:t>To support measurements required in the indicator study, we will construct data collection infrastructure to be used as needed. We propose that initial data collection using this infrastructure will take place in two stages. The first stage is a quick-look data collection of one month that will be used to validate the instrumentation and the proposed analytical techniques to be used in the indicator study. The second phase will be a longer-term data collection activity of 6 months to one year in duration in order to support assessment of longer term trends in indicator effectiveness.</w:t>
      </w:r>
    </w:p>
    <w:p w14:paraId="3BF12CBA" w14:textId="77777777" w:rsidR="00685239" w:rsidRPr="00D65586" w:rsidRDefault="00685239" w:rsidP="00685239">
      <w:pPr>
        <w:ind w:left="720"/>
        <w:rPr>
          <w:rFonts w:asciiTheme="minorHAnsi" w:hAnsiTheme="minorHAnsi"/>
          <w:sz w:val="22"/>
          <w:szCs w:val="22"/>
        </w:rPr>
      </w:pPr>
    </w:p>
    <w:p w14:paraId="2E4DAF1E" w14:textId="77777777" w:rsidR="00BB763D" w:rsidRPr="00630A18" w:rsidRDefault="00BA597F" w:rsidP="00630A18">
      <w:pPr>
        <w:pStyle w:val="Heading4"/>
      </w:pPr>
      <w:r w:rsidRPr="00E40F08">
        <w:rPr>
          <w:rFonts w:asciiTheme="minorHAnsi" w:hAnsiTheme="minorHAnsi"/>
        </w:rPr>
        <w:t xml:space="preserve">Task C1: </w:t>
      </w:r>
      <w:r w:rsidR="008A3EAE" w:rsidRPr="00E40F08">
        <w:rPr>
          <w:rFonts w:asciiTheme="minorHAnsi" w:hAnsiTheme="minorHAnsi"/>
        </w:rPr>
        <w:t>D/A Engagement and System Analysis</w:t>
      </w:r>
      <w:r w:rsidR="008A3EAE" w:rsidRPr="00630A18">
        <w:t xml:space="preserve">: </w:t>
      </w:r>
      <w:r w:rsidR="00593D40" w:rsidRPr="00630A18">
        <w:t xml:space="preserve"> </w:t>
      </w:r>
    </w:p>
    <w:p w14:paraId="7543D9AD" w14:textId="77777777" w:rsidR="00BB763D" w:rsidRPr="00D65586" w:rsidRDefault="00BB763D" w:rsidP="00BB763D">
      <w:pPr>
        <w:pStyle w:val="ListParagraph"/>
        <w:ind w:left="1440"/>
        <w:rPr>
          <w:rFonts w:asciiTheme="minorHAnsi" w:hAnsiTheme="minorHAnsi"/>
        </w:rPr>
      </w:pPr>
    </w:p>
    <w:p w14:paraId="4702C280" w14:textId="77777777" w:rsidR="005D3756" w:rsidRPr="00D65586" w:rsidRDefault="008A3EAE" w:rsidP="00BB763D">
      <w:pPr>
        <w:ind w:left="720"/>
        <w:rPr>
          <w:rFonts w:asciiTheme="minorHAnsi" w:hAnsiTheme="minorHAnsi"/>
          <w:sz w:val="24"/>
          <w:szCs w:val="24"/>
        </w:rPr>
      </w:pPr>
      <w:r w:rsidRPr="00D65586">
        <w:rPr>
          <w:rFonts w:asciiTheme="minorHAnsi" w:hAnsiTheme="minorHAnsi"/>
          <w:sz w:val="24"/>
          <w:szCs w:val="24"/>
        </w:rPr>
        <w:t xml:space="preserve">Direct engagement with a collection of D/As will inform the design of a modular, flexible architecture leveraging existing government and commercial off the shelf solutions. </w:t>
      </w:r>
    </w:p>
    <w:p w14:paraId="4FEC7DB1" w14:textId="77777777" w:rsidR="005D3756" w:rsidRPr="00D65586" w:rsidRDefault="005D3756" w:rsidP="00BB763D">
      <w:pPr>
        <w:ind w:left="720"/>
        <w:rPr>
          <w:rFonts w:asciiTheme="minorHAnsi" w:hAnsiTheme="minorHAnsi"/>
          <w:sz w:val="24"/>
          <w:szCs w:val="24"/>
        </w:rPr>
      </w:pPr>
    </w:p>
    <w:p w14:paraId="3E9EDD4C" w14:textId="77777777" w:rsidR="005D3756" w:rsidRPr="00D65586" w:rsidRDefault="005D3756" w:rsidP="00BB763D">
      <w:pPr>
        <w:ind w:left="720"/>
        <w:rPr>
          <w:rFonts w:asciiTheme="minorHAnsi" w:hAnsiTheme="minorHAnsi"/>
          <w:sz w:val="24"/>
          <w:szCs w:val="24"/>
        </w:rPr>
      </w:pPr>
      <w:r w:rsidRPr="00D65586">
        <w:rPr>
          <w:rFonts w:asciiTheme="minorHAnsi" w:hAnsiTheme="minorHAnsi"/>
          <w:sz w:val="24"/>
          <w:szCs w:val="24"/>
        </w:rPr>
        <w:lastRenderedPageBreak/>
        <w:t xml:space="preserve">The objective is to create an overview of various sized (from micro to large) Departments and Agencies (D/As)’ asset inventory and gap analysis. We are conducting an extensive inventory of the different software solutions used for each of the Exhibit A components, </w:t>
      </w:r>
      <w:r w:rsidR="00BA597F">
        <w:rPr>
          <w:rFonts w:asciiTheme="minorHAnsi" w:hAnsiTheme="minorHAnsi"/>
          <w:sz w:val="24"/>
          <w:szCs w:val="24"/>
        </w:rPr>
        <w:t xml:space="preserve">a </w:t>
      </w:r>
      <w:r w:rsidRPr="00D65586">
        <w:rPr>
          <w:rFonts w:asciiTheme="minorHAnsi" w:hAnsiTheme="minorHAnsi"/>
          <w:sz w:val="24"/>
          <w:szCs w:val="24"/>
        </w:rPr>
        <w:t>current hardware inventory, gap assessments and potential threats. These assessments</w:t>
      </w:r>
      <w:r w:rsidR="00BA597F">
        <w:rPr>
          <w:rFonts w:asciiTheme="minorHAnsi" w:hAnsiTheme="minorHAnsi"/>
          <w:sz w:val="24"/>
          <w:szCs w:val="24"/>
        </w:rPr>
        <w:t xml:space="preserve"> and data gathering effort</w:t>
      </w:r>
      <w:r w:rsidRPr="00D65586">
        <w:rPr>
          <w:rFonts w:asciiTheme="minorHAnsi" w:hAnsiTheme="minorHAnsi"/>
          <w:sz w:val="24"/>
          <w:szCs w:val="24"/>
        </w:rPr>
        <w:t xml:space="preserve"> will provide an initial Asset inventory that will serve to better </w:t>
      </w:r>
      <w:r w:rsidR="00BA597F">
        <w:rPr>
          <w:rFonts w:asciiTheme="minorHAnsi" w:hAnsiTheme="minorHAnsi"/>
          <w:sz w:val="24"/>
          <w:szCs w:val="24"/>
        </w:rPr>
        <w:t xml:space="preserve">understand our current posture and </w:t>
      </w:r>
      <w:r w:rsidRPr="00D65586">
        <w:rPr>
          <w:rFonts w:asciiTheme="minorHAnsi" w:hAnsiTheme="minorHAnsi"/>
          <w:sz w:val="24"/>
          <w:szCs w:val="24"/>
        </w:rPr>
        <w:t>protect our systems</w:t>
      </w:r>
      <w:r w:rsidR="00BA597F">
        <w:rPr>
          <w:rFonts w:asciiTheme="minorHAnsi" w:hAnsiTheme="minorHAnsi"/>
          <w:sz w:val="24"/>
          <w:szCs w:val="24"/>
        </w:rPr>
        <w:t xml:space="preserve"> accordingly</w:t>
      </w:r>
      <w:r w:rsidRPr="00D65586">
        <w:rPr>
          <w:rFonts w:asciiTheme="minorHAnsi" w:hAnsiTheme="minorHAnsi"/>
          <w:sz w:val="24"/>
          <w:szCs w:val="24"/>
        </w:rPr>
        <w:t>.</w:t>
      </w:r>
      <w:r w:rsidR="00BA597F">
        <w:rPr>
          <w:rFonts w:asciiTheme="minorHAnsi" w:hAnsiTheme="minorHAnsi"/>
          <w:sz w:val="24"/>
          <w:szCs w:val="24"/>
        </w:rPr>
        <w:t xml:space="preserve"> In fact, it represents the first step of the NIST Cybersecurity framework, well recognized and established for many years (“Identify”).</w:t>
      </w:r>
    </w:p>
    <w:p w14:paraId="6F9C78F5" w14:textId="77777777" w:rsidR="005D3756" w:rsidRPr="00D65586" w:rsidRDefault="005D3756" w:rsidP="00BB763D">
      <w:pPr>
        <w:ind w:left="720"/>
        <w:rPr>
          <w:rFonts w:asciiTheme="minorHAnsi" w:hAnsiTheme="minorHAnsi"/>
          <w:sz w:val="24"/>
          <w:szCs w:val="24"/>
        </w:rPr>
      </w:pPr>
    </w:p>
    <w:p w14:paraId="60D952BA" w14:textId="77777777" w:rsidR="00BB763D" w:rsidRPr="00D65586" w:rsidRDefault="008A3EAE" w:rsidP="00BB763D">
      <w:pPr>
        <w:ind w:left="720"/>
        <w:rPr>
          <w:rFonts w:asciiTheme="minorHAnsi" w:hAnsiTheme="minorHAnsi"/>
          <w:sz w:val="24"/>
          <w:szCs w:val="24"/>
        </w:rPr>
      </w:pPr>
      <w:r w:rsidRPr="00D65586">
        <w:rPr>
          <w:rFonts w:asciiTheme="minorHAnsi" w:hAnsiTheme="minorHAnsi"/>
          <w:sz w:val="24"/>
          <w:szCs w:val="24"/>
        </w:rPr>
        <w:t>Based on information gathered during the engagement, a System Analysis will provide a data driven, evidence-based approach to support the development of the architectural requirements and the reasoning behind the architecture. Such an analysis informs the architecture team to avoid the development of an architecture founded on assumptions which are driven solely by best practices.</w:t>
      </w:r>
      <w:r w:rsidR="00BA7C71" w:rsidRPr="00D65586">
        <w:rPr>
          <w:rFonts w:asciiTheme="minorHAnsi" w:hAnsiTheme="minorHAnsi"/>
          <w:sz w:val="24"/>
          <w:szCs w:val="24"/>
        </w:rPr>
        <w:t xml:space="preserve">  The user-focused process will ensure that the actual needs of</w:t>
      </w:r>
      <w:r w:rsidR="005D3756" w:rsidRPr="00D65586">
        <w:rPr>
          <w:rFonts w:asciiTheme="minorHAnsi" w:hAnsiTheme="minorHAnsi"/>
          <w:sz w:val="24"/>
          <w:szCs w:val="24"/>
        </w:rPr>
        <w:t xml:space="preserve"> </w:t>
      </w:r>
      <w:r w:rsidR="00BA7C71" w:rsidRPr="00D65586">
        <w:rPr>
          <w:rFonts w:asciiTheme="minorHAnsi" w:hAnsiTheme="minorHAnsi"/>
          <w:sz w:val="24"/>
          <w:szCs w:val="24"/>
        </w:rPr>
        <w:t>t</w:t>
      </w:r>
      <w:r w:rsidR="005D3756" w:rsidRPr="00D65586">
        <w:rPr>
          <w:rFonts w:asciiTheme="minorHAnsi" w:hAnsiTheme="minorHAnsi"/>
          <w:sz w:val="24"/>
          <w:szCs w:val="24"/>
        </w:rPr>
        <w:t>h</w:t>
      </w:r>
      <w:r w:rsidR="00BA7C71" w:rsidRPr="00D65586">
        <w:rPr>
          <w:rFonts w:asciiTheme="minorHAnsi" w:hAnsiTheme="minorHAnsi"/>
          <w:sz w:val="24"/>
          <w:szCs w:val="24"/>
        </w:rPr>
        <w:t xml:space="preserve">e D/As are being addressed by any proposed solutions. </w:t>
      </w:r>
    </w:p>
    <w:p w14:paraId="0C479000" w14:textId="77777777" w:rsidR="00685239" w:rsidRPr="00D65586" w:rsidRDefault="00685239" w:rsidP="00BB763D">
      <w:pPr>
        <w:ind w:left="720"/>
        <w:rPr>
          <w:rFonts w:asciiTheme="minorHAnsi" w:hAnsiTheme="minorHAnsi"/>
          <w:sz w:val="24"/>
          <w:szCs w:val="24"/>
        </w:rPr>
      </w:pPr>
    </w:p>
    <w:p w14:paraId="306C0F17" w14:textId="77777777" w:rsidR="00685239" w:rsidRPr="00D65586" w:rsidRDefault="00685239" w:rsidP="00BB763D">
      <w:pPr>
        <w:ind w:left="720"/>
        <w:rPr>
          <w:rFonts w:asciiTheme="minorHAnsi" w:hAnsiTheme="minorHAnsi"/>
          <w:sz w:val="24"/>
          <w:szCs w:val="24"/>
        </w:rPr>
      </w:pPr>
      <w:r w:rsidRPr="00D65586">
        <w:rPr>
          <w:rFonts w:asciiTheme="minorHAnsi" w:hAnsiTheme="minorHAnsi"/>
          <w:sz w:val="24"/>
          <w:szCs w:val="24"/>
        </w:rPr>
        <w:t>Output of this analysis will be an interim and final report, detailing the operational postures of the D/As examined; threats in the cyber domain to the specific D/As examined and the broader community; the capability gaps and needs to address those threats; and existing tools at the D/As and a path forward for the Cyber.gov effort</w:t>
      </w:r>
      <w:r w:rsidR="00855642">
        <w:rPr>
          <w:rFonts w:asciiTheme="minorHAnsi" w:hAnsiTheme="minorHAnsi"/>
          <w:sz w:val="24"/>
          <w:szCs w:val="24"/>
        </w:rPr>
        <w:t xml:space="preserve"> in partnership with OMB, CIO, CISOs, and others.</w:t>
      </w:r>
    </w:p>
    <w:p w14:paraId="3C8BBCF2" w14:textId="77777777" w:rsidR="005D3756" w:rsidRPr="00D65586" w:rsidRDefault="005D3756" w:rsidP="00D65586">
      <w:pPr>
        <w:rPr>
          <w:rFonts w:asciiTheme="minorHAnsi" w:hAnsiTheme="minorHAnsi"/>
        </w:rPr>
      </w:pPr>
    </w:p>
    <w:p w14:paraId="57DC76B7" w14:textId="77777777" w:rsidR="005D3756" w:rsidRPr="00D65586" w:rsidRDefault="005D3756" w:rsidP="005D3756">
      <w:pPr>
        <w:rPr>
          <w:rFonts w:asciiTheme="minorHAnsi" w:hAnsiTheme="minorHAnsi"/>
        </w:rPr>
      </w:pPr>
    </w:p>
    <w:p w14:paraId="3FC32C69" w14:textId="5E9461B7" w:rsidR="00B335EE" w:rsidRPr="00E40F08" w:rsidRDefault="00855642" w:rsidP="00AD1BE2">
      <w:pPr>
        <w:pStyle w:val="Heading4"/>
        <w:rPr>
          <w:rFonts w:asciiTheme="minorHAnsi" w:hAnsiTheme="minorHAnsi"/>
        </w:rPr>
      </w:pPr>
      <w:r>
        <w:t xml:space="preserve"> </w:t>
      </w:r>
      <w:r w:rsidR="00E40F08">
        <w:t>C</w:t>
      </w:r>
      <w:r w:rsidR="00B335EE" w:rsidRPr="00E40F08">
        <w:rPr>
          <w:rFonts w:asciiTheme="minorHAnsi" w:hAnsiTheme="minorHAnsi"/>
        </w:rPr>
        <w:t>yber.gov Software Defined Perimeter Assessment and Baselining</w:t>
      </w:r>
    </w:p>
    <w:p w14:paraId="3D8BA17F" w14:textId="77777777" w:rsidR="00B335EE" w:rsidRPr="00D65586" w:rsidRDefault="00B335EE" w:rsidP="00B335EE">
      <w:pPr>
        <w:pStyle w:val="ParagraphBAH"/>
        <w:rPr>
          <w:rFonts w:asciiTheme="minorHAnsi" w:hAnsiTheme="minorHAnsi" w:cs="Times New Roman"/>
        </w:rPr>
      </w:pPr>
    </w:p>
    <w:p w14:paraId="30BF4773" w14:textId="77777777" w:rsidR="00B335EE" w:rsidRPr="00D65586" w:rsidRDefault="00B335EE" w:rsidP="00B335EE">
      <w:pPr>
        <w:ind w:left="720"/>
        <w:rPr>
          <w:rFonts w:asciiTheme="minorHAnsi" w:hAnsiTheme="minorHAnsi"/>
          <w:color w:val="000000" w:themeColor="text1"/>
          <w:sz w:val="24"/>
          <w:szCs w:val="24"/>
        </w:rPr>
      </w:pPr>
      <w:r w:rsidRPr="00D65586">
        <w:rPr>
          <w:rFonts w:asciiTheme="minorHAnsi" w:hAnsiTheme="minorHAnsi"/>
          <w:color w:val="000000" w:themeColor="text1"/>
          <w:sz w:val="24"/>
          <w:szCs w:val="24"/>
        </w:rPr>
        <w:t>Software Defined Perimeter</w:t>
      </w:r>
      <w:r w:rsidR="00AD7900">
        <w:rPr>
          <w:rFonts w:asciiTheme="minorHAnsi" w:hAnsiTheme="minorHAnsi"/>
          <w:color w:val="000000" w:themeColor="text1"/>
          <w:sz w:val="24"/>
          <w:szCs w:val="24"/>
        </w:rPr>
        <w:t xml:space="preserve"> (SDP)</w:t>
      </w:r>
      <w:r w:rsidRPr="00D65586">
        <w:rPr>
          <w:rFonts w:asciiTheme="minorHAnsi" w:hAnsiTheme="minorHAnsi"/>
          <w:color w:val="000000" w:themeColor="text1"/>
          <w:sz w:val="24"/>
          <w:szCs w:val="24"/>
        </w:rPr>
        <w:t xml:space="preserve"> was created by the Cloud Security Alliance (CSA) in December 2013. Multiple private commercial companies provide it as a service, on premise or hosted. </w:t>
      </w:r>
      <w:r w:rsidR="00855642">
        <w:rPr>
          <w:rFonts w:asciiTheme="minorHAnsi" w:hAnsiTheme="minorHAnsi"/>
          <w:color w:val="000000" w:themeColor="text1"/>
          <w:sz w:val="24"/>
          <w:szCs w:val="24"/>
        </w:rPr>
        <w:t xml:space="preserve"> </w:t>
      </w:r>
      <w:r w:rsidRPr="00D65586">
        <w:rPr>
          <w:rFonts w:asciiTheme="minorHAnsi" w:hAnsiTheme="minorHAnsi"/>
          <w:color w:val="000000" w:themeColor="text1"/>
          <w:sz w:val="24"/>
          <w:szCs w:val="24"/>
        </w:rPr>
        <w:t xml:space="preserve">Several corporations and government entities </w:t>
      </w:r>
      <w:r w:rsidRPr="00D65586">
        <w:rPr>
          <w:rFonts w:asciiTheme="minorHAnsi" w:hAnsiTheme="minorHAnsi"/>
          <w:color w:val="000000" w:themeColor="text1"/>
          <w:sz w:val="24"/>
          <w:szCs w:val="24"/>
        </w:rPr>
        <w:lastRenderedPageBreak/>
        <w:t xml:space="preserve">are utilizing SDP, including Coca Cola, Verizon, Google (for the entire company with their BeyondCorp project), </w:t>
      </w:r>
      <w:r w:rsidR="00AD7900">
        <w:rPr>
          <w:rFonts w:asciiTheme="minorHAnsi" w:hAnsiTheme="minorHAnsi"/>
          <w:color w:val="000000" w:themeColor="text1"/>
          <w:sz w:val="24"/>
          <w:szCs w:val="24"/>
        </w:rPr>
        <w:t>the Department of Defense</w:t>
      </w:r>
      <w:r w:rsidRPr="00D65586">
        <w:rPr>
          <w:rFonts w:asciiTheme="minorHAnsi" w:hAnsiTheme="minorHAnsi"/>
          <w:color w:val="000000" w:themeColor="text1"/>
          <w:sz w:val="24"/>
          <w:szCs w:val="24"/>
        </w:rPr>
        <w:t>, the Canadian Government and more.</w:t>
      </w:r>
    </w:p>
    <w:p w14:paraId="3524D71A" w14:textId="77777777" w:rsidR="00B335EE" w:rsidRPr="00D65586" w:rsidRDefault="00B335EE" w:rsidP="00B335EE">
      <w:pPr>
        <w:ind w:left="720"/>
        <w:rPr>
          <w:rFonts w:asciiTheme="minorHAnsi" w:hAnsiTheme="minorHAnsi"/>
          <w:color w:val="000000" w:themeColor="text1"/>
          <w:sz w:val="24"/>
          <w:szCs w:val="24"/>
        </w:rPr>
      </w:pPr>
    </w:p>
    <w:p w14:paraId="615CCF7E" w14:textId="77777777" w:rsidR="00B335EE" w:rsidRDefault="00B335EE" w:rsidP="00B335EE">
      <w:pPr>
        <w:ind w:left="720"/>
        <w:rPr>
          <w:rFonts w:asciiTheme="minorHAnsi" w:hAnsiTheme="minorHAnsi"/>
          <w:color w:val="000000" w:themeColor="text1"/>
          <w:sz w:val="24"/>
          <w:szCs w:val="24"/>
        </w:rPr>
      </w:pPr>
      <w:r w:rsidRPr="00D65586">
        <w:rPr>
          <w:rFonts w:asciiTheme="minorHAnsi" w:hAnsiTheme="minorHAnsi"/>
          <w:color w:val="000000" w:themeColor="text1"/>
          <w:sz w:val="24"/>
          <w:szCs w:val="24"/>
        </w:rPr>
        <w:t xml:space="preserve">As an additional layer to the existing Border and Perimeter Network controls, SDP provides several additional unique advantages while solving multiple current issues. First, it not only protects systems on the perimeter network, including </w:t>
      </w:r>
      <w:r w:rsidR="00855642">
        <w:rPr>
          <w:rFonts w:asciiTheme="minorHAnsi" w:hAnsiTheme="minorHAnsi"/>
          <w:color w:val="000000" w:themeColor="text1"/>
          <w:sz w:val="24"/>
          <w:szCs w:val="24"/>
        </w:rPr>
        <w:t>l</w:t>
      </w:r>
      <w:r w:rsidRPr="00D65586">
        <w:rPr>
          <w:rFonts w:asciiTheme="minorHAnsi" w:hAnsiTheme="minorHAnsi"/>
          <w:color w:val="000000" w:themeColor="text1"/>
          <w:sz w:val="24"/>
          <w:szCs w:val="24"/>
        </w:rPr>
        <w:t xml:space="preserve">egacy but also on </w:t>
      </w:r>
      <w:r w:rsidRPr="00D65586">
        <w:rPr>
          <w:rFonts w:asciiTheme="minorHAnsi" w:hAnsiTheme="minorHAnsi"/>
          <w:bCs/>
          <w:color w:val="000000" w:themeColor="text1"/>
          <w:sz w:val="24"/>
          <w:szCs w:val="24"/>
        </w:rPr>
        <w:t>the Cloud and Mobile</w:t>
      </w:r>
      <w:r w:rsidRPr="00D65586">
        <w:rPr>
          <w:rFonts w:asciiTheme="minorHAnsi" w:hAnsiTheme="minorHAnsi"/>
          <w:color w:val="000000" w:themeColor="text1"/>
          <w:sz w:val="24"/>
          <w:szCs w:val="24"/>
        </w:rPr>
        <w:t xml:space="preserve">. </w:t>
      </w:r>
    </w:p>
    <w:p w14:paraId="409106D1" w14:textId="77777777" w:rsidR="00894889" w:rsidRPr="00AD7900" w:rsidRDefault="00AD7900" w:rsidP="00AD1BE2">
      <w:pPr>
        <w:ind w:left="720"/>
        <w:rPr>
          <w:rFonts w:asciiTheme="minorHAnsi" w:hAnsiTheme="minorHAnsi"/>
          <w:color w:val="000000" w:themeColor="text1"/>
          <w:sz w:val="24"/>
          <w:szCs w:val="24"/>
        </w:rPr>
      </w:pPr>
      <w:r>
        <w:rPr>
          <w:rFonts w:asciiTheme="minorHAnsi" w:hAnsiTheme="minorHAnsi"/>
          <w:color w:val="000000" w:themeColor="text1"/>
          <w:sz w:val="24"/>
          <w:szCs w:val="24"/>
        </w:rPr>
        <w:t xml:space="preserve">SDP </w:t>
      </w:r>
      <w:r w:rsidR="00AD1BE2">
        <w:rPr>
          <w:rFonts w:asciiTheme="minorHAnsi" w:hAnsiTheme="minorHAnsi"/>
          <w:color w:val="000000" w:themeColor="text1"/>
          <w:sz w:val="24"/>
          <w:szCs w:val="24"/>
        </w:rPr>
        <w:t>p</w:t>
      </w:r>
      <w:r w:rsidR="00B87521" w:rsidRPr="00AD7900">
        <w:rPr>
          <w:rFonts w:asciiTheme="minorHAnsi" w:hAnsiTheme="minorHAnsi"/>
          <w:color w:val="000000" w:themeColor="text1"/>
          <w:sz w:val="24"/>
          <w:szCs w:val="24"/>
        </w:rPr>
        <w:t xml:space="preserve">rovides several additional unique advantages while solving multiple major issues: </w:t>
      </w:r>
    </w:p>
    <w:p w14:paraId="16BF44F0" w14:textId="77777777" w:rsidR="00894889" w:rsidRPr="00AD7900" w:rsidRDefault="00B87521" w:rsidP="00AD7900">
      <w:pPr>
        <w:numPr>
          <w:ilvl w:val="1"/>
          <w:numId w:val="50"/>
        </w:numPr>
        <w:rPr>
          <w:rFonts w:asciiTheme="minorHAnsi" w:hAnsiTheme="minorHAnsi"/>
          <w:color w:val="000000" w:themeColor="text1"/>
          <w:sz w:val="24"/>
          <w:szCs w:val="24"/>
        </w:rPr>
      </w:pPr>
      <w:r w:rsidRPr="00AD7900">
        <w:rPr>
          <w:rFonts w:asciiTheme="minorHAnsi" w:hAnsiTheme="minorHAnsi"/>
          <w:color w:val="000000" w:themeColor="text1"/>
          <w:sz w:val="24"/>
          <w:szCs w:val="24"/>
        </w:rPr>
        <w:t>Grants access to specific systems based on granular role based rules, enforcing “Need to Know” / “Least Privilege”.</w:t>
      </w:r>
    </w:p>
    <w:p w14:paraId="42C469D4" w14:textId="77777777" w:rsidR="00894889" w:rsidRPr="00AD7900" w:rsidRDefault="00B87521" w:rsidP="00AD7900">
      <w:pPr>
        <w:numPr>
          <w:ilvl w:val="1"/>
          <w:numId w:val="50"/>
        </w:numPr>
        <w:rPr>
          <w:rFonts w:asciiTheme="minorHAnsi" w:hAnsiTheme="minorHAnsi"/>
          <w:color w:val="000000" w:themeColor="text1"/>
          <w:sz w:val="24"/>
          <w:szCs w:val="24"/>
        </w:rPr>
      </w:pPr>
      <w:r w:rsidRPr="00AD7900">
        <w:rPr>
          <w:rFonts w:asciiTheme="minorHAnsi" w:hAnsiTheme="minorHAnsi"/>
          <w:color w:val="000000" w:themeColor="text1"/>
          <w:sz w:val="24"/>
          <w:szCs w:val="24"/>
        </w:rPr>
        <w:t xml:space="preserve">Verifies the device’s state including Antivirus/Malware, OS Fingerprinting, </w:t>
      </w:r>
      <w:r w:rsidR="00AD7900" w:rsidRPr="00AD7900">
        <w:rPr>
          <w:rFonts w:asciiTheme="minorHAnsi" w:hAnsiTheme="minorHAnsi"/>
          <w:color w:val="000000" w:themeColor="text1"/>
          <w:sz w:val="24"/>
          <w:szCs w:val="24"/>
        </w:rPr>
        <w:t>and Vulnerability</w:t>
      </w:r>
      <w:r w:rsidRPr="00AD7900">
        <w:rPr>
          <w:rFonts w:asciiTheme="minorHAnsi" w:hAnsiTheme="minorHAnsi"/>
          <w:color w:val="000000" w:themeColor="text1"/>
          <w:sz w:val="24"/>
          <w:szCs w:val="24"/>
        </w:rPr>
        <w:t xml:space="preserve"> scan before granting access.</w:t>
      </w:r>
    </w:p>
    <w:p w14:paraId="041CBE2A" w14:textId="77777777" w:rsidR="00894889" w:rsidRPr="00AD7900" w:rsidRDefault="00B87521" w:rsidP="00AD7900">
      <w:pPr>
        <w:numPr>
          <w:ilvl w:val="1"/>
          <w:numId w:val="50"/>
        </w:numPr>
        <w:rPr>
          <w:rFonts w:asciiTheme="minorHAnsi" w:hAnsiTheme="minorHAnsi"/>
          <w:color w:val="000000" w:themeColor="text1"/>
          <w:sz w:val="24"/>
          <w:szCs w:val="24"/>
        </w:rPr>
      </w:pPr>
      <w:r w:rsidRPr="00AD7900">
        <w:rPr>
          <w:rFonts w:asciiTheme="minorHAnsi" w:hAnsiTheme="minorHAnsi"/>
          <w:color w:val="000000" w:themeColor="text1"/>
          <w:sz w:val="24"/>
          <w:szCs w:val="24"/>
        </w:rPr>
        <w:t>Protects various systems including Legacy and Cloud and Mobile systems.</w:t>
      </w:r>
    </w:p>
    <w:p w14:paraId="5DB8040F" w14:textId="77777777" w:rsidR="00894889" w:rsidRPr="00AD7900" w:rsidRDefault="00B87521" w:rsidP="00AD7900">
      <w:pPr>
        <w:numPr>
          <w:ilvl w:val="1"/>
          <w:numId w:val="50"/>
        </w:numPr>
        <w:rPr>
          <w:rFonts w:asciiTheme="minorHAnsi" w:hAnsiTheme="minorHAnsi"/>
          <w:color w:val="000000" w:themeColor="text1"/>
          <w:sz w:val="24"/>
          <w:szCs w:val="24"/>
        </w:rPr>
      </w:pPr>
      <w:r w:rsidRPr="00AD7900">
        <w:rPr>
          <w:rFonts w:asciiTheme="minorHAnsi" w:hAnsiTheme="minorHAnsi"/>
          <w:color w:val="000000" w:themeColor="text1"/>
          <w:sz w:val="24"/>
          <w:szCs w:val="24"/>
        </w:rPr>
        <w:t>Enforces strong authentication including two factor authentication.</w:t>
      </w:r>
    </w:p>
    <w:p w14:paraId="77809321" w14:textId="77777777" w:rsidR="00894889" w:rsidRPr="00AD7900" w:rsidRDefault="00B87521" w:rsidP="00AD7900">
      <w:pPr>
        <w:numPr>
          <w:ilvl w:val="1"/>
          <w:numId w:val="50"/>
        </w:numPr>
        <w:rPr>
          <w:rFonts w:asciiTheme="minorHAnsi" w:hAnsiTheme="minorHAnsi"/>
          <w:color w:val="000000" w:themeColor="text1"/>
          <w:sz w:val="24"/>
          <w:szCs w:val="24"/>
        </w:rPr>
      </w:pPr>
      <w:r w:rsidRPr="00AD7900">
        <w:rPr>
          <w:rFonts w:asciiTheme="minorHAnsi" w:hAnsiTheme="minorHAnsi"/>
          <w:color w:val="000000" w:themeColor="text1"/>
          <w:sz w:val="24"/>
          <w:szCs w:val="24"/>
        </w:rPr>
        <w:t>Enforces patching by checking patch levels before granting access.</w:t>
      </w:r>
    </w:p>
    <w:p w14:paraId="1A995778" w14:textId="77777777" w:rsidR="00894889" w:rsidRPr="00AD7900" w:rsidRDefault="00B87521" w:rsidP="00AD7900">
      <w:pPr>
        <w:numPr>
          <w:ilvl w:val="1"/>
          <w:numId w:val="50"/>
        </w:numPr>
        <w:rPr>
          <w:rFonts w:asciiTheme="minorHAnsi" w:hAnsiTheme="minorHAnsi"/>
          <w:color w:val="000000" w:themeColor="text1"/>
          <w:sz w:val="24"/>
          <w:szCs w:val="24"/>
        </w:rPr>
      </w:pPr>
      <w:r w:rsidRPr="00AD7900">
        <w:rPr>
          <w:rFonts w:asciiTheme="minorHAnsi" w:hAnsiTheme="minorHAnsi"/>
          <w:color w:val="000000" w:themeColor="text1"/>
          <w:sz w:val="24"/>
          <w:szCs w:val="24"/>
        </w:rPr>
        <w:t>Protects against DDoS and vulnerability scans by leveraging the “Dark Cloud” concept.</w:t>
      </w:r>
    </w:p>
    <w:p w14:paraId="07BD6173" w14:textId="77777777" w:rsidR="00AD7900" w:rsidRDefault="00AD7900" w:rsidP="00B335EE">
      <w:pPr>
        <w:ind w:left="720"/>
        <w:rPr>
          <w:rFonts w:asciiTheme="minorHAnsi" w:hAnsiTheme="minorHAnsi"/>
          <w:color w:val="000000" w:themeColor="text1"/>
          <w:sz w:val="24"/>
          <w:szCs w:val="24"/>
        </w:rPr>
      </w:pPr>
    </w:p>
    <w:p w14:paraId="07503DDD" w14:textId="77777777" w:rsidR="00B335EE" w:rsidRPr="00D65586" w:rsidRDefault="00B335EE" w:rsidP="00B335EE">
      <w:pPr>
        <w:ind w:left="720"/>
        <w:rPr>
          <w:rFonts w:asciiTheme="minorHAnsi" w:hAnsiTheme="minorHAnsi"/>
          <w:color w:val="000000" w:themeColor="text1"/>
          <w:sz w:val="24"/>
          <w:szCs w:val="24"/>
        </w:rPr>
      </w:pPr>
      <w:r w:rsidRPr="00D65586">
        <w:rPr>
          <w:rFonts w:asciiTheme="minorHAnsi" w:hAnsiTheme="minorHAnsi"/>
          <w:color w:val="000000" w:themeColor="text1"/>
          <w:sz w:val="24"/>
          <w:szCs w:val="24"/>
        </w:rPr>
        <w:t xml:space="preserve">“Dark Cloud” means that only specific systems that need to be accessed by that user, with that specific device are visible, </w:t>
      </w:r>
      <w:r w:rsidRPr="00D65586">
        <w:rPr>
          <w:rFonts w:asciiTheme="minorHAnsi" w:hAnsiTheme="minorHAnsi"/>
          <w:bCs/>
          <w:color w:val="000000" w:themeColor="text1"/>
          <w:sz w:val="24"/>
          <w:szCs w:val="24"/>
        </w:rPr>
        <w:t>enforcing “Need to know”</w:t>
      </w:r>
      <w:r w:rsidRPr="00D65586">
        <w:rPr>
          <w:rFonts w:asciiTheme="minorHAnsi" w:hAnsiTheme="minorHAnsi"/>
          <w:color w:val="000000" w:themeColor="text1"/>
          <w:sz w:val="24"/>
          <w:szCs w:val="24"/>
        </w:rPr>
        <w:t xml:space="preserve">. The other systems cannot be seen scanned or mapped. </w:t>
      </w:r>
    </w:p>
    <w:p w14:paraId="2C620CE5" w14:textId="77777777" w:rsidR="00B335EE" w:rsidRPr="00D65586" w:rsidRDefault="00B335EE" w:rsidP="00AD1BE2">
      <w:pPr>
        <w:rPr>
          <w:rFonts w:asciiTheme="minorHAnsi" w:hAnsiTheme="minorHAnsi"/>
          <w:color w:val="000000" w:themeColor="text1"/>
          <w:sz w:val="24"/>
          <w:szCs w:val="24"/>
        </w:rPr>
      </w:pPr>
    </w:p>
    <w:p w14:paraId="48957D37" w14:textId="39A991A4" w:rsidR="00B335EE" w:rsidRPr="00D65586" w:rsidRDefault="00B335EE" w:rsidP="00B335EE">
      <w:pPr>
        <w:ind w:left="720"/>
        <w:rPr>
          <w:rFonts w:asciiTheme="minorHAnsi" w:hAnsiTheme="minorHAnsi"/>
          <w:color w:val="000000" w:themeColor="text1"/>
          <w:sz w:val="24"/>
          <w:szCs w:val="24"/>
        </w:rPr>
      </w:pPr>
      <w:r w:rsidRPr="00D65586">
        <w:rPr>
          <w:rFonts w:asciiTheme="minorHAnsi" w:hAnsiTheme="minorHAnsi"/>
          <w:color w:val="000000" w:themeColor="text1"/>
          <w:sz w:val="24"/>
          <w:szCs w:val="24"/>
        </w:rPr>
        <w:t>Cyber.gov is currently creating a baseline requirement for proper implementation of SDP in the .Gov domain. We are implementing SDP pilots while collaborating with several corporations such as Verizon and Google.  We are also engaged</w:t>
      </w:r>
      <w:r w:rsidR="00F31F26">
        <w:rPr>
          <w:rFonts w:asciiTheme="minorHAnsi" w:hAnsiTheme="minorHAnsi"/>
          <w:color w:val="000000" w:themeColor="text1"/>
          <w:sz w:val="24"/>
          <w:szCs w:val="24"/>
        </w:rPr>
        <w:t xml:space="preserve"> in discussions</w:t>
      </w:r>
      <w:r w:rsidRPr="00D65586">
        <w:rPr>
          <w:rFonts w:asciiTheme="minorHAnsi" w:hAnsiTheme="minorHAnsi"/>
          <w:color w:val="000000" w:themeColor="text1"/>
          <w:sz w:val="24"/>
          <w:szCs w:val="24"/>
        </w:rPr>
        <w:t xml:space="preserve"> with, </w:t>
      </w:r>
      <w:r w:rsidR="00F31F26">
        <w:rPr>
          <w:rFonts w:asciiTheme="minorHAnsi" w:hAnsiTheme="minorHAnsi"/>
          <w:color w:val="000000" w:themeColor="text1"/>
          <w:sz w:val="24"/>
          <w:szCs w:val="24"/>
        </w:rPr>
        <w:t xml:space="preserve">leading </w:t>
      </w:r>
      <w:r w:rsidRPr="00D65586">
        <w:rPr>
          <w:rFonts w:asciiTheme="minorHAnsi" w:hAnsiTheme="minorHAnsi"/>
          <w:color w:val="000000" w:themeColor="text1"/>
          <w:sz w:val="24"/>
          <w:szCs w:val="24"/>
        </w:rPr>
        <w:t xml:space="preserve">vendors such as Cryptzone, Vidder and Waverley Labs. </w:t>
      </w:r>
    </w:p>
    <w:p w14:paraId="29F18085" w14:textId="77777777" w:rsidR="00B335EE" w:rsidRPr="00D65586" w:rsidRDefault="00B335EE" w:rsidP="00AD1BE2">
      <w:pPr>
        <w:spacing w:after="200" w:line="276" w:lineRule="auto"/>
        <w:rPr>
          <w:rFonts w:asciiTheme="minorHAnsi" w:hAnsiTheme="minorHAnsi"/>
        </w:rPr>
      </w:pPr>
    </w:p>
    <w:p w14:paraId="30DC4A7B" w14:textId="1E5E2AA2" w:rsidR="001E12A0" w:rsidRPr="00E22280" w:rsidRDefault="001E12A0" w:rsidP="00AD1BE2">
      <w:pPr>
        <w:pStyle w:val="Heading4"/>
        <w:rPr>
          <w:rFonts w:ascii="Calibri" w:hAnsi="Calibri"/>
        </w:rPr>
      </w:pPr>
      <w:r>
        <w:rPr>
          <w:rFonts w:cs="Times New Roman"/>
        </w:rPr>
        <w:lastRenderedPageBreak/>
        <w:t xml:space="preserve"> </w:t>
      </w:r>
      <w:r w:rsidR="00AD7900" w:rsidRPr="005A3163">
        <w:t xml:space="preserve">Task C2: </w:t>
      </w:r>
      <w:r w:rsidR="00BA7C71" w:rsidRPr="005A3163">
        <w:t>Cyber.gov Architecture</w:t>
      </w:r>
      <w:r w:rsidR="008E6B95" w:rsidRPr="00D65586">
        <w:rPr>
          <w:rFonts w:cs="Times New Roman"/>
        </w:rPr>
        <w:t xml:space="preserve">: </w:t>
      </w:r>
    </w:p>
    <w:p w14:paraId="4C6D8EE4" w14:textId="77777777" w:rsidR="00BA7C71" w:rsidRPr="00D65586" w:rsidRDefault="00BA7C71" w:rsidP="005D3756">
      <w:pPr>
        <w:ind w:left="720"/>
        <w:rPr>
          <w:rFonts w:asciiTheme="minorHAnsi" w:hAnsiTheme="minorHAnsi"/>
          <w:sz w:val="24"/>
          <w:szCs w:val="24"/>
        </w:rPr>
      </w:pPr>
      <w:r w:rsidRPr="00D65586">
        <w:rPr>
          <w:rFonts w:asciiTheme="minorHAnsi" w:hAnsiTheme="minorHAnsi"/>
          <w:sz w:val="24"/>
          <w:szCs w:val="24"/>
        </w:rPr>
        <w:t xml:space="preserve">The goals of the architecture task are to design </w:t>
      </w:r>
      <w:r w:rsidR="006C2D20" w:rsidRPr="00D65586">
        <w:rPr>
          <w:rFonts w:asciiTheme="minorHAnsi" w:hAnsiTheme="minorHAnsi"/>
          <w:sz w:val="24"/>
          <w:szCs w:val="24"/>
        </w:rPr>
        <w:t>a robust, innovative and holistic cyber security architectur</w:t>
      </w:r>
      <w:r w:rsidR="001E12A0">
        <w:rPr>
          <w:rFonts w:asciiTheme="minorHAnsi" w:hAnsiTheme="minorHAnsi"/>
          <w:sz w:val="24"/>
          <w:szCs w:val="24"/>
        </w:rPr>
        <w:t>e</w:t>
      </w:r>
      <w:r w:rsidR="006C2D20" w:rsidRPr="00D65586">
        <w:rPr>
          <w:rFonts w:asciiTheme="minorHAnsi" w:hAnsiTheme="minorHAnsi"/>
          <w:sz w:val="24"/>
          <w:szCs w:val="24"/>
        </w:rPr>
        <w:t xml:space="preserve"> that mitigates modern threats (Asset Management, Configuration Management, Phishing, DDoS, </w:t>
      </w:r>
      <w:r w:rsidR="00AD7900">
        <w:rPr>
          <w:rFonts w:asciiTheme="minorHAnsi" w:hAnsiTheme="minorHAnsi"/>
          <w:sz w:val="24"/>
          <w:szCs w:val="24"/>
        </w:rPr>
        <w:t>R</w:t>
      </w:r>
      <w:r w:rsidR="006C2D20" w:rsidRPr="00D65586">
        <w:rPr>
          <w:rFonts w:asciiTheme="minorHAnsi" w:hAnsiTheme="minorHAnsi"/>
          <w:sz w:val="24"/>
          <w:szCs w:val="24"/>
        </w:rPr>
        <w:t>ansomware, Mobile, Cloud issues and more) by leveraging best practices and implementable solutions with minimal impact to workforce efficiency.</w:t>
      </w:r>
      <w:r w:rsidRPr="00D65586">
        <w:rPr>
          <w:rFonts w:asciiTheme="minorHAnsi" w:hAnsiTheme="minorHAnsi"/>
          <w:sz w:val="24"/>
          <w:szCs w:val="24"/>
        </w:rPr>
        <w:t xml:space="preserve"> </w:t>
      </w:r>
      <w:r w:rsidR="006C2D20" w:rsidRPr="00D65586">
        <w:rPr>
          <w:rFonts w:asciiTheme="minorHAnsi" w:hAnsiTheme="minorHAnsi"/>
          <w:sz w:val="24"/>
          <w:szCs w:val="24"/>
        </w:rPr>
        <w:t>T</w:t>
      </w:r>
      <w:r w:rsidRPr="00D65586">
        <w:rPr>
          <w:rFonts w:asciiTheme="minorHAnsi" w:hAnsiTheme="minorHAnsi"/>
          <w:sz w:val="24"/>
          <w:szCs w:val="24"/>
        </w:rPr>
        <w:t xml:space="preserve">he </w:t>
      </w:r>
      <w:r w:rsidR="00AD7900">
        <w:rPr>
          <w:rFonts w:asciiTheme="minorHAnsi" w:hAnsiTheme="minorHAnsi"/>
          <w:sz w:val="24"/>
          <w:szCs w:val="24"/>
        </w:rPr>
        <w:t xml:space="preserve">new </w:t>
      </w:r>
      <w:r w:rsidRPr="00D65586">
        <w:rPr>
          <w:rFonts w:asciiTheme="minorHAnsi" w:hAnsiTheme="minorHAnsi"/>
          <w:sz w:val="24"/>
          <w:szCs w:val="24"/>
        </w:rPr>
        <w:t xml:space="preserve">Cyber.Gov architecture </w:t>
      </w:r>
      <w:r w:rsidR="006C2D20" w:rsidRPr="00D65586">
        <w:rPr>
          <w:rFonts w:asciiTheme="minorHAnsi" w:hAnsiTheme="minorHAnsi"/>
          <w:sz w:val="24"/>
          <w:szCs w:val="24"/>
        </w:rPr>
        <w:t xml:space="preserve">will </w:t>
      </w:r>
      <w:r w:rsidRPr="00D65586">
        <w:rPr>
          <w:rFonts w:asciiTheme="minorHAnsi" w:hAnsiTheme="minorHAnsi"/>
          <w:sz w:val="24"/>
          <w:szCs w:val="24"/>
        </w:rPr>
        <w:t>also address</w:t>
      </w:r>
      <w:r w:rsidR="001E12A0">
        <w:rPr>
          <w:rFonts w:asciiTheme="minorHAnsi" w:hAnsiTheme="minorHAnsi"/>
          <w:sz w:val="24"/>
          <w:szCs w:val="24"/>
        </w:rPr>
        <w:t xml:space="preserve"> </w:t>
      </w:r>
      <w:r w:rsidRPr="00D65586">
        <w:rPr>
          <w:rFonts w:asciiTheme="minorHAnsi" w:hAnsiTheme="minorHAnsi"/>
          <w:sz w:val="24"/>
          <w:szCs w:val="24"/>
        </w:rPr>
        <w:t xml:space="preserve">weaknesses in existing architectures including attack surface coverage, timeliness, measurements and metrics to understand its effectiveness.  To achieve impact quickly, this task will incorporate both top-down analysis and bottom-up technology development and deployment simultaneously.  </w:t>
      </w:r>
    </w:p>
    <w:p w14:paraId="220F9AAB" w14:textId="77777777" w:rsidR="00BA7C71" w:rsidRPr="00D65586" w:rsidRDefault="00BA7C71" w:rsidP="006C2D20">
      <w:pPr>
        <w:rPr>
          <w:rFonts w:asciiTheme="minorHAnsi" w:hAnsiTheme="minorHAnsi"/>
        </w:rPr>
      </w:pPr>
    </w:p>
    <w:p w14:paraId="4BAD63CB" w14:textId="77777777" w:rsidR="00BA7C71" w:rsidRPr="00D65586" w:rsidRDefault="00BA7C71" w:rsidP="00BA7C71">
      <w:pPr>
        <w:pStyle w:val="ListParagraph"/>
        <w:numPr>
          <w:ilvl w:val="0"/>
          <w:numId w:val="23"/>
        </w:numPr>
        <w:rPr>
          <w:rFonts w:asciiTheme="minorHAnsi" w:hAnsiTheme="minorHAnsi"/>
        </w:rPr>
      </w:pPr>
      <w:r w:rsidRPr="00D65586">
        <w:rPr>
          <w:rFonts w:asciiTheme="minorHAnsi" w:hAnsiTheme="minorHAnsi"/>
        </w:rPr>
        <w:t xml:space="preserve">The top-down approach of the architecture task will be to create an initial high-level architecture that encompasses the full </w:t>
      </w:r>
      <w:r w:rsidR="00AD7900">
        <w:rPr>
          <w:rFonts w:asciiTheme="minorHAnsi" w:hAnsiTheme="minorHAnsi"/>
        </w:rPr>
        <w:t>3</w:t>
      </w:r>
      <w:r w:rsidRPr="00D65586">
        <w:rPr>
          <w:rFonts w:asciiTheme="minorHAnsi" w:hAnsiTheme="minorHAnsi"/>
        </w:rPr>
        <w:t>+ year vision for the creation of a securable and defensible architecture for federal D/As (</w:t>
      </w:r>
      <w:r w:rsidR="001E12A0">
        <w:rPr>
          <w:rFonts w:asciiTheme="minorHAnsi" w:hAnsiTheme="minorHAnsi"/>
        </w:rPr>
        <w:t xml:space="preserve">Task </w:t>
      </w:r>
      <w:r w:rsidRPr="00D65586">
        <w:rPr>
          <w:rFonts w:asciiTheme="minorHAnsi" w:hAnsiTheme="minorHAnsi"/>
        </w:rPr>
        <w:t>C2</w:t>
      </w:r>
      <w:r w:rsidR="001E12A0">
        <w:rPr>
          <w:rFonts w:asciiTheme="minorHAnsi" w:hAnsiTheme="minorHAnsi"/>
        </w:rPr>
        <w:t>c</w:t>
      </w:r>
      <w:r w:rsidRPr="00D65586">
        <w:rPr>
          <w:rFonts w:asciiTheme="minorHAnsi" w:hAnsiTheme="minorHAnsi"/>
        </w:rPr>
        <w:t xml:space="preserve">).  In parallel, the architecture task will have </w:t>
      </w:r>
      <w:r w:rsidR="006C2D20" w:rsidRPr="00D65586">
        <w:rPr>
          <w:rFonts w:asciiTheme="minorHAnsi" w:hAnsiTheme="minorHAnsi"/>
        </w:rPr>
        <w:t>a</w:t>
      </w:r>
      <w:r w:rsidRPr="00D65586">
        <w:rPr>
          <w:rFonts w:asciiTheme="minorHAnsi" w:hAnsiTheme="minorHAnsi"/>
        </w:rPr>
        <w:t xml:space="preserve"> team conducting </w:t>
      </w:r>
      <w:r w:rsidR="006C2D20" w:rsidRPr="00D65586">
        <w:rPr>
          <w:rFonts w:asciiTheme="minorHAnsi" w:hAnsiTheme="minorHAnsi"/>
        </w:rPr>
        <w:t>assessment and testing of</w:t>
      </w:r>
      <w:r w:rsidRPr="00D65586">
        <w:rPr>
          <w:rFonts w:asciiTheme="minorHAnsi" w:hAnsiTheme="minorHAnsi"/>
        </w:rPr>
        <w:t xml:space="preserve"> Software Defined Perimeter (SDP)</w:t>
      </w:r>
      <w:r w:rsidR="006C2D20" w:rsidRPr="00D65586">
        <w:rPr>
          <w:rFonts w:asciiTheme="minorHAnsi" w:hAnsiTheme="minorHAnsi"/>
        </w:rPr>
        <w:t xml:space="preserve"> and create its requirement baseline to be used in the .Gov domain</w:t>
      </w:r>
      <w:r w:rsidRPr="00D65586">
        <w:rPr>
          <w:rFonts w:asciiTheme="minorHAnsi" w:hAnsiTheme="minorHAnsi"/>
        </w:rPr>
        <w:t xml:space="preserve"> (</w:t>
      </w:r>
      <w:r w:rsidR="00B23F9F">
        <w:rPr>
          <w:rFonts w:asciiTheme="minorHAnsi" w:hAnsiTheme="minorHAnsi"/>
        </w:rPr>
        <w:t xml:space="preserve">Task </w:t>
      </w:r>
      <w:r w:rsidRPr="00D65586">
        <w:rPr>
          <w:rFonts w:asciiTheme="minorHAnsi" w:hAnsiTheme="minorHAnsi"/>
        </w:rPr>
        <w:t>C2</w:t>
      </w:r>
      <w:r w:rsidR="00B23F9F">
        <w:rPr>
          <w:rFonts w:asciiTheme="minorHAnsi" w:hAnsiTheme="minorHAnsi"/>
        </w:rPr>
        <w:t>a</w:t>
      </w:r>
      <w:r w:rsidRPr="00D65586">
        <w:rPr>
          <w:rFonts w:asciiTheme="minorHAnsi" w:hAnsiTheme="minorHAnsi"/>
        </w:rPr>
        <w:t xml:space="preserve">).  </w:t>
      </w:r>
    </w:p>
    <w:p w14:paraId="55DA3C22" w14:textId="77777777" w:rsidR="006C2D20" w:rsidRPr="00D65586" w:rsidRDefault="006C2D20" w:rsidP="006C2D20">
      <w:pPr>
        <w:pStyle w:val="ListParagraph"/>
        <w:ind w:left="1440"/>
        <w:rPr>
          <w:rFonts w:asciiTheme="minorHAnsi" w:hAnsiTheme="minorHAnsi"/>
        </w:rPr>
      </w:pPr>
    </w:p>
    <w:p w14:paraId="3041D8F1" w14:textId="77777777" w:rsidR="00792199" w:rsidRDefault="00AD7900" w:rsidP="003266FB">
      <w:pPr>
        <w:pStyle w:val="ListParagraph"/>
        <w:numPr>
          <w:ilvl w:val="0"/>
          <w:numId w:val="23"/>
        </w:numPr>
        <w:rPr>
          <w:rFonts w:asciiTheme="minorHAnsi" w:hAnsiTheme="minorHAnsi"/>
        </w:rPr>
      </w:pPr>
      <w:r>
        <w:rPr>
          <w:rFonts w:asciiTheme="minorHAnsi" w:hAnsiTheme="minorHAnsi"/>
        </w:rPr>
        <w:t xml:space="preserve">Leveraging Agile methodologies, </w:t>
      </w:r>
      <w:r w:rsidR="006A3C75" w:rsidRPr="00D65586">
        <w:rPr>
          <w:rFonts w:asciiTheme="minorHAnsi" w:hAnsiTheme="minorHAnsi"/>
        </w:rPr>
        <w:t>Cyber.gov Testbeds and Implementations</w:t>
      </w:r>
      <w:r>
        <w:rPr>
          <w:rFonts w:asciiTheme="minorHAnsi" w:hAnsiTheme="minorHAnsi"/>
        </w:rPr>
        <w:t xml:space="preserve"> will be executed</w:t>
      </w:r>
      <w:r w:rsidR="00685239" w:rsidRPr="00D65586">
        <w:rPr>
          <w:rFonts w:asciiTheme="minorHAnsi" w:hAnsiTheme="minorHAnsi"/>
        </w:rPr>
        <w:t xml:space="preserve"> in order to prove efficiency of the proposed architecture, Cyber.gov</w:t>
      </w:r>
      <w:r w:rsidR="00B23F9F">
        <w:rPr>
          <w:rFonts w:asciiTheme="minorHAnsi" w:hAnsiTheme="minorHAnsi"/>
        </w:rPr>
        <w:t>, the</w:t>
      </w:r>
      <w:r w:rsidR="00685239" w:rsidRPr="00D65586">
        <w:rPr>
          <w:rFonts w:asciiTheme="minorHAnsi" w:hAnsiTheme="minorHAnsi"/>
        </w:rPr>
        <w:t xml:space="preserve"> team will conduct testing and setup a testbeds to assess current and potential new technologies.</w:t>
      </w:r>
    </w:p>
    <w:p w14:paraId="692C614D" w14:textId="77777777" w:rsidR="004165D9" w:rsidRPr="004165D9" w:rsidRDefault="004165D9" w:rsidP="004165D9">
      <w:pPr>
        <w:pStyle w:val="ListParagraph"/>
        <w:rPr>
          <w:rFonts w:asciiTheme="minorHAnsi" w:hAnsiTheme="minorHAnsi"/>
        </w:rPr>
      </w:pPr>
    </w:p>
    <w:p w14:paraId="4EA0102B" w14:textId="77777777" w:rsidR="002E32A8" w:rsidRDefault="004165D9" w:rsidP="003266FB">
      <w:pPr>
        <w:pStyle w:val="ListParagraph"/>
        <w:numPr>
          <w:ilvl w:val="0"/>
          <w:numId w:val="23"/>
        </w:numPr>
        <w:rPr>
          <w:rFonts w:asciiTheme="minorHAnsi" w:hAnsiTheme="minorHAnsi"/>
        </w:rPr>
      </w:pPr>
      <w:r>
        <w:rPr>
          <w:rFonts w:asciiTheme="minorHAnsi" w:hAnsiTheme="minorHAnsi"/>
        </w:rPr>
        <w:t xml:space="preserve">In addition, Cyber.gov is </w:t>
      </w:r>
      <w:r w:rsidR="00AD7900">
        <w:rPr>
          <w:rFonts w:asciiTheme="minorHAnsi" w:hAnsiTheme="minorHAnsi"/>
        </w:rPr>
        <w:t>leveraging the</w:t>
      </w:r>
      <w:r w:rsidR="00243B5E">
        <w:rPr>
          <w:rFonts w:asciiTheme="minorHAnsi" w:hAnsiTheme="minorHAnsi"/>
        </w:rPr>
        <w:t xml:space="preserve"> National Institute of Standards and</w:t>
      </w:r>
      <w:r>
        <w:rPr>
          <w:rFonts w:asciiTheme="minorHAnsi" w:hAnsiTheme="minorHAnsi"/>
        </w:rPr>
        <w:t xml:space="preserve"> Technology (NIST) Cybersecurity framework and NIST component controls</w:t>
      </w:r>
      <w:r w:rsidR="00AD7900">
        <w:rPr>
          <w:rFonts w:asciiTheme="minorHAnsi" w:hAnsiTheme="minorHAnsi"/>
        </w:rPr>
        <w:t xml:space="preserve"> to design the architecture</w:t>
      </w:r>
      <w:r>
        <w:rPr>
          <w:rFonts w:asciiTheme="minorHAnsi" w:hAnsiTheme="minorHAnsi"/>
        </w:rPr>
        <w:t>, insuring proper mapping and implementation</w:t>
      </w:r>
      <w:r w:rsidR="002E32A8">
        <w:rPr>
          <w:rFonts w:asciiTheme="minorHAnsi" w:hAnsiTheme="minorHAnsi"/>
        </w:rPr>
        <w:t>.</w:t>
      </w:r>
    </w:p>
    <w:p w14:paraId="2591519C" w14:textId="77777777" w:rsidR="002E32A8" w:rsidRPr="00BC30CA" w:rsidRDefault="002E32A8" w:rsidP="00BC30CA">
      <w:pPr>
        <w:pStyle w:val="ListParagraph"/>
        <w:rPr>
          <w:rFonts w:asciiTheme="minorHAnsi" w:hAnsiTheme="minorHAnsi"/>
        </w:rPr>
      </w:pPr>
    </w:p>
    <w:p w14:paraId="4D7F09B2" w14:textId="3288F6A1" w:rsidR="002E32A8" w:rsidRPr="00BC30CA" w:rsidRDefault="002E32A8" w:rsidP="00BC30CA">
      <w:pPr>
        <w:pStyle w:val="ParagraphItalics"/>
        <w:tabs>
          <w:tab w:val="left" w:pos="1350"/>
        </w:tabs>
        <w:spacing w:before="0" w:after="0"/>
        <w:ind w:left="1080"/>
        <w:rPr>
          <w:rStyle w:val="Heading3Char"/>
          <w:sz w:val="24"/>
        </w:rPr>
      </w:pPr>
      <w:r w:rsidRPr="00BC30CA">
        <w:rPr>
          <w:rFonts w:asciiTheme="minorHAnsi" w:hAnsiTheme="minorHAnsi"/>
          <w:b/>
          <w:i w:val="0"/>
          <w:sz w:val="24"/>
          <w:szCs w:val="26"/>
        </w:rPr>
        <w:t>1.3.2.6</w:t>
      </w:r>
      <w:r>
        <w:rPr>
          <w:rFonts w:asciiTheme="minorHAnsi" w:hAnsiTheme="minorHAnsi"/>
          <w:b/>
          <w:i w:val="0"/>
          <w:sz w:val="24"/>
          <w:szCs w:val="26"/>
        </w:rPr>
        <w:t xml:space="preserve">. </w:t>
      </w:r>
      <w:r w:rsidRPr="002E32A8">
        <w:rPr>
          <w:rFonts w:asciiTheme="minorHAnsi" w:hAnsiTheme="minorHAnsi"/>
          <w:b/>
          <w:i w:val="0"/>
          <w:sz w:val="24"/>
          <w:szCs w:val="26"/>
        </w:rPr>
        <w:t>Architecture</w:t>
      </w:r>
      <w:r w:rsidRPr="00BC30CA">
        <w:rPr>
          <w:rStyle w:val="Heading3Char"/>
          <w:i w:val="0"/>
          <w:sz w:val="24"/>
        </w:rPr>
        <w:t xml:space="preserve"> </w:t>
      </w:r>
      <w:r w:rsidRPr="00AF1409">
        <w:rPr>
          <w:rStyle w:val="Heading3Char"/>
          <w:i w:val="0"/>
          <w:sz w:val="24"/>
        </w:rPr>
        <w:t>Concepts</w:t>
      </w:r>
    </w:p>
    <w:p w14:paraId="1DA3E009" w14:textId="77777777" w:rsidR="002E32A8" w:rsidRDefault="002E32A8" w:rsidP="00BC30CA">
      <w:pPr>
        <w:pStyle w:val="ParagraphItalics"/>
        <w:tabs>
          <w:tab w:val="left" w:pos="1350"/>
        </w:tabs>
        <w:spacing w:before="0" w:after="0"/>
        <w:ind w:left="1440"/>
        <w:rPr>
          <w:rStyle w:val="Heading3Char"/>
          <w:i w:val="0"/>
        </w:rPr>
      </w:pPr>
    </w:p>
    <w:p w14:paraId="1124F40E" w14:textId="77777777" w:rsidR="00FE5535" w:rsidRDefault="002E32A8" w:rsidP="00BC30CA">
      <w:pPr>
        <w:pStyle w:val="ParagraphItalics"/>
        <w:tabs>
          <w:tab w:val="left" w:pos="1350"/>
        </w:tabs>
        <w:spacing w:before="0" w:after="0"/>
        <w:ind w:left="1080"/>
        <w:rPr>
          <w:rFonts w:asciiTheme="minorHAnsi" w:hAnsiTheme="minorHAnsi"/>
          <w:i w:val="0"/>
          <w:sz w:val="24"/>
          <w:szCs w:val="24"/>
        </w:rPr>
      </w:pPr>
      <w:r w:rsidRPr="00442696">
        <w:rPr>
          <w:rFonts w:asciiTheme="minorHAnsi" w:hAnsiTheme="minorHAnsi"/>
          <w:i w:val="0"/>
          <w:sz w:val="24"/>
          <w:szCs w:val="24"/>
        </w:rPr>
        <w:lastRenderedPageBreak/>
        <w:t>To bette</w:t>
      </w:r>
      <w:r w:rsidRPr="00442696">
        <w:rPr>
          <w:rFonts w:asciiTheme="minorHAnsi" w:hAnsiTheme="minorHAnsi"/>
          <w:sz w:val="24"/>
          <w:szCs w:val="24"/>
        </w:rPr>
        <w:t>r</w:t>
      </w:r>
      <w:r w:rsidRPr="00442696">
        <w:rPr>
          <w:rFonts w:asciiTheme="minorHAnsi" w:hAnsiTheme="minorHAnsi"/>
          <w:i w:val="0"/>
          <w:sz w:val="24"/>
          <w:szCs w:val="24"/>
        </w:rPr>
        <w:t xml:space="preserve"> protect D/As from new and emerging threats, the Cyber.gov </w:t>
      </w:r>
    </w:p>
    <w:p w14:paraId="6F113207" w14:textId="77777777" w:rsidR="00FE5535" w:rsidRDefault="002E32A8" w:rsidP="00BC30CA">
      <w:pPr>
        <w:pStyle w:val="ParagraphItalics"/>
        <w:tabs>
          <w:tab w:val="left" w:pos="1350"/>
        </w:tabs>
        <w:spacing w:before="0" w:after="0"/>
        <w:ind w:left="1080"/>
        <w:rPr>
          <w:rFonts w:asciiTheme="minorHAnsi" w:hAnsiTheme="minorHAnsi"/>
          <w:i w:val="0"/>
          <w:sz w:val="24"/>
          <w:szCs w:val="24"/>
        </w:rPr>
      </w:pPr>
      <w:r w:rsidRPr="00442696">
        <w:rPr>
          <w:rFonts w:asciiTheme="minorHAnsi" w:hAnsiTheme="minorHAnsi"/>
          <w:i w:val="0"/>
          <w:sz w:val="24"/>
          <w:szCs w:val="24"/>
        </w:rPr>
        <w:t>program has identified four key</w:t>
      </w:r>
      <w:r>
        <w:rPr>
          <w:rFonts w:asciiTheme="minorHAnsi" w:hAnsiTheme="minorHAnsi"/>
          <w:i w:val="0"/>
          <w:sz w:val="24"/>
          <w:szCs w:val="24"/>
        </w:rPr>
        <w:t xml:space="preserve"> </w:t>
      </w:r>
      <w:r w:rsidRPr="00442696">
        <w:rPr>
          <w:rFonts w:asciiTheme="minorHAnsi" w:hAnsiTheme="minorHAnsi"/>
          <w:i w:val="0"/>
          <w:sz w:val="24"/>
          <w:szCs w:val="24"/>
        </w:rPr>
        <w:t xml:space="preserve">cybersecurity pillars, which are the driving </w:t>
      </w:r>
    </w:p>
    <w:p w14:paraId="32D6821A" w14:textId="01B93B8B" w:rsidR="002E32A8" w:rsidRDefault="002E32A8" w:rsidP="00BC30CA">
      <w:pPr>
        <w:pStyle w:val="ParagraphItalics"/>
        <w:tabs>
          <w:tab w:val="left" w:pos="1350"/>
        </w:tabs>
        <w:spacing w:before="0" w:after="0"/>
        <w:ind w:left="1080"/>
        <w:rPr>
          <w:rFonts w:asciiTheme="minorHAnsi" w:hAnsiTheme="minorHAnsi"/>
          <w:i w:val="0"/>
          <w:sz w:val="24"/>
          <w:szCs w:val="24"/>
        </w:rPr>
      </w:pPr>
      <w:r w:rsidRPr="00442696">
        <w:rPr>
          <w:rFonts w:asciiTheme="minorHAnsi" w:hAnsiTheme="minorHAnsi"/>
          <w:i w:val="0"/>
          <w:sz w:val="24"/>
          <w:szCs w:val="24"/>
        </w:rPr>
        <w:t>philosophies of this architecture:</w:t>
      </w:r>
    </w:p>
    <w:p w14:paraId="7F158F81" w14:textId="77777777" w:rsidR="00FE5535" w:rsidRPr="00442696" w:rsidRDefault="00FE5535" w:rsidP="00BC30CA">
      <w:pPr>
        <w:pStyle w:val="ParagraphItalics"/>
        <w:tabs>
          <w:tab w:val="left" w:pos="1350"/>
        </w:tabs>
        <w:spacing w:before="0" w:after="0"/>
        <w:ind w:left="1080"/>
        <w:rPr>
          <w:rFonts w:asciiTheme="minorHAnsi" w:hAnsiTheme="minorHAnsi"/>
          <w:i w:val="0"/>
          <w:sz w:val="24"/>
          <w:szCs w:val="24"/>
        </w:rPr>
      </w:pPr>
    </w:p>
    <w:p w14:paraId="6A49E833" w14:textId="77777777" w:rsidR="002E32A8" w:rsidRDefault="002E32A8" w:rsidP="00BC30CA">
      <w:pPr>
        <w:pStyle w:val="ParagraphItalics"/>
        <w:tabs>
          <w:tab w:val="left" w:pos="1350"/>
        </w:tabs>
        <w:spacing w:before="0" w:after="0"/>
        <w:ind w:left="1080"/>
        <w:rPr>
          <w:rFonts w:asciiTheme="minorHAnsi" w:hAnsiTheme="minorHAnsi"/>
          <w:i w:val="0"/>
          <w:sz w:val="24"/>
          <w:szCs w:val="24"/>
        </w:rPr>
      </w:pPr>
      <w:r>
        <w:rPr>
          <w:rFonts w:asciiTheme="minorHAnsi" w:hAnsiTheme="minorHAnsi"/>
          <w:i w:val="0"/>
          <w:sz w:val="24"/>
          <w:szCs w:val="24"/>
        </w:rPr>
        <w:tab/>
      </w:r>
      <w:r w:rsidRPr="00442696">
        <w:rPr>
          <w:rFonts w:asciiTheme="minorHAnsi" w:hAnsiTheme="minorHAnsi"/>
          <w:i w:val="0"/>
          <w:sz w:val="24"/>
          <w:szCs w:val="24"/>
        </w:rPr>
        <w:t xml:space="preserve">1. Leverage </w:t>
      </w:r>
      <w:r w:rsidRPr="00442696">
        <w:rPr>
          <w:rFonts w:asciiTheme="minorHAnsi" w:hAnsiTheme="minorHAnsi"/>
          <w:sz w:val="24"/>
          <w:szCs w:val="24"/>
        </w:rPr>
        <w:t>fine-grained monitoring and control</w:t>
      </w:r>
      <w:r w:rsidRPr="00442696">
        <w:rPr>
          <w:rFonts w:asciiTheme="minorHAnsi" w:hAnsiTheme="minorHAnsi"/>
          <w:i w:val="0"/>
          <w:sz w:val="24"/>
          <w:szCs w:val="24"/>
        </w:rPr>
        <w:t xml:space="preserve">, allowing cyber threats to be </w:t>
      </w:r>
    </w:p>
    <w:p w14:paraId="305DD4AE" w14:textId="40B55345" w:rsidR="002E32A8" w:rsidRDefault="002E32A8" w:rsidP="00BC30CA">
      <w:pPr>
        <w:pStyle w:val="ParagraphItalics"/>
        <w:tabs>
          <w:tab w:val="left" w:pos="1350"/>
        </w:tabs>
        <w:spacing w:before="0" w:after="0"/>
        <w:ind w:left="1080"/>
        <w:rPr>
          <w:rFonts w:asciiTheme="minorHAnsi" w:hAnsiTheme="minorHAnsi"/>
          <w:i w:val="0"/>
          <w:sz w:val="24"/>
          <w:szCs w:val="24"/>
        </w:rPr>
      </w:pPr>
      <w:r>
        <w:rPr>
          <w:rFonts w:asciiTheme="minorHAnsi" w:hAnsiTheme="minorHAnsi"/>
          <w:i w:val="0"/>
          <w:sz w:val="24"/>
          <w:szCs w:val="24"/>
        </w:rPr>
        <w:t xml:space="preserve">      </w:t>
      </w:r>
      <w:r w:rsidRPr="00442696">
        <w:rPr>
          <w:rFonts w:asciiTheme="minorHAnsi" w:hAnsiTheme="minorHAnsi"/>
          <w:i w:val="0"/>
          <w:sz w:val="24"/>
          <w:szCs w:val="24"/>
        </w:rPr>
        <w:t>mitigated with</w:t>
      </w:r>
      <w:r>
        <w:rPr>
          <w:rFonts w:asciiTheme="minorHAnsi" w:hAnsiTheme="minorHAnsi"/>
          <w:i w:val="0"/>
          <w:sz w:val="24"/>
          <w:szCs w:val="24"/>
        </w:rPr>
        <w:t xml:space="preserve"> </w:t>
      </w:r>
      <w:r w:rsidRPr="00442696">
        <w:rPr>
          <w:rFonts w:asciiTheme="minorHAnsi" w:hAnsiTheme="minorHAnsi"/>
          <w:i w:val="0"/>
          <w:sz w:val="24"/>
          <w:szCs w:val="24"/>
        </w:rPr>
        <w:t>precision, minimizing impact on legitimate activities.</w:t>
      </w:r>
    </w:p>
    <w:p w14:paraId="1AB4DD1F" w14:textId="77777777" w:rsidR="002E32A8" w:rsidRDefault="002E32A8" w:rsidP="00BC30CA">
      <w:pPr>
        <w:pStyle w:val="ParagraphItalics"/>
        <w:tabs>
          <w:tab w:val="left" w:pos="1350"/>
        </w:tabs>
        <w:spacing w:before="0" w:after="0"/>
        <w:ind w:left="1080"/>
        <w:rPr>
          <w:rFonts w:asciiTheme="minorHAnsi" w:hAnsiTheme="minorHAnsi"/>
          <w:i w:val="0"/>
          <w:sz w:val="24"/>
          <w:szCs w:val="24"/>
        </w:rPr>
      </w:pPr>
    </w:p>
    <w:p w14:paraId="2793B3CC" w14:textId="77777777" w:rsidR="002E32A8" w:rsidRDefault="002E32A8" w:rsidP="00BC30CA">
      <w:pPr>
        <w:pStyle w:val="ParagraphItalics"/>
        <w:tabs>
          <w:tab w:val="left" w:pos="1350"/>
        </w:tabs>
        <w:spacing w:before="0" w:after="0"/>
        <w:ind w:left="1080"/>
        <w:rPr>
          <w:rFonts w:asciiTheme="minorHAnsi" w:hAnsiTheme="minorHAnsi"/>
          <w:i w:val="0"/>
          <w:sz w:val="24"/>
          <w:szCs w:val="24"/>
        </w:rPr>
      </w:pPr>
      <w:r>
        <w:rPr>
          <w:rFonts w:asciiTheme="minorHAnsi" w:hAnsiTheme="minorHAnsi"/>
          <w:i w:val="0"/>
          <w:sz w:val="24"/>
          <w:szCs w:val="24"/>
        </w:rPr>
        <w:tab/>
      </w:r>
      <w:r w:rsidRPr="00442696">
        <w:rPr>
          <w:rFonts w:asciiTheme="minorHAnsi" w:hAnsiTheme="minorHAnsi"/>
          <w:i w:val="0"/>
          <w:sz w:val="24"/>
          <w:szCs w:val="24"/>
        </w:rPr>
        <w:t xml:space="preserve">2. Use </w:t>
      </w:r>
      <w:r w:rsidRPr="00442696">
        <w:rPr>
          <w:rFonts w:asciiTheme="minorHAnsi" w:hAnsiTheme="minorHAnsi"/>
          <w:sz w:val="24"/>
          <w:szCs w:val="24"/>
        </w:rPr>
        <w:t>whitelist-based security</w:t>
      </w:r>
      <w:r w:rsidRPr="00442696">
        <w:rPr>
          <w:rFonts w:asciiTheme="minorHAnsi" w:hAnsiTheme="minorHAnsi"/>
          <w:i w:val="0"/>
          <w:sz w:val="24"/>
          <w:szCs w:val="24"/>
        </w:rPr>
        <w:t xml:space="preserve"> policies to describe allowed activity, instead of </w:t>
      </w:r>
    </w:p>
    <w:p w14:paraId="6865622A" w14:textId="339F0751" w:rsidR="002E32A8" w:rsidRDefault="002E32A8" w:rsidP="00BC30CA">
      <w:pPr>
        <w:pStyle w:val="ParagraphItalics"/>
        <w:tabs>
          <w:tab w:val="left" w:pos="1350"/>
        </w:tabs>
        <w:spacing w:before="0" w:after="0"/>
        <w:ind w:left="1080"/>
        <w:rPr>
          <w:rFonts w:asciiTheme="minorHAnsi" w:hAnsiTheme="minorHAnsi"/>
          <w:i w:val="0"/>
          <w:sz w:val="24"/>
          <w:szCs w:val="24"/>
        </w:rPr>
      </w:pPr>
      <w:r>
        <w:rPr>
          <w:rFonts w:asciiTheme="minorHAnsi" w:hAnsiTheme="minorHAnsi"/>
          <w:i w:val="0"/>
          <w:sz w:val="24"/>
          <w:szCs w:val="24"/>
        </w:rPr>
        <w:t xml:space="preserve">      </w:t>
      </w:r>
      <w:r w:rsidRPr="00442696">
        <w:rPr>
          <w:rFonts w:asciiTheme="minorHAnsi" w:hAnsiTheme="minorHAnsi"/>
          <w:i w:val="0"/>
          <w:sz w:val="24"/>
          <w:szCs w:val="24"/>
        </w:rPr>
        <w:t>trying to enumerate</w:t>
      </w:r>
      <w:r>
        <w:rPr>
          <w:rFonts w:asciiTheme="minorHAnsi" w:hAnsiTheme="minorHAnsi"/>
          <w:i w:val="0"/>
          <w:sz w:val="24"/>
          <w:szCs w:val="24"/>
        </w:rPr>
        <w:t xml:space="preserve"> </w:t>
      </w:r>
      <w:r w:rsidRPr="00442696">
        <w:rPr>
          <w:rFonts w:asciiTheme="minorHAnsi" w:hAnsiTheme="minorHAnsi"/>
          <w:i w:val="0"/>
          <w:sz w:val="24"/>
          <w:szCs w:val="24"/>
        </w:rPr>
        <w:t>the ever-increasing types of malicious activity.</w:t>
      </w:r>
    </w:p>
    <w:p w14:paraId="1473C2EC" w14:textId="77777777" w:rsidR="002E32A8" w:rsidRPr="00442696" w:rsidRDefault="002E32A8" w:rsidP="00BC30CA">
      <w:pPr>
        <w:pStyle w:val="ParagraphItalics"/>
        <w:tabs>
          <w:tab w:val="left" w:pos="1350"/>
        </w:tabs>
        <w:spacing w:before="0" w:after="0"/>
        <w:ind w:left="1080"/>
        <w:rPr>
          <w:rFonts w:asciiTheme="minorHAnsi" w:hAnsiTheme="minorHAnsi"/>
          <w:i w:val="0"/>
          <w:sz w:val="24"/>
          <w:szCs w:val="24"/>
        </w:rPr>
      </w:pPr>
    </w:p>
    <w:p w14:paraId="38098D29" w14:textId="534C5DF4" w:rsidR="002E32A8" w:rsidRDefault="002E32A8" w:rsidP="00BC30CA">
      <w:pPr>
        <w:pStyle w:val="ParagraphItalics"/>
        <w:tabs>
          <w:tab w:val="left" w:pos="1350"/>
        </w:tabs>
        <w:spacing w:before="0" w:after="0"/>
        <w:ind w:left="1080"/>
        <w:rPr>
          <w:rFonts w:asciiTheme="minorHAnsi" w:hAnsiTheme="minorHAnsi"/>
          <w:i w:val="0"/>
          <w:sz w:val="24"/>
          <w:szCs w:val="24"/>
        </w:rPr>
      </w:pPr>
      <w:r>
        <w:rPr>
          <w:rFonts w:asciiTheme="minorHAnsi" w:hAnsiTheme="minorHAnsi"/>
          <w:i w:val="0"/>
          <w:sz w:val="24"/>
          <w:szCs w:val="24"/>
        </w:rPr>
        <w:tab/>
      </w:r>
      <w:r w:rsidRPr="00442696">
        <w:rPr>
          <w:rFonts w:asciiTheme="minorHAnsi" w:hAnsiTheme="minorHAnsi"/>
          <w:i w:val="0"/>
          <w:sz w:val="24"/>
          <w:szCs w:val="24"/>
        </w:rPr>
        <w:t xml:space="preserve">3. </w:t>
      </w:r>
      <w:r w:rsidR="00FE5535">
        <w:rPr>
          <w:rFonts w:asciiTheme="minorHAnsi" w:hAnsiTheme="minorHAnsi"/>
          <w:i w:val="0"/>
          <w:sz w:val="24"/>
          <w:szCs w:val="24"/>
        </w:rPr>
        <w:t xml:space="preserve"> </w:t>
      </w:r>
      <w:r w:rsidRPr="00442696">
        <w:rPr>
          <w:rFonts w:asciiTheme="minorHAnsi" w:hAnsiTheme="minorHAnsi"/>
          <w:sz w:val="24"/>
          <w:szCs w:val="24"/>
        </w:rPr>
        <w:t>Automate the cybersecurity decision loop,</w:t>
      </w:r>
      <w:r w:rsidRPr="00442696">
        <w:rPr>
          <w:rFonts w:asciiTheme="minorHAnsi" w:hAnsiTheme="minorHAnsi"/>
          <w:i w:val="0"/>
          <w:sz w:val="24"/>
          <w:szCs w:val="24"/>
        </w:rPr>
        <w:t xml:space="preserve"> reducing the burden on cyber</w:t>
      </w:r>
    </w:p>
    <w:p w14:paraId="4408A624" w14:textId="0815223B" w:rsidR="002E32A8" w:rsidRDefault="002E32A8" w:rsidP="00BC30CA">
      <w:pPr>
        <w:pStyle w:val="ParagraphItalics"/>
        <w:tabs>
          <w:tab w:val="left" w:pos="1350"/>
        </w:tabs>
        <w:spacing w:before="0" w:after="0"/>
        <w:ind w:left="1080"/>
        <w:rPr>
          <w:rFonts w:asciiTheme="minorHAnsi" w:hAnsiTheme="minorHAnsi"/>
          <w:i w:val="0"/>
          <w:sz w:val="24"/>
          <w:szCs w:val="24"/>
        </w:rPr>
      </w:pPr>
      <w:r>
        <w:rPr>
          <w:rFonts w:asciiTheme="minorHAnsi" w:hAnsiTheme="minorHAnsi"/>
          <w:i w:val="0"/>
          <w:sz w:val="24"/>
          <w:szCs w:val="24"/>
        </w:rPr>
        <w:t xml:space="preserve">      </w:t>
      </w:r>
      <w:r w:rsidRPr="00442696">
        <w:rPr>
          <w:rFonts w:asciiTheme="minorHAnsi" w:hAnsiTheme="minorHAnsi"/>
          <w:i w:val="0"/>
          <w:sz w:val="24"/>
          <w:szCs w:val="24"/>
        </w:rPr>
        <w:t>operators and speeding</w:t>
      </w:r>
      <w:r>
        <w:rPr>
          <w:rFonts w:asciiTheme="minorHAnsi" w:hAnsiTheme="minorHAnsi"/>
          <w:i w:val="0"/>
          <w:sz w:val="24"/>
          <w:szCs w:val="24"/>
        </w:rPr>
        <w:t xml:space="preserve"> </w:t>
      </w:r>
      <w:r w:rsidRPr="00442696">
        <w:rPr>
          <w:rFonts w:asciiTheme="minorHAnsi" w:hAnsiTheme="minorHAnsi"/>
          <w:i w:val="0"/>
          <w:sz w:val="24"/>
          <w:szCs w:val="24"/>
        </w:rPr>
        <w:t xml:space="preserve">up the rate at which cyber threats can be </w:t>
      </w:r>
    </w:p>
    <w:p w14:paraId="7F8A796D" w14:textId="41288052" w:rsidR="002E32A8" w:rsidRDefault="002E32A8" w:rsidP="00BC30CA">
      <w:pPr>
        <w:pStyle w:val="ParagraphItalics"/>
        <w:tabs>
          <w:tab w:val="left" w:pos="1350"/>
        </w:tabs>
        <w:spacing w:before="0" w:after="0"/>
        <w:ind w:left="1080"/>
        <w:rPr>
          <w:rFonts w:asciiTheme="minorHAnsi" w:hAnsiTheme="minorHAnsi"/>
          <w:i w:val="0"/>
          <w:sz w:val="24"/>
          <w:szCs w:val="24"/>
        </w:rPr>
      </w:pPr>
      <w:r>
        <w:rPr>
          <w:rFonts w:asciiTheme="minorHAnsi" w:hAnsiTheme="minorHAnsi"/>
          <w:i w:val="0"/>
          <w:sz w:val="24"/>
          <w:szCs w:val="24"/>
        </w:rPr>
        <w:t xml:space="preserve">      </w:t>
      </w:r>
      <w:r w:rsidRPr="00442696">
        <w:rPr>
          <w:rFonts w:asciiTheme="minorHAnsi" w:hAnsiTheme="minorHAnsi"/>
          <w:i w:val="0"/>
          <w:sz w:val="24"/>
          <w:szCs w:val="24"/>
        </w:rPr>
        <w:t>detected and mitigated.</w:t>
      </w:r>
    </w:p>
    <w:p w14:paraId="7E6148EC" w14:textId="77777777" w:rsidR="002E32A8" w:rsidRPr="00442696" w:rsidRDefault="002E32A8" w:rsidP="00BC30CA">
      <w:pPr>
        <w:pStyle w:val="ParagraphItalics"/>
        <w:tabs>
          <w:tab w:val="left" w:pos="1350"/>
        </w:tabs>
        <w:spacing w:before="0" w:after="0"/>
        <w:ind w:left="1080"/>
        <w:rPr>
          <w:rFonts w:asciiTheme="minorHAnsi" w:hAnsiTheme="minorHAnsi"/>
          <w:i w:val="0"/>
          <w:sz w:val="24"/>
          <w:szCs w:val="24"/>
        </w:rPr>
      </w:pPr>
    </w:p>
    <w:p w14:paraId="75378F86" w14:textId="33BD3F2B" w:rsidR="002E32A8" w:rsidRDefault="002E32A8" w:rsidP="00BC30CA">
      <w:pPr>
        <w:pStyle w:val="ParagraphItalics"/>
        <w:tabs>
          <w:tab w:val="left" w:pos="1350"/>
        </w:tabs>
        <w:spacing w:before="0" w:after="0"/>
        <w:ind w:left="1080"/>
        <w:rPr>
          <w:rFonts w:asciiTheme="minorHAnsi" w:hAnsiTheme="minorHAnsi"/>
          <w:i w:val="0"/>
          <w:sz w:val="24"/>
          <w:szCs w:val="24"/>
        </w:rPr>
      </w:pPr>
      <w:r>
        <w:rPr>
          <w:rFonts w:asciiTheme="minorHAnsi" w:hAnsiTheme="minorHAnsi"/>
          <w:i w:val="0"/>
          <w:sz w:val="24"/>
          <w:szCs w:val="24"/>
        </w:rPr>
        <w:t xml:space="preserve"> </w:t>
      </w:r>
      <w:r w:rsidRPr="00442696">
        <w:rPr>
          <w:rFonts w:asciiTheme="minorHAnsi" w:hAnsiTheme="minorHAnsi"/>
          <w:i w:val="0"/>
          <w:sz w:val="24"/>
          <w:szCs w:val="24"/>
        </w:rPr>
        <w:t xml:space="preserve">4. </w:t>
      </w:r>
      <w:r w:rsidR="00FE5535">
        <w:rPr>
          <w:rFonts w:asciiTheme="minorHAnsi" w:hAnsiTheme="minorHAnsi"/>
          <w:i w:val="0"/>
          <w:sz w:val="24"/>
          <w:szCs w:val="24"/>
        </w:rPr>
        <w:t xml:space="preserve"> </w:t>
      </w:r>
      <w:r w:rsidRPr="00442696">
        <w:rPr>
          <w:rFonts w:asciiTheme="minorHAnsi" w:hAnsiTheme="minorHAnsi"/>
          <w:sz w:val="24"/>
          <w:szCs w:val="24"/>
        </w:rPr>
        <w:t>Continuously conduct risk analysis</w:t>
      </w:r>
      <w:r w:rsidRPr="00442696">
        <w:rPr>
          <w:rFonts w:asciiTheme="minorHAnsi" w:hAnsiTheme="minorHAnsi"/>
          <w:i w:val="0"/>
          <w:sz w:val="24"/>
          <w:szCs w:val="24"/>
        </w:rPr>
        <w:t xml:space="preserve"> in order to assess and strengthen the </w:t>
      </w:r>
      <w:r>
        <w:rPr>
          <w:rFonts w:asciiTheme="minorHAnsi" w:hAnsiTheme="minorHAnsi"/>
          <w:i w:val="0"/>
          <w:sz w:val="24"/>
          <w:szCs w:val="24"/>
        </w:rPr>
        <w:t xml:space="preserve"> </w:t>
      </w:r>
    </w:p>
    <w:p w14:paraId="6F8A0961" w14:textId="5DF934B5" w:rsidR="002E32A8" w:rsidRDefault="002E32A8" w:rsidP="00BC30CA">
      <w:pPr>
        <w:pStyle w:val="ParagraphItalics"/>
        <w:tabs>
          <w:tab w:val="left" w:pos="1350"/>
        </w:tabs>
        <w:spacing w:before="0" w:after="0"/>
        <w:ind w:left="1080"/>
        <w:rPr>
          <w:rFonts w:asciiTheme="minorHAnsi" w:hAnsiTheme="minorHAnsi"/>
          <w:i w:val="0"/>
          <w:sz w:val="24"/>
          <w:szCs w:val="24"/>
        </w:rPr>
      </w:pPr>
      <w:r>
        <w:rPr>
          <w:rFonts w:asciiTheme="minorHAnsi" w:hAnsiTheme="minorHAnsi"/>
          <w:i w:val="0"/>
          <w:sz w:val="24"/>
          <w:szCs w:val="24"/>
        </w:rPr>
        <w:t xml:space="preserve">       </w:t>
      </w:r>
      <w:r w:rsidRPr="00442696">
        <w:rPr>
          <w:rFonts w:asciiTheme="minorHAnsi" w:hAnsiTheme="minorHAnsi"/>
          <w:i w:val="0"/>
          <w:sz w:val="24"/>
          <w:szCs w:val="24"/>
        </w:rPr>
        <w:t>D/As cybersecurity</w:t>
      </w:r>
      <w:r>
        <w:rPr>
          <w:rFonts w:asciiTheme="minorHAnsi" w:hAnsiTheme="minorHAnsi"/>
          <w:i w:val="0"/>
          <w:sz w:val="24"/>
          <w:szCs w:val="24"/>
        </w:rPr>
        <w:t xml:space="preserve"> </w:t>
      </w:r>
      <w:r w:rsidRPr="00442696">
        <w:rPr>
          <w:rFonts w:asciiTheme="minorHAnsi" w:hAnsiTheme="minorHAnsi"/>
          <w:i w:val="0"/>
          <w:sz w:val="24"/>
          <w:szCs w:val="24"/>
        </w:rPr>
        <w:t>posture.</w:t>
      </w:r>
    </w:p>
    <w:p w14:paraId="1D96B844" w14:textId="77777777" w:rsidR="002E32A8" w:rsidRDefault="002E32A8" w:rsidP="00BC30CA">
      <w:pPr>
        <w:pStyle w:val="ParagraphItalics"/>
        <w:tabs>
          <w:tab w:val="left" w:pos="1350"/>
        </w:tabs>
        <w:spacing w:before="0" w:after="0"/>
        <w:ind w:left="1080"/>
        <w:rPr>
          <w:rFonts w:asciiTheme="minorHAnsi" w:hAnsiTheme="minorHAnsi"/>
          <w:i w:val="0"/>
          <w:sz w:val="24"/>
          <w:szCs w:val="24"/>
        </w:rPr>
      </w:pPr>
    </w:p>
    <w:p w14:paraId="3C67F08D" w14:textId="77777777" w:rsidR="00FE5535" w:rsidRDefault="002E32A8" w:rsidP="00BC30CA">
      <w:pPr>
        <w:pStyle w:val="ParagraphItalics"/>
        <w:tabs>
          <w:tab w:val="left" w:pos="1350"/>
        </w:tabs>
        <w:spacing w:before="0" w:after="0"/>
        <w:ind w:left="1080"/>
        <w:rPr>
          <w:rFonts w:asciiTheme="minorHAnsi" w:hAnsiTheme="minorHAnsi"/>
          <w:i w:val="0"/>
          <w:iCs/>
          <w:sz w:val="24"/>
          <w:szCs w:val="24"/>
        </w:rPr>
      </w:pPr>
      <w:r w:rsidRPr="00442696">
        <w:rPr>
          <w:rFonts w:asciiTheme="minorHAnsi" w:hAnsiTheme="minorHAnsi"/>
          <w:i w:val="0"/>
          <w:sz w:val="24"/>
          <w:szCs w:val="24"/>
        </w:rPr>
        <w:t>In order to fully realize the four pillars of the architecture.</w:t>
      </w:r>
      <w:r w:rsidRPr="00442696">
        <w:rPr>
          <w:rFonts w:asciiTheme="minorHAnsi" w:hAnsiTheme="minorHAnsi"/>
          <w:i w:val="0"/>
          <w:iCs/>
          <w:sz w:val="24"/>
          <w:szCs w:val="24"/>
        </w:rPr>
        <w:t xml:space="preserve"> The Cyber.gov </w:t>
      </w:r>
    </w:p>
    <w:p w14:paraId="3A27BD14" w14:textId="7A84212B" w:rsidR="002E32A8" w:rsidRPr="00442696" w:rsidRDefault="002E32A8" w:rsidP="00BC30CA">
      <w:pPr>
        <w:pStyle w:val="ParagraphItalics"/>
        <w:tabs>
          <w:tab w:val="left" w:pos="1350"/>
        </w:tabs>
        <w:spacing w:before="0" w:after="0"/>
        <w:ind w:left="1080"/>
        <w:rPr>
          <w:rFonts w:asciiTheme="minorHAnsi" w:hAnsiTheme="minorHAnsi"/>
          <w:i w:val="0"/>
          <w:iCs/>
          <w:sz w:val="24"/>
          <w:szCs w:val="24"/>
        </w:rPr>
      </w:pPr>
      <w:r w:rsidRPr="00442696">
        <w:rPr>
          <w:rFonts w:asciiTheme="minorHAnsi" w:hAnsiTheme="minorHAnsi"/>
          <w:i w:val="0"/>
          <w:iCs/>
          <w:sz w:val="24"/>
          <w:szCs w:val="24"/>
        </w:rPr>
        <w:t>architecture synergizes the concepts of Components and Capabilities.</w:t>
      </w:r>
    </w:p>
    <w:p w14:paraId="218D80D5" w14:textId="77777777" w:rsidR="002E32A8" w:rsidRPr="00442696" w:rsidRDefault="002E32A8" w:rsidP="00BC30CA">
      <w:pPr>
        <w:pStyle w:val="ParagraphItalics"/>
        <w:tabs>
          <w:tab w:val="left" w:pos="1350"/>
        </w:tabs>
        <w:spacing w:before="0" w:after="0"/>
        <w:ind w:left="1080"/>
        <w:rPr>
          <w:rFonts w:asciiTheme="minorHAnsi" w:hAnsiTheme="minorHAnsi"/>
          <w:i w:val="0"/>
          <w:sz w:val="24"/>
          <w:szCs w:val="24"/>
        </w:rPr>
      </w:pPr>
    </w:p>
    <w:p w14:paraId="4C9439AE" w14:textId="77777777" w:rsidR="002E32A8" w:rsidRDefault="002E32A8" w:rsidP="00BC30CA">
      <w:pPr>
        <w:pStyle w:val="ParagraphItalics"/>
        <w:tabs>
          <w:tab w:val="left" w:pos="1350"/>
        </w:tabs>
        <w:spacing w:before="0" w:after="0"/>
        <w:ind w:left="1080"/>
        <w:rPr>
          <w:rFonts w:asciiTheme="minorHAnsi" w:hAnsiTheme="minorHAnsi"/>
          <w:i w:val="0"/>
          <w:sz w:val="24"/>
          <w:szCs w:val="24"/>
        </w:rPr>
      </w:pPr>
    </w:p>
    <w:p w14:paraId="6D759AEE" w14:textId="77777777" w:rsidR="002E32A8" w:rsidRDefault="002E32A8" w:rsidP="00BC30CA">
      <w:pPr>
        <w:pStyle w:val="ParagraphItalics"/>
        <w:tabs>
          <w:tab w:val="left" w:pos="1350"/>
        </w:tabs>
        <w:spacing w:before="0" w:after="0"/>
        <w:ind w:left="1080"/>
        <w:rPr>
          <w:rFonts w:asciiTheme="minorHAnsi" w:hAnsiTheme="minorHAnsi"/>
          <w:i w:val="0"/>
          <w:sz w:val="24"/>
          <w:szCs w:val="24"/>
        </w:rPr>
      </w:pPr>
    </w:p>
    <w:p w14:paraId="53C58AAE" w14:textId="77777777" w:rsidR="002E32A8" w:rsidRDefault="002E32A8" w:rsidP="00BC30CA">
      <w:pPr>
        <w:pStyle w:val="ParagraphItalics"/>
        <w:tabs>
          <w:tab w:val="left" w:pos="1350"/>
        </w:tabs>
        <w:spacing w:before="0" w:after="0"/>
        <w:ind w:left="1080"/>
        <w:rPr>
          <w:rFonts w:asciiTheme="minorHAnsi" w:hAnsiTheme="minorHAnsi"/>
          <w:i w:val="0"/>
          <w:sz w:val="24"/>
          <w:szCs w:val="24"/>
        </w:rPr>
      </w:pPr>
      <w:r w:rsidRPr="00934710">
        <w:rPr>
          <w:rFonts w:asciiTheme="minorHAnsi" w:hAnsiTheme="minorHAnsi"/>
          <w:i w:val="0"/>
          <w:noProof/>
          <w:sz w:val="24"/>
          <w:szCs w:val="24"/>
        </w:rPr>
        <w:lastRenderedPageBreak/>
        <w:drawing>
          <wp:inline distT="0" distB="0" distL="0" distR="0" wp14:anchorId="79B5BCAB" wp14:editId="4C13E907">
            <wp:extent cx="5410200" cy="2305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67" t="18373" r="3666" b="9918"/>
                    <a:stretch/>
                  </pic:blipFill>
                  <pic:spPr bwMode="auto">
                    <a:xfrm>
                      <a:off x="0" y="0"/>
                      <a:ext cx="5410200" cy="2305050"/>
                    </a:xfrm>
                    <a:prstGeom prst="rect">
                      <a:avLst/>
                    </a:prstGeom>
                    <a:ln>
                      <a:noFill/>
                    </a:ln>
                    <a:extLst>
                      <a:ext uri="{53640926-AAD7-44D8-BBD7-CCE9431645EC}">
                        <a14:shadowObscured xmlns:a14="http://schemas.microsoft.com/office/drawing/2010/main"/>
                      </a:ext>
                    </a:extLst>
                  </pic:spPr>
                </pic:pic>
              </a:graphicData>
            </a:graphic>
          </wp:inline>
        </w:drawing>
      </w:r>
    </w:p>
    <w:p w14:paraId="5C66168B" w14:textId="07A67972" w:rsidR="002E32A8" w:rsidRDefault="002E32A8" w:rsidP="00BC30CA">
      <w:pPr>
        <w:pStyle w:val="ParagraphItalics"/>
        <w:tabs>
          <w:tab w:val="left" w:pos="1350"/>
        </w:tabs>
        <w:spacing w:before="0" w:after="0"/>
        <w:ind w:left="1080"/>
        <w:rPr>
          <w:rFonts w:asciiTheme="minorHAnsi" w:hAnsiTheme="minorHAnsi"/>
          <w:b/>
          <w:i w:val="0"/>
          <w:szCs w:val="22"/>
        </w:rPr>
      </w:pPr>
      <w:r>
        <w:rPr>
          <w:rFonts w:asciiTheme="minorHAnsi" w:hAnsiTheme="minorHAnsi"/>
          <w:b/>
          <w:szCs w:val="22"/>
        </w:rPr>
        <w:tab/>
        <w:t xml:space="preserve">                                 </w:t>
      </w:r>
      <w:r w:rsidRPr="00442696">
        <w:rPr>
          <w:rFonts w:asciiTheme="minorHAnsi" w:hAnsiTheme="minorHAnsi"/>
          <w:b/>
          <w:i w:val="0"/>
          <w:sz w:val="20"/>
          <w:szCs w:val="22"/>
        </w:rPr>
        <w:t xml:space="preserve">Figure </w:t>
      </w:r>
      <w:r w:rsidR="00164440">
        <w:rPr>
          <w:rFonts w:asciiTheme="minorHAnsi" w:hAnsiTheme="minorHAnsi"/>
          <w:b/>
          <w:i w:val="0"/>
          <w:sz w:val="20"/>
          <w:szCs w:val="22"/>
        </w:rPr>
        <w:t>1</w:t>
      </w:r>
      <w:r w:rsidRPr="00442696">
        <w:rPr>
          <w:rFonts w:asciiTheme="minorHAnsi" w:hAnsiTheme="minorHAnsi"/>
          <w:b/>
          <w:i w:val="0"/>
          <w:sz w:val="20"/>
          <w:szCs w:val="22"/>
        </w:rPr>
        <w:t>: Architecture Concepts</w:t>
      </w:r>
    </w:p>
    <w:p w14:paraId="537BAA76" w14:textId="77777777" w:rsidR="002E32A8" w:rsidRDefault="002E32A8" w:rsidP="00BC30CA">
      <w:pPr>
        <w:pStyle w:val="ParagraphItalics"/>
        <w:tabs>
          <w:tab w:val="left" w:pos="1350"/>
        </w:tabs>
        <w:spacing w:before="0" w:after="0"/>
        <w:ind w:left="1080"/>
        <w:rPr>
          <w:rFonts w:asciiTheme="minorHAnsi" w:hAnsiTheme="minorHAnsi"/>
          <w:b/>
          <w:i w:val="0"/>
          <w:szCs w:val="22"/>
        </w:rPr>
      </w:pPr>
    </w:p>
    <w:p w14:paraId="4A475426" w14:textId="77777777" w:rsidR="002E32A8" w:rsidRPr="00BC30CA" w:rsidRDefault="002E32A8" w:rsidP="00BC30CA">
      <w:pPr>
        <w:autoSpaceDE w:val="0"/>
        <w:autoSpaceDN w:val="0"/>
        <w:adjustRightInd w:val="0"/>
        <w:ind w:left="1080"/>
        <w:rPr>
          <w:rFonts w:ascii="Calibri" w:eastAsiaTheme="minorHAnsi" w:hAnsi="Calibri" w:cs="Calibri"/>
          <w:b/>
          <w:sz w:val="26"/>
          <w:szCs w:val="26"/>
        </w:rPr>
      </w:pPr>
      <w:r w:rsidRPr="00BC30CA">
        <w:rPr>
          <w:rFonts w:ascii="Calibri" w:eastAsiaTheme="minorHAnsi" w:hAnsi="Calibri" w:cs="Calibri"/>
          <w:b/>
          <w:sz w:val="26"/>
          <w:szCs w:val="26"/>
        </w:rPr>
        <w:t>Capabilities</w:t>
      </w:r>
    </w:p>
    <w:p w14:paraId="2D740322" w14:textId="77777777" w:rsidR="002E32A8" w:rsidRPr="00BC30CA" w:rsidRDefault="002E32A8" w:rsidP="00BC30CA">
      <w:pPr>
        <w:autoSpaceDE w:val="0"/>
        <w:autoSpaceDN w:val="0"/>
        <w:adjustRightInd w:val="0"/>
        <w:ind w:left="1080"/>
        <w:rPr>
          <w:rFonts w:ascii="Calibri" w:eastAsiaTheme="minorHAnsi" w:hAnsi="Calibri" w:cs="Calibri"/>
          <w:b/>
          <w:sz w:val="26"/>
          <w:szCs w:val="26"/>
        </w:rPr>
      </w:pPr>
    </w:p>
    <w:p w14:paraId="64DD01A3" w14:textId="77777777" w:rsidR="00605C5B" w:rsidRDefault="002E32A8" w:rsidP="00BC30CA">
      <w:pPr>
        <w:autoSpaceDE w:val="0"/>
        <w:autoSpaceDN w:val="0"/>
        <w:adjustRightInd w:val="0"/>
        <w:ind w:left="1080"/>
        <w:rPr>
          <w:rFonts w:ascii="Calibri" w:eastAsiaTheme="minorHAnsi" w:hAnsi="Calibri" w:cs="Calibri"/>
          <w:color w:val="000000"/>
          <w:sz w:val="24"/>
          <w:szCs w:val="22"/>
        </w:rPr>
      </w:pPr>
      <w:r w:rsidRPr="00BC30CA">
        <w:rPr>
          <w:rFonts w:ascii="Calibri" w:eastAsiaTheme="minorHAnsi" w:hAnsi="Calibri" w:cs="Calibri"/>
          <w:color w:val="000000"/>
          <w:sz w:val="24"/>
          <w:szCs w:val="22"/>
        </w:rPr>
        <w:t xml:space="preserve">Capabilities are at the core of the Cyber.gov architecture. They are the items </w:t>
      </w:r>
    </w:p>
    <w:p w14:paraId="6ED0B7C0" w14:textId="77777777" w:rsidR="00605C5B" w:rsidRDefault="002E32A8" w:rsidP="00BC30CA">
      <w:pPr>
        <w:autoSpaceDE w:val="0"/>
        <w:autoSpaceDN w:val="0"/>
        <w:adjustRightInd w:val="0"/>
        <w:ind w:left="1080"/>
        <w:rPr>
          <w:rFonts w:ascii="Calibri" w:eastAsiaTheme="minorHAnsi" w:hAnsi="Calibri" w:cs="Calibri"/>
          <w:color w:val="000000"/>
          <w:sz w:val="24"/>
          <w:szCs w:val="22"/>
        </w:rPr>
      </w:pPr>
      <w:r w:rsidRPr="00BC30CA">
        <w:rPr>
          <w:rFonts w:ascii="Calibri" w:eastAsiaTheme="minorHAnsi" w:hAnsi="Calibri" w:cs="Calibri"/>
          <w:color w:val="000000"/>
          <w:sz w:val="24"/>
          <w:szCs w:val="22"/>
        </w:rPr>
        <w:t>that most directly</w:t>
      </w:r>
      <w:r w:rsidR="00FE5535" w:rsidRPr="00BC30CA">
        <w:rPr>
          <w:rFonts w:ascii="Calibri" w:eastAsiaTheme="minorHAnsi" w:hAnsi="Calibri" w:cs="Calibri"/>
          <w:color w:val="000000"/>
          <w:sz w:val="24"/>
          <w:szCs w:val="22"/>
        </w:rPr>
        <w:t xml:space="preserve"> </w:t>
      </w:r>
      <w:r w:rsidRPr="00BC30CA">
        <w:rPr>
          <w:rFonts w:ascii="Calibri" w:eastAsiaTheme="minorHAnsi" w:hAnsi="Calibri" w:cs="Calibri"/>
          <w:color w:val="000000"/>
          <w:sz w:val="24"/>
          <w:szCs w:val="22"/>
        </w:rPr>
        <w:t xml:space="preserve">accomplish the architecture’s goals and implement the </w:t>
      </w:r>
    </w:p>
    <w:p w14:paraId="025423B6" w14:textId="77777777" w:rsidR="00605C5B" w:rsidRDefault="002E32A8" w:rsidP="00BC30CA">
      <w:pPr>
        <w:autoSpaceDE w:val="0"/>
        <w:autoSpaceDN w:val="0"/>
        <w:adjustRightInd w:val="0"/>
        <w:ind w:left="1080"/>
        <w:rPr>
          <w:rFonts w:ascii="Calibri" w:eastAsiaTheme="minorHAnsi" w:hAnsi="Calibri" w:cs="Calibri"/>
          <w:color w:val="000000"/>
          <w:sz w:val="24"/>
          <w:szCs w:val="22"/>
        </w:rPr>
      </w:pPr>
      <w:r w:rsidRPr="00BC30CA">
        <w:rPr>
          <w:rFonts w:ascii="Calibri" w:eastAsiaTheme="minorHAnsi" w:hAnsi="Calibri" w:cs="Calibri"/>
          <w:color w:val="000000"/>
          <w:sz w:val="24"/>
          <w:szCs w:val="22"/>
        </w:rPr>
        <w:t xml:space="preserve">architecture’s cybersecurity pillars. In essence, any given capability is </w:t>
      </w:r>
    </w:p>
    <w:p w14:paraId="560AFE96" w14:textId="77777777" w:rsidR="00605C5B" w:rsidRDefault="002E32A8" w:rsidP="00BC30CA">
      <w:pPr>
        <w:autoSpaceDE w:val="0"/>
        <w:autoSpaceDN w:val="0"/>
        <w:adjustRightInd w:val="0"/>
        <w:ind w:left="1080"/>
        <w:rPr>
          <w:rFonts w:ascii="Calibri" w:eastAsiaTheme="minorHAnsi" w:hAnsi="Calibri" w:cs="Calibri"/>
          <w:color w:val="000000"/>
          <w:sz w:val="24"/>
          <w:szCs w:val="22"/>
        </w:rPr>
      </w:pPr>
      <w:r w:rsidRPr="00BC30CA">
        <w:rPr>
          <w:rFonts w:ascii="Calibri" w:eastAsiaTheme="minorHAnsi" w:hAnsi="Calibri" w:cs="Calibri"/>
          <w:color w:val="000000"/>
          <w:sz w:val="24"/>
          <w:szCs w:val="22"/>
        </w:rPr>
        <w:t xml:space="preserve">responsible for accomplishing a concrete security goal that reduces risk for a </w:t>
      </w:r>
    </w:p>
    <w:p w14:paraId="2FFF0B13" w14:textId="77777777" w:rsidR="00605C5B" w:rsidRDefault="002E32A8" w:rsidP="00BC30CA">
      <w:pPr>
        <w:autoSpaceDE w:val="0"/>
        <w:autoSpaceDN w:val="0"/>
        <w:adjustRightInd w:val="0"/>
        <w:ind w:left="1080"/>
        <w:rPr>
          <w:rFonts w:ascii="Calibri" w:eastAsiaTheme="minorHAnsi" w:hAnsi="Calibri" w:cs="Calibri"/>
          <w:color w:val="000000"/>
          <w:sz w:val="24"/>
          <w:szCs w:val="22"/>
        </w:rPr>
      </w:pPr>
      <w:r w:rsidRPr="00BC30CA">
        <w:rPr>
          <w:rFonts w:ascii="Calibri" w:eastAsiaTheme="minorHAnsi" w:hAnsi="Calibri" w:cs="Calibri"/>
          <w:color w:val="000000"/>
          <w:sz w:val="24"/>
          <w:szCs w:val="22"/>
        </w:rPr>
        <w:t xml:space="preserve">D/A. Capabilities are each </w:t>
      </w:r>
      <w:r w:rsidRPr="00BC30CA">
        <w:rPr>
          <w:rFonts w:ascii="Calibri-Italic" w:eastAsiaTheme="minorHAnsi" w:hAnsi="Calibri-Italic" w:cs="Calibri-Italic"/>
          <w:i/>
          <w:iCs/>
          <w:color w:val="000000"/>
          <w:sz w:val="24"/>
          <w:szCs w:val="22"/>
        </w:rPr>
        <w:t xml:space="preserve">minimally-viable solutions </w:t>
      </w:r>
      <w:r w:rsidRPr="00BC30CA">
        <w:rPr>
          <w:rFonts w:ascii="Calibri" w:eastAsiaTheme="minorHAnsi" w:hAnsi="Calibri" w:cs="Calibri"/>
          <w:color w:val="000000"/>
          <w:sz w:val="24"/>
          <w:szCs w:val="22"/>
        </w:rPr>
        <w:t xml:space="preserve">to the security </w:t>
      </w:r>
    </w:p>
    <w:p w14:paraId="29750537" w14:textId="77777777" w:rsidR="00605C5B" w:rsidRDefault="002E32A8" w:rsidP="00BC30CA">
      <w:pPr>
        <w:autoSpaceDE w:val="0"/>
        <w:autoSpaceDN w:val="0"/>
        <w:adjustRightInd w:val="0"/>
        <w:ind w:left="1080"/>
        <w:rPr>
          <w:rFonts w:ascii="Calibri" w:eastAsiaTheme="minorHAnsi" w:hAnsi="Calibri" w:cs="Calibri"/>
          <w:color w:val="000000"/>
          <w:sz w:val="24"/>
          <w:szCs w:val="22"/>
        </w:rPr>
      </w:pPr>
      <w:r w:rsidRPr="00BC30CA">
        <w:rPr>
          <w:rFonts w:ascii="Calibri" w:eastAsiaTheme="minorHAnsi" w:hAnsi="Calibri" w:cs="Calibri"/>
          <w:color w:val="000000"/>
          <w:sz w:val="24"/>
          <w:szCs w:val="22"/>
        </w:rPr>
        <w:t xml:space="preserve">problem they target, and they can be deployed independently of each other </w:t>
      </w:r>
    </w:p>
    <w:p w14:paraId="19BAD38F" w14:textId="77777777" w:rsidR="00605C5B" w:rsidRDefault="002E32A8" w:rsidP="00BC30CA">
      <w:pPr>
        <w:autoSpaceDE w:val="0"/>
        <w:autoSpaceDN w:val="0"/>
        <w:adjustRightInd w:val="0"/>
        <w:ind w:left="1080"/>
        <w:rPr>
          <w:rFonts w:ascii="Calibri" w:eastAsiaTheme="minorHAnsi" w:hAnsi="Calibri" w:cs="Calibri"/>
          <w:color w:val="000000"/>
          <w:sz w:val="24"/>
          <w:szCs w:val="22"/>
        </w:rPr>
      </w:pPr>
      <w:r w:rsidRPr="00BC30CA">
        <w:rPr>
          <w:rFonts w:ascii="Calibri" w:eastAsiaTheme="minorHAnsi" w:hAnsi="Calibri" w:cs="Calibri"/>
          <w:color w:val="000000"/>
          <w:sz w:val="24"/>
          <w:szCs w:val="22"/>
        </w:rPr>
        <w:t xml:space="preserve">to provide immediate value. As more capabilities are deployed, they </w:t>
      </w:r>
    </w:p>
    <w:p w14:paraId="2AAD92AF" w14:textId="2F52CDE5" w:rsidR="002E32A8" w:rsidRDefault="002E32A8" w:rsidP="00BC30CA">
      <w:pPr>
        <w:autoSpaceDE w:val="0"/>
        <w:autoSpaceDN w:val="0"/>
        <w:adjustRightInd w:val="0"/>
        <w:ind w:left="1080"/>
        <w:rPr>
          <w:rFonts w:ascii="Calibri" w:eastAsiaTheme="minorHAnsi" w:hAnsi="Calibri" w:cs="Calibri"/>
          <w:color w:val="000000"/>
          <w:sz w:val="24"/>
          <w:szCs w:val="22"/>
        </w:rPr>
      </w:pPr>
      <w:r w:rsidRPr="00BC30CA">
        <w:rPr>
          <w:rFonts w:ascii="Calibri" w:eastAsiaTheme="minorHAnsi" w:hAnsi="Calibri" w:cs="Calibri"/>
          <w:color w:val="000000"/>
          <w:sz w:val="24"/>
          <w:szCs w:val="22"/>
        </w:rPr>
        <w:t>interoperate and their utility increases.</w:t>
      </w:r>
    </w:p>
    <w:p w14:paraId="16B1A5D5" w14:textId="77777777" w:rsidR="00605C5B" w:rsidRPr="00BC30CA" w:rsidRDefault="00605C5B" w:rsidP="00BC30CA">
      <w:pPr>
        <w:autoSpaceDE w:val="0"/>
        <w:autoSpaceDN w:val="0"/>
        <w:adjustRightInd w:val="0"/>
        <w:ind w:left="1080"/>
        <w:rPr>
          <w:rFonts w:ascii="Calibri" w:eastAsiaTheme="minorHAnsi" w:hAnsi="Calibri" w:cs="Calibri"/>
          <w:color w:val="000000"/>
          <w:sz w:val="24"/>
          <w:szCs w:val="22"/>
        </w:rPr>
      </w:pPr>
    </w:p>
    <w:p w14:paraId="5FE11FF6" w14:textId="77777777" w:rsidR="002E32A8" w:rsidRPr="00BC30CA" w:rsidRDefault="002E32A8" w:rsidP="00BC30CA">
      <w:pPr>
        <w:autoSpaceDE w:val="0"/>
        <w:autoSpaceDN w:val="0"/>
        <w:adjustRightInd w:val="0"/>
        <w:ind w:left="1080"/>
        <w:rPr>
          <w:rFonts w:ascii="Calibri" w:eastAsiaTheme="minorHAnsi" w:hAnsi="Calibri" w:cs="Calibri"/>
          <w:color w:val="000000"/>
          <w:sz w:val="24"/>
          <w:szCs w:val="22"/>
        </w:rPr>
      </w:pPr>
      <w:r w:rsidRPr="00BC30CA">
        <w:rPr>
          <w:rFonts w:ascii="Calibri" w:eastAsiaTheme="minorHAnsi" w:hAnsi="Calibri" w:cs="Calibri"/>
          <w:color w:val="000000"/>
          <w:sz w:val="24"/>
          <w:szCs w:val="22"/>
        </w:rPr>
        <w:t>Each Cyber.gov capability has the following properties:</w:t>
      </w:r>
    </w:p>
    <w:p w14:paraId="5A93F8C8" w14:textId="77777777" w:rsidR="002E32A8" w:rsidRPr="00BC30CA" w:rsidRDefault="002E32A8" w:rsidP="00BC30CA">
      <w:pPr>
        <w:autoSpaceDE w:val="0"/>
        <w:autoSpaceDN w:val="0"/>
        <w:adjustRightInd w:val="0"/>
        <w:ind w:left="1080"/>
        <w:rPr>
          <w:rFonts w:ascii="Calibri" w:eastAsiaTheme="minorHAnsi" w:hAnsi="Calibri" w:cs="Calibri"/>
          <w:color w:val="000000"/>
          <w:sz w:val="22"/>
          <w:szCs w:val="22"/>
        </w:rPr>
      </w:pPr>
    </w:p>
    <w:p w14:paraId="2EE34021" w14:textId="77777777" w:rsidR="00605C5B" w:rsidRDefault="002E32A8" w:rsidP="00BC30CA">
      <w:pPr>
        <w:autoSpaceDE w:val="0"/>
        <w:autoSpaceDN w:val="0"/>
        <w:adjustRightInd w:val="0"/>
        <w:ind w:left="1080"/>
        <w:rPr>
          <w:rFonts w:ascii="Calibri" w:eastAsiaTheme="minorHAnsi" w:hAnsi="Calibri" w:cs="Calibri"/>
          <w:color w:val="000000"/>
          <w:sz w:val="24"/>
          <w:szCs w:val="22"/>
        </w:rPr>
      </w:pPr>
      <w:r w:rsidRPr="00BC30CA">
        <w:rPr>
          <w:rFonts w:ascii="Times-Roman" w:eastAsiaTheme="minorHAnsi" w:hAnsi="Times-Roman" w:cs="Times-Roman"/>
          <w:color w:val="000000"/>
          <w:sz w:val="24"/>
          <w:szCs w:val="22"/>
        </w:rPr>
        <w:t xml:space="preserve">• </w:t>
      </w:r>
      <w:r w:rsidRPr="00BC30CA">
        <w:rPr>
          <w:rFonts w:ascii="Calibri-Bold" w:eastAsiaTheme="minorHAnsi" w:hAnsi="Calibri-Bold" w:cs="Calibri-Bold"/>
          <w:b/>
          <w:bCs/>
          <w:color w:val="000000"/>
          <w:sz w:val="24"/>
          <w:szCs w:val="22"/>
        </w:rPr>
        <w:t xml:space="preserve">A security goal </w:t>
      </w:r>
      <w:r w:rsidRPr="00BC30CA">
        <w:rPr>
          <w:rFonts w:ascii="Calibri" w:eastAsiaTheme="minorHAnsi" w:hAnsi="Calibri" w:cs="Calibri"/>
          <w:color w:val="000000"/>
          <w:sz w:val="24"/>
          <w:szCs w:val="22"/>
        </w:rPr>
        <w:t xml:space="preserve">describing specific threats against which the capability </w:t>
      </w:r>
    </w:p>
    <w:p w14:paraId="79BBF761" w14:textId="5F200B14" w:rsidR="002E32A8" w:rsidRPr="00BC30CA" w:rsidRDefault="002E32A8" w:rsidP="00BC30CA">
      <w:pPr>
        <w:autoSpaceDE w:val="0"/>
        <w:autoSpaceDN w:val="0"/>
        <w:adjustRightInd w:val="0"/>
        <w:ind w:left="1080"/>
        <w:rPr>
          <w:rFonts w:ascii="Calibri" w:eastAsiaTheme="minorHAnsi" w:hAnsi="Calibri" w:cs="Calibri"/>
          <w:color w:val="000000"/>
          <w:sz w:val="24"/>
          <w:szCs w:val="22"/>
        </w:rPr>
      </w:pPr>
      <w:r w:rsidRPr="00BC30CA">
        <w:rPr>
          <w:rFonts w:ascii="Calibri" w:eastAsiaTheme="minorHAnsi" w:hAnsi="Calibri" w:cs="Calibri"/>
          <w:color w:val="000000"/>
          <w:sz w:val="24"/>
          <w:szCs w:val="22"/>
        </w:rPr>
        <w:t>protects.</w:t>
      </w:r>
    </w:p>
    <w:p w14:paraId="3B0E4591" w14:textId="77777777" w:rsidR="002E32A8" w:rsidRPr="00BC30CA" w:rsidRDefault="002E32A8" w:rsidP="00BC30CA">
      <w:pPr>
        <w:autoSpaceDE w:val="0"/>
        <w:autoSpaceDN w:val="0"/>
        <w:adjustRightInd w:val="0"/>
        <w:ind w:left="1080"/>
        <w:rPr>
          <w:rFonts w:ascii="Calibri" w:eastAsiaTheme="minorHAnsi" w:hAnsi="Calibri" w:cs="Calibri"/>
          <w:color w:val="000000"/>
          <w:sz w:val="22"/>
          <w:szCs w:val="22"/>
        </w:rPr>
      </w:pPr>
    </w:p>
    <w:p w14:paraId="6B55D6FA" w14:textId="77777777" w:rsidR="00605C5B" w:rsidRDefault="002E32A8" w:rsidP="00BC30CA">
      <w:pPr>
        <w:autoSpaceDE w:val="0"/>
        <w:autoSpaceDN w:val="0"/>
        <w:adjustRightInd w:val="0"/>
        <w:ind w:left="1080"/>
        <w:rPr>
          <w:rFonts w:ascii="Calibri" w:eastAsiaTheme="minorHAnsi" w:hAnsi="Calibri" w:cs="Calibri"/>
          <w:color w:val="000000"/>
          <w:sz w:val="24"/>
          <w:szCs w:val="22"/>
        </w:rPr>
      </w:pPr>
      <w:r w:rsidRPr="00BC30CA">
        <w:rPr>
          <w:rFonts w:ascii="Times-Roman" w:eastAsiaTheme="minorHAnsi" w:hAnsi="Times-Roman" w:cs="Times-Roman"/>
          <w:color w:val="000000"/>
          <w:sz w:val="24"/>
          <w:szCs w:val="22"/>
        </w:rPr>
        <w:lastRenderedPageBreak/>
        <w:t xml:space="preserve">• </w:t>
      </w:r>
      <w:r w:rsidRPr="00BC30CA">
        <w:rPr>
          <w:rFonts w:ascii="Calibri-Bold" w:eastAsiaTheme="minorHAnsi" w:hAnsi="Calibri-Bold" w:cs="Calibri-Bold"/>
          <w:b/>
          <w:bCs/>
          <w:color w:val="000000"/>
          <w:sz w:val="24"/>
          <w:szCs w:val="22"/>
        </w:rPr>
        <w:t xml:space="preserve">Operational recommendations </w:t>
      </w:r>
      <w:r w:rsidRPr="00BC30CA">
        <w:rPr>
          <w:rFonts w:ascii="Calibri" w:eastAsiaTheme="minorHAnsi" w:hAnsi="Calibri" w:cs="Calibri"/>
          <w:color w:val="000000"/>
          <w:sz w:val="24"/>
          <w:szCs w:val="22"/>
        </w:rPr>
        <w:t xml:space="preserve">that aid successful deployment and </w:t>
      </w:r>
    </w:p>
    <w:p w14:paraId="307AB8F5" w14:textId="77777777" w:rsidR="00605C5B" w:rsidRDefault="002E32A8" w:rsidP="00BC30CA">
      <w:pPr>
        <w:autoSpaceDE w:val="0"/>
        <w:autoSpaceDN w:val="0"/>
        <w:adjustRightInd w:val="0"/>
        <w:ind w:left="1080"/>
        <w:rPr>
          <w:rFonts w:ascii="Calibri" w:eastAsiaTheme="minorHAnsi" w:hAnsi="Calibri" w:cs="Calibri"/>
          <w:color w:val="000000"/>
          <w:sz w:val="24"/>
          <w:szCs w:val="22"/>
        </w:rPr>
      </w:pPr>
      <w:r w:rsidRPr="00BC30CA">
        <w:rPr>
          <w:rFonts w:ascii="Calibri" w:eastAsiaTheme="minorHAnsi" w:hAnsi="Calibri" w:cs="Calibri"/>
          <w:color w:val="000000"/>
          <w:sz w:val="24"/>
          <w:szCs w:val="22"/>
        </w:rPr>
        <w:t xml:space="preserve">operation of a capability (for example, rule classes, risk calculations, </w:t>
      </w:r>
    </w:p>
    <w:p w14:paraId="2D8F92EF" w14:textId="6F166518" w:rsidR="002E32A8" w:rsidRPr="00BC30CA" w:rsidRDefault="002E32A8" w:rsidP="00BC30CA">
      <w:pPr>
        <w:autoSpaceDE w:val="0"/>
        <w:autoSpaceDN w:val="0"/>
        <w:adjustRightInd w:val="0"/>
        <w:ind w:left="1080"/>
        <w:rPr>
          <w:rFonts w:ascii="Calibri" w:eastAsiaTheme="minorHAnsi" w:hAnsi="Calibri" w:cs="Calibri"/>
          <w:color w:val="000000"/>
          <w:sz w:val="24"/>
          <w:szCs w:val="22"/>
        </w:rPr>
      </w:pPr>
      <w:r w:rsidRPr="00BC30CA">
        <w:rPr>
          <w:rFonts w:ascii="Calibri" w:eastAsiaTheme="minorHAnsi" w:hAnsi="Calibri" w:cs="Calibri"/>
          <w:color w:val="000000"/>
          <w:sz w:val="24"/>
          <w:szCs w:val="22"/>
        </w:rPr>
        <w:t>segmentation strategies).</w:t>
      </w:r>
    </w:p>
    <w:p w14:paraId="7804AAB2" w14:textId="77777777" w:rsidR="002E32A8" w:rsidRPr="00BC30CA" w:rsidRDefault="002E32A8" w:rsidP="00BC30CA">
      <w:pPr>
        <w:autoSpaceDE w:val="0"/>
        <w:autoSpaceDN w:val="0"/>
        <w:adjustRightInd w:val="0"/>
        <w:ind w:left="1080"/>
        <w:rPr>
          <w:rFonts w:ascii="Calibri" w:eastAsiaTheme="minorHAnsi" w:hAnsi="Calibri" w:cs="Calibri"/>
          <w:color w:val="000000"/>
          <w:sz w:val="22"/>
          <w:szCs w:val="22"/>
        </w:rPr>
      </w:pPr>
    </w:p>
    <w:p w14:paraId="718B349F" w14:textId="77777777" w:rsidR="00605C5B" w:rsidRPr="00BC30CA" w:rsidRDefault="002E32A8" w:rsidP="00BC30CA">
      <w:pPr>
        <w:autoSpaceDE w:val="0"/>
        <w:autoSpaceDN w:val="0"/>
        <w:adjustRightInd w:val="0"/>
        <w:ind w:left="1080"/>
        <w:rPr>
          <w:rFonts w:ascii="Calibri" w:eastAsiaTheme="minorHAnsi" w:hAnsi="Calibri" w:cs="Calibri"/>
          <w:color w:val="000000"/>
          <w:sz w:val="24"/>
          <w:szCs w:val="22"/>
        </w:rPr>
      </w:pPr>
      <w:r w:rsidRPr="00BC30CA">
        <w:rPr>
          <w:rFonts w:ascii="Times-Roman" w:eastAsiaTheme="minorHAnsi" w:hAnsi="Times-Roman" w:cs="Times-Roman"/>
          <w:color w:val="000000"/>
          <w:sz w:val="24"/>
          <w:szCs w:val="22"/>
        </w:rPr>
        <w:t xml:space="preserve">• </w:t>
      </w:r>
      <w:r w:rsidRPr="00BC30CA">
        <w:rPr>
          <w:rFonts w:ascii="Calibri-Bold" w:eastAsiaTheme="minorHAnsi" w:hAnsi="Calibri-Bold" w:cs="Calibri-Bold"/>
          <w:b/>
          <w:bCs/>
          <w:color w:val="000000"/>
          <w:sz w:val="24"/>
          <w:szCs w:val="22"/>
        </w:rPr>
        <w:t xml:space="preserve">An implementation point </w:t>
      </w:r>
      <w:r w:rsidRPr="00BC30CA">
        <w:rPr>
          <w:rFonts w:ascii="Calibri" w:eastAsiaTheme="minorHAnsi" w:hAnsi="Calibri" w:cs="Calibri"/>
          <w:color w:val="000000"/>
          <w:sz w:val="24"/>
          <w:szCs w:val="22"/>
        </w:rPr>
        <w:t xml:space="preserve">defining where the capability is logically (and </w:t>
      </w:r>
    </w:p>
    <w:p w14:paraId="5D28E4F7" w14:textId="046EA217" w:rsidR="002E32A8" w:rsidRPr="00BC30CA" w:rsidRDefault="002E32A8" w:rsidP="00BC30CA">
      <w:pPr>
        <w:autoSpaceDE w:val="0"/>
        <w:autoSpaceDN w:val="0"/>
        <w:adjustRightInd w:val="0"/>
        <w:ind w:left="1080"/>
        <w:rPr>
          <w:rFonts w:ascii="Calibri" w:eastAsiaTheme="minorHAnsi" w:hAnsi="Calibri" w:cs="Calibri"/>
          <w:color w:val="000000"/>
          <w:sz w:val="24"/>
          <w:szCs w:val="22"/>
        </w:rPr>
      </w:pPr>
      <w:r w:rsidRPr="00BC30CA">
        <w:rPr>
          <w:rFonts w:ascii="Calibri" w:eastAsiaTheme="minorHAnsi" w:hAnsi="Calibri" w:cs="Calibri"/>
          <w:color w:val="000000"/>
          <w:sz w:val="24"/>
          <w:szCs w:val="22"/>
        </w:rPr>
        <w:t>sometimes physically)</w:t>
      </w:r>
      <w:r w:rsidR="003C26A5" w:rsidRPr="00BC30CA">
        <w:rPr>
          <w:rFonts w:ascii="Calibri" w:eastAsiaTheme="minorHAnsi" w:hAnsi="Calibri" w:cs="Calibri"/>
          <w:color w:val="000000"/>
          <w:sz w:val="24"/>
          <w:szCs w:val="22"/>
        </w:rPr>
        <w:t xml:space="preserve"> </w:t>
      </w:r>
      <w:r w:rsidRPr="00BC30CA">
        <w:rPr>
          <w:rFonts w:ascii="Calibri" w:eastAsiaTheme="minorHAnsi" w:hAnsi="Calibri" w:cs="Calibri"/>
          <w:color w:val="000000"/>
          <w:sz w:val="24"/>
          <w:szCs w:val="22"/>
        </w:rPr>
        <w:t>placed to accomplish its security goal.</w:t>
      </w:r>
    </w:p>
    <w:p w14:paraId="04E4C7D4" w14:textId="77777777" w:rsidR="002E32A8" w:rsidRPr="00BC30CA" w:rsidRDefault="002E32A8" w:rsidP="00BC30CA">
      <w:pPr>
        <w:autoSpaceDE w:val="0"/>
        <w:autoSpaceDN w:val="0"/>
        <w:adjustRightInd w:val="0"/>
        <w:ind w:left="1080"/>
        <w:rPr>
          <w:rFonts w:ascii="Calibri" w:eastAsiaTheme="minorHAnsi" w:hAnsi="Calibri" w:cs="Calibri"/>
          <w:color w:val="000000"/>
          <w:sz w:val="22"/>
          <w:szCs w:val="22"/>
        </w:rPr>
      </w:pPr>
    </w:p>
    <w:p w14:paraId="49313E9B" w14:textId="77777777" w:rsidR="00605C5B" w:rsidRDefault="002E32A8" w:rsidP="00BC30CA">
      <w:pPr>
        <w:autoSpaceDE w:val="0"/>
        <w:autoSpaceDN w:val="0"/>
        <w:adjustRightInd w:val="0"/>
        <w:ind w:left="1080"/>
        <w:rPr>
          <w:rFonts w:ascii="Calibri" w:eastAsiaTheme="minorHAnsi" w:hAnsi="Calibri" w:cs="Calibri"/>
          <w:color w:val="000000"/>
          <w:sz w:val="24"/>
          <w:szCs w:val="22"/>
        </w:rPr>
      </w:pPr>
      <w:r w:rsidRPr="00BC30CA">
        <w:rPr>
          <w:rFonts w:ascii="Times-Roman" w:eastAsiaTheme="minorHAnsi" w:hAnsi="Times-Roman" w:cs="Times-Roman"/>
          <w:color w:val="000000"/>
          <w:sz w:val="22"/>
          <w:szCs w:val="22"/>
        </w:rPr>
        <w:t xml:space="preserve">• </w:t>
      </w:r>
      <w:r w:rsidRPr="00BC30CA">
        <w:rPr>
          <w:rFonts w:ascii="Calibri-Bold" w:eastAsiaTheme="minorHAnsi" w:hAnsi="Calibri-Bold" w:cs="Calibri-Bold"/>
          <w:b/>
          <w:bCs/>
          <w:color w:val="000000"/>
          <w:sz w:val="24"/>
          <w:szCs w:val="22"/>
        </w:rPr>
        <w:t xml:space="preserve">Interoperability with other capabilities </w:t>
      </w:r>
      <w:r w:rsidRPr="00BC30CA">
        <w:rPr>
          <w:rFonts w:ascii="Calibri" w:eastAsiaTheme="minorHAnsi" w:hAnsi="Calibri" w:cs="Calibri"/>
          <w:color w:val="000000"/>
          <w:sz w:val="24"/>
          <w:szCs w:val="22"/>
        </w:rPr>
        <w:t xml:space="preserve">through producing data that </w:t>
      </w:r>
    </w:p>
    <w:p w14:paraId="5164BE98" w14:textId="77777777" w:rsidR="00605C5B" w:rsidRDefault="002E32A8" w:rsidP="00BC30CA">
      <w:pPr>
        <w:autoSpaceDE w:val="0"/>
        <w:autoSpaceDN w:val="0"/>
        <w:adjustRightInd w:val="0"/>
        <w:ind w:left="1080"/>
        <w:rPr>
          <w:rFonts w:ascii="Calibri" w:eastAsiaTheme="minorHAnsi" w:hAnsi="Calibri" w:cs="Calibri"/>
          <w:color w:val="000000"/>
          <w:sz w:val="24"/>
          <w:szCs w:val="22"/>
        </w:rPr>
      </w:pPr>
      <w:r w:rsidRPr="00BC30CA">
        <w:rPr>
          <w:rFonts w:ascii="Calibri" w:eastAsiaTheme="minorHAnsi" w:hAnsi="Calibri" w:cs="Calibri"/>
          <w:color w:val="000000"/>
          <w:sz w:val="24"/>
          <w:szCs w:val="22"/>
        </w:rPr>
        <w:t>can be used by other</w:t>
      </w:r>
      <w:r w:rsidR="00605C5B" w:rsidRPr="00BC30CA">
        <w:rPr>
          <w:rFonts w:ascii="Calibri" w:eastAsiaTheme="minorHAnsi" w:hAnsi="Calibri" w:cs="Calibri"/>
          <w:color w:val="000000"/>
          <w:sz w:val="24"/>
          <w:szCs w:val="22"/>
        </w:rPr>
        <w:t xml:space="preserve"> </w:t>
      </w:r>
      <w:r w:rsidRPr="00BC30CA">
        <w:rPr>
          <w:rFonts w:ascii="Calibri" w:eastAsiaTheme="minorHAnsi" w:hAnsi="Calibri" w:cs="Calibri"/>
          <w:color w:val="000000"/>
          <w:sz w:val="24"/>
          <w:szCs w:val="22"/>
        </w:rPr>
        <w:t xml:space="preserve">capabilities and consuming data produced by other </w:t>
      </w:r>
    </w:p>
    <w:p w14:paraId="4A1B9C09" w14:textId="20F09F1E" w:rsidR="002E32A8" w:rsidRPr="00BC30CA" w:rsidRDefault="002E32A8" w:rsidP="00BC30CA">
      <w:pPr>
        <w:autoSpaceDE w:val="0"/>
        <w:autoSpaceDN w:val="0"/>
        <w:adjustRightInd w:val="0"/>
        <w:ind w:left="1080"/>
        <w:rPr>
          <w:rFonts w:ascii="Calibri" w:eastAsiaTheme="minorHAnsi" w:hAnsi="Calibri" w:cs="Calibri"/>
          <w:color w:val="000000"/>
          <w:sz w:val="24"/>
          <w:szCs w:val="22"/>
        </w:rPr>
      </w:pPr>
      <w:r w:rsidRPr="00BC30CA">
        <w:rPr>
          <w:rFonts w:ascii="Calibri" w:eastAsiaTheme="minorHAnsi" w:hAnsi="Calibri" w:cs="Calibri"/>
          <w:color w:val="000000"/>
          <w:sz w:val="24"/>
          <w:szCs w:val="22"/>
        </w:rPr>
        <w:t>capabilities.</w:t>
      </w:r>
    </w:p>
    <w:p w14:paraId="203DCFAD" w14:textId="77777777" w:rsidR="002E32A8" w:rsidRPr="00BC30CA" w:rsidRDefault="002E32A8" w:rsidP="00BC30CA">
      <w:pPr>
        <w:autoSpaceDE w:val="0"/>
        <w:autoSpaceDN w:val="0"/>
        <w:adjustRightInd w:val="0"/>
        <w:ind w:left="1080"/>
        <w:rPr>
          <w:rFonts w:ascii="Calibri" w:eastAsiaTheme="minorHAnsi" w:hAnsi="Calibri" w:cs="Calibri"/>
          <w:color w:val="000000"/>
          <w:sz w:val="22"/>
          <w:szCs w:val="22"/>
        </w:rPr>
      </w:pPr>
    </w:p>
    <w:p w14:paraId="4A1509D4" w14:textId="77777777" w:rsidR="00605C5B" w:rsidRDefault="002E32A8" w:rsidP="00BC30CA">
      <w:pPr>
        <w:autoSpaceDE w:val="0"/>
        <w:autoSpaceDN w:val="0"/>
        <w:adjustRightInd w:val="0"/>
        <w:ind w:left="1080"/>
        <w:rPr>
          <w:rFonts w:ascii="Calibri" w:eastAsiaTheme="minorHAnsi" w:hAnsi="Calibri" w:cs="Calibri"/>
          <w:color w:val="000000"/>
          <w:sz w:val="24"/>
          <w:szCs w:val="22"/>
        </w:rPr>
      </w:pPr>
      <w:r w:rsidRPr="00BC30CA">
        <w:rPr>
          <w:rFonts w:ascii="Times-Roman" w:eastAsiaTheme="minorHAnsi" w:hAnsi="Times-Roman" w:cs="Times-Roman"/>
          <w:color w:val="000000"/>
          <w:sz w:val="22"/>
          <w:szCs w:val="22"/>
        </w:rPr>
        <w:t xml:space="preserve">• </w:t>
      </w:r>
      <w:r w:rsidRPr="00BC30CA">
        <w:rPr>
          <w:rFonts w:ascii="Calibri-Bold" w:eastAsiaTheme="minorHAnsi" w:hAnsi="Calibri-Bold" w:cs="Calibri-Bold"/>
          <w:b/>
          <w:bCs/>
          <w:color w:val="000000"/>
          <w:sz w:val="24"/>
          <w:szCs w:val="22"/>
        </w:rPr>
        <w:t xml:space="preserve">An incremental adoption plan </w:t>
      </w:r>
      <w:r w:rsidRPr="00BC30CA">
        <w:rPr>
          <w:rFonts w:ascii="Calibri" w:eastAsiaTheme="minorHAnsi" w:hAnsi="Calibri" w:cs="Calibri"/>
          <w:color w:val="000000"/>
          <w:sz w:val="24"/>
          <w:szCs w:val="22"/>
        </w:rPr>
        <w:t xml:space="preserve">defining a phased adoption allowing </w:t>
      </w:r>
    </w:p>
    <w:p w14:paraId="6ACA8DD4" w14:textId="77777777" w:rsidR="00605C5B" w:rsidRDefault="002E32A8" w:rsidP="00BC30CA">
      <w:pPr>
        <w:autoSpaceDE w:val="0"/>
        <w:autoSpaceDN w:val="0"/>
        <w:adjustRightInd w:val="0"/>
        <w:ind w:left="1080"/>
        <w:rPr>
          <w:rFonts w:ascii="Calibri" w:eastAsiaTheme="minorHAnsi" w:hAnsi="Calibri" w:cs="Calibri"/>
          <w:color w:val="000000"/>
          <w:sz w:val="24"/>
          <w:szCs w:val="22"/>
        </w:rPr>
      </w:pPr>
      <w:r w:rsidRPr="00BC30CA">
        <w:rPr>
          <w:rFonts w:ascii="Calibri" w:eastAsiaTheme="minorHAnsi" w:hAnsi="Calibri" w:cs="Calibri"/>
          <w:color w:val="000000"/>
          <w:sz w:val="24"/>
          <w:szCs w:val="22"/>
        </w:rPr>
        <w:t xml:space="preserve">D/As to incrementally roll out the capability and minimize impact to the </w:t>
      </w:r>
    </w:p>
    <w:p w14:paraId="7E54E17B" w14:textId="77AFEDCE" w:rsidR="002E32A8" w:rsidRPr="00BC30CA" w:rsidRDefault="002E32A8" w:rsidP="00BC30CA">
      <w:pPr>
        <w:autoSpaceDE w:val="0"/>
        <w:autoSpaceDN w:val="0"/>
        <w:adjustRightInd w:val="0"/>
        <w:ind w:left="1080"/>
        <w:rPr>
          <w:rFonts w:ascii="Calibri" w:eastAsiaTheme="minorHAnsi" w:hAnsi="Calibri" w:cs="Calibri"/>
          <w:color w:val="000000"/>
          <w:sz w:val="24"/>
          <w:szCs w:val="22"/>
        </w:rPr>
      </w:pPr>
      <w:r w:rsidRPr="00BC30CA">
        <w:rPr>
          <w:rFonts w:ascii="Calibri" w:eastAsiaTheme="minorHAnsi" w:hAnsi="Calibri" w:cs="Calibri"/>
          <w:color w:val="000000"/>
          <w:sz w:val="24"/>
          <w:szCs w:val="22"/>
        </w:rPr>
        <w:t>D/A’s workflow.</w:t>
      </w:r>
    </w:p>
    <w:p w14:paraId="195B3062" w14:textId="77777777" w:rsidR="002E32A8" w:rsidRPr="00BC30CA" w:rsidRDefault="002E32A8" w:rsidP="00BC30CA">
      <w:pPr>
        <w:autoSpaceDE w:val="0"/>
        <w:autoSpaceDN w:val="0"/>
        <w:adjustRightInd w:val="0"/>
        <w:ind w:left="1080"/>
        <w:rPr>
          <w:rFonts w:ascii="Calibri" w:eastAsiaTheme="minorHAnsi" w:hAnsi="Calibri" w:cs="Calibri"/>
          <w:color w:val="000000"/>
          <w:sz w:val="22"/>
          <w:szCs w:val="22"/>
        </w:rPr>
      </w:pPr>
    </w:p>
    <w:p w14:paraId="5A5BED73" w14:textId="77777777" w:rsidR="002E32A8" w:rsidRPr="00BC30CA" w:rsidRDefault="002E32A8" w:rsidP="00BC30CA">
      <w:pPr>
        <w:autoSpaceDE w:val="0"/>
        <w:autoSpaceDN w:val="0"/>
        <w:adjustRightInd w:val="0"/>
        <w:ind w:left="1080"/>
        <w:rPr>
          <w:rFonts w:ascii="Calibri" w:eastAsiaTheme="minorHAnsi" w:hAnsi="Calibri" w:cs="Calibri"/>
          <w:b/>
          <w:sz w:val="26"/>
          <w:szCs w:val="26"/>
        </w:rPr>
      </w:pPr>
      <w:r w:rsidRPr="00BC30CA">
        <w:rPr>
          <w:rFonts w:ascii="Calibri" w:eastAsiaTheme="minorHAnsi" w:hAnsi="Calibri" w:cs="Calibri"/>
          <w:b/>
          <w:sz w:val="26"/>
          <w:szCs w:val="26"/>
        </w:rPr>
        <w:t>Components</w:t>
      </w:r>
    </w:p>
    <w:p w14:paraId="13B14A6B" w14:textId="77777777" w:rsidR="002E32A8" w:rsidRPr="00BC30CA" w:rsidRDefault="002E32A8" w:rsidP="00BC30CA">
      <w:pPr>
        <w:autoSpaceDE w:val="0"/>
        <w:autoSpaceDN w:val="0"/>
        <w:adjustRightInd w:val="0"/>
        <w:ind w:left="1080"/>
        <w:rPr>
          <w:rFonts w:ascii="Calibri" w:eastAsiaTheme="minorHAnsi" w:hAnsi="Calibri" w:cs="Calibri"/>
          <w:b/>
          <w:sz w:val="26"/>
          <w:szCs w:val="26"/>
        </w:rPr>
      </w:pPr>
    </w:p>
    <w:p w14:paraId="3342F857" w14:textId="77777777" w:rsidR="00605C5B" w:rsidRDefault="002E32A8" w:rsidP="00BC30CA">
      <w:pPr>
        <w:autoSpaceDE w:val="0"/>
        <w:autoSpaceDN w:val="0"/>
        <w:adjustRightInd w:val="0"/>
        <w:ind w:left="1080"/>
        <w:rPr>
          <w:rFonts w:ascii="Calibri" w:eastAsiaTheme="minorHAnsi" w:hAnsi="Calibri" w:cs="Calibri"/>
          <w:color w:val="000000"/>
          <w:sz w:val="24"/>
          <w:szCs w:val="22"/>
        </w:rPr>
      </w:pPr>
      <w:r w:rsidRPr="00BC30CA">
        <w:rPr>
          <w:rFonts w:ascii="Calibri" w:eastAsiaTheme="minorHAnsi" w:hAnsi="Calibri" w:cs="Calibri"/>
          <w:color w:val="000000"/>
          <w:sz w:val="24"/>
          <w:szCs w:val="22"/>
        </w:rPr>
        <w:t xml:space="preserve">Components are the products and services that are used to implement </w:t>
      </w:r>
    </w:p>
    <w:p w14:paraId="7FDC828A" w14:textId="77777777" w:rsidR="00605C5B" w:rsidRDefault="002E32A8" w:rsidP="00BC30CA">
      <w:pPr>
        <w:autoSpaceDE w:val="0"/>
        <w:autoSpaceDN w:val="0"/>
        <w:adjustRightInd w:val="0"/>
        <w:ind w:left="1080"/>
        <w:rPr>
          <w:rFonts w:ascii="Calibri" w:eastAsiaTheme="minorHAnsi" w:hAnsi="Calibri" w:cs="Calibri"/>
          <w:color w:val="000000"/>
          <w:sz w:val="24"/>
          <w:szCs w:val="22"/>
        </w:rPr>
      </w:pPr>
      <w:r w:rsidRPr="00BC30CA">
        <w:rPr>
          <w:rFonts w:ascii="Calibri" w:eastAsiaTheme="minorHAnsi" w:hAnsi="Calibri" w:cs="Calibri"/>
          <w:color w:val="000000"/>
          <w:sz w:val="24"/>
          <w:szCs w:val="22"/>
        </w:rPr>
        <w:t>capabilities.</w:t>
      </w:r>
      <w:r w:rsidR="00605C5B">
        <w:rPr>
          <w:rFonts w:ascii="Calibri" w:eastAsiaTheme="minorHAnsi" w:hAnsi="Calibri" w:cs="Calibri"/>
          <w:color w:val="000000"/>
          <w:sz w:val="24"/>
          <w:szCs w:val="22"/>
        </w:rPr>
        <w:t xml:space="preserve"> </w:t>
      </w:r>
      <w:r w:rsidRPr="00BC30CA">
        <w:rPr>
          <w:rFonts w:ascii="Calibri" w:eastAsiaTheme="minorHAnsi" w:hAnsi="Calibri" w:cs="Calibri"/>
          <w:color w:val="000000"/>
          <w:sz w:val="24"/>
          <w:szCs w:val="22"/>
        </w:rPr>
        <w:t xml:space="preserve"> Broadly speaking, these map to one or more existing solutions </w:t>
      </w:r>
    </w:p>
    <w:p w14:paraId="1E89DE19" w14:textId="77777777" w:rsidR="00605C5B" w:rsidRDefault="002E32A8" w:rsidP="00BC30CA">
      <w:pPr>
        <w:autoSpaceDE w:val="0"/>
        <w:autoSpaceDN w:val="0"/>
        <w:adjustRightInd w:val="0"/>
        <w:ind w:left="1080"/>
        <w:rPr>
          <w:rFonts w:ascii="Calibri" w:eastAsiaTheme="minorHAnsi" w:hAnsi="Calibri" w:cs="Calibri"/>
          <w:color w:val="000000"/>
          <w:sz w:val="24"/>
          <w:szCs w:val="22"/>
        </w:rPr>
      </w:pPr>
      <w:r w:rsidRPr="00BC30CA">
        <w:rPr>
          <w:rFonts w:ascii="Calibri" w:eastAsiaTheme="minorHAnsi" w:hAnsi="Calibri" w:cs="Calibri"/>
          <w:color w:val="000000"/>
          <w:sz w:val="24"/>
          <w:szCs w:val="22"/>
        </w:rPr>
        <w:t xml:space="preserve">(e.g., commercial products, open source, or government technology). They </w:t>
      </w:r>
    </w:p>
    <w:p w14:paraId="146816A2" w14:textId="77777777" w:rsidR="00605C5B" w:rsidRDefault="002E32A8" w:rsidP="00BC30CA">
      <w:pPr>
        <w:autoSpaceDE w:val="0"/>
        <w:autoSpaceDN w:val="0"/>
        <w:adjustRightInd w:val="0"/>
        <w:ind w:left="1080"/>
        <w:rPr>
          <w:rFonts w:ascii="Calibri" w:eastAsiaTheme="minorHAnsi" w:hAnsi="Calibri" w:cs="Calibri"/>
          <w:color w:val="000000"/>
          <w:sz w:val="24"/>
          <w:szCs w:val="22"/>
        </w:rPr>
      </w:pPr>
      <w:r w:rsidRPr="00BC30CA">
        <w:rPr>
          <w:rFonts w:ascii="Calibri" w:eastAsiaTheme="minorHAnsi" w:hAnsi="Calibri" w:cs="Calibri"/>
          <w:color w:val="000000"/>
          <w:sz w:val="24"/>
          <w:szCs w:val="22"/>
        </w:rPr>
        <w:t xml:space="preserve">also detail what interoperability functionality the components must support </w:t>
      </w:r>
    </w:p>
    <w:p w14:paraId="1380A518" w14:textId="78390523" w:rsidR="002E32A8" w:rsidRPr="00BC30CA" w:rsidRDefault="002E32A8" w:rsidP="00BC30CA">
      <w:pPr>
        <w:autoSpaceDE w:val="0"/>
        <w:autoSpaceDN w:val="0"/>
        <w:adjustRightInd w:val="0"/>
        <w:ind w:left="1080"/>
        <w:rPr>
          <w:rFonts w:ascii="Calibri" w:eastAsiaTheme="minorHAnsi" w:hAnsi="Calibri" w:cs="Calibri"/>
          <w:color w:val="000000"/>
          <w:sz w:val="24"/>
          <w:szCs w:val="22"/>
        </w:rPr>
      </w:pPr>
      <w:r w:rsidRPr="00BC30CA">
        <w:rPr>
          <w:rFonts w:ascii="Calibri" w:eastAsiaTheme="minorHAnsi" w:hAnsi="Calibri" w:cs="Calibri"/>
          <w:color w:val="000000"/>
          <w:sz w:val="24"/>
          <w:szCs w:val="22"/>
        </w:rPr>
        <w:t>to enable the capability.</w:t>
      </w:r>
    </w:p>
    <w:p w14:paraId="494A425D" w14:textId="77777777" w:rsidR="002E32A8" w:rsidRPr="00BC30CA" w:rsidRDefault="002E32A8" w:rsidP="00BC30CA">
      <w:pPr>
        <w:autoSpaceDE w:val="0"/>
        <w:autoSpaceDN w:val="0"/>
        <w:adjustRightInd w:val="0"/>
        <w:ind w:left="1080"/>
        <w:rPr>
          <w:rFonts w:ascii="Calibri" w:eastAsiaTheme="minorHAnsi" w:hAnsi="Calibri" w:cs="Calibri"/>
          <w:color w:val="000000"/>
          <w:sz w:val="24"/>
          <w:szCs w:val="22"/>
        </w:rPr>
      </w:pPr>
    </w:p>
    <w:p w14:paraId="3E870A13" w14:textId="77777777" w:rsidR="00605C5B" w:rsidRDefault="002E32A8" w:rsidP="00BC30CA">
      <w:pPr>
        <w:autoSpaceDE w:val="0"/>
        <w:autoSpaceDN w:val="0"/>
        <w:adjustRightInd w:val="0"/>
        <w:ind w:left="1080"/>
        <w:rPr>
          <w:rFonts w:ascii="Calibri" w:eastAsiaTheme="minorHAnsi" w:hAnsi="Calibri" w:cs="Calibri"/>
          <w:color w:val="000000"/>
          <w:sz w:val="24"/>
          <w:szCs w:val="22"/>
        </w:rPr>
      </w:pPr>
      <w:r w:rsidRPr="00BC30CA">
        <w:rPr>
          <w:rFonts w:ascii="Calibri" w:eastAsiaTheme="minorHAnsi" w:hAnsi="Calibri" w:cs="Calibri"/>
          <w:color w:val="000000"/>
          <w:sz w:val="24"/>
          <w:szCs w:val="22"/>
        </w:rPr>
        <w:t xml:space="preserve">Each component includes a set of requirements, which are classified as </w:t>
      </w:r>
    </w:p>
    <w:p w14:paraId="22F71D44" w14:textId="77777777" w:rsidR="00605C5B" w:rsidRDefault="002E32A8" w:rsidP="00BC30CA">
      <w:pPr>
        <w:autoSpaceDE w:val="0"/>
        <w:autoSpaceDN w:val="0"/>
        <w:adjustRightInd w:val="0"/>
        <w:ind w:left="1080"/>
        <w:rPr>
          <w:rFonts w:ascii="Calibri" w:eastAsiaTheme="minorHAnsi" w:hAnsi="Calibri" w:cs="Calibri"/>
          <w:color w:val="000000"/>
          <w:sz w:val="24"/>
          <w:szCs w:val="22"/>
        </w:rPr>
      </w:pPr>
      <w:r w:rsidRPr="00AF1409">
        <w:rPr>
          <w:rFonts w:ascii="Calibri" w:eastAsiaTheme="minorHAnsi" w:hAnsi="Calibri" w:cs="Calibri"/>
          <w:i/>
          <w:color w:val="000000"/>
          <w:sz w:val="24"/>
          <w:szCs w:val="22"/>
          <w:u w:val="single"/>
        </w:rPr>
        <w:t>required</w:t>
      </w:r>
      <w:r w:rsidRPr="00AF1409">
        <w:rPr>
          <w:rFonts w:ascii="Calibri" w:eastAsiaTheme="minorHAnsi" w:hAnsi="Calibri" w:cs="Calibri"/>
          <w:i/>
          <w:color w:val="000000"/>
          <w:sz w:val="24"/>
          <w:szCs w:val="22"/>
        </w:rPr>
        <w:t xml:space="preserve">, </w:t>
      </w:r>
      <w:r w:rsidRPr="00AF1409">
        <w:rPr>
          <w:rFonts w:ascii="Calibri" w:eastAsiaTheme="minorHAnsi" w:hAnsi="Calibri" w:cs="Calibri"/>
          <w:i/>
          <w:color w:val="000000"/>
          <w:sz w:val="24"/>
          <w:szCs w:val="22"/>
          <w:u w:val="single"/>
        </w:rPr>
        <w:t>recommended</w:t>
      </w:r>
      <w:r w:rsidRPr="00AF1409">
        <w:rPr>
          <w:rFonts w:ascii="Calibri" w:eastAsiaTheme="minorHAnsi" w:hAnsi="Calibri" w:cs="Calibri"/>
          <w:i/>
          <w:color w:val="000000"/>
          <w:sz w:val="24"/>
          <w:szCs w:val="22"/>
        </w:rPr>
        <w:t xml:space="preserve">, or </w:t>
      </w:r>
      <w:r w:rsidRPr="00AF1409">
        <w:rPr>
          <w:rFonts w:ascii="Calibri" w:eastAsiaTheme="minorHAnsi" w:hAnsi="Calibri" w:cs="Calibri"/>
          <w:i/>
          <w:color w:val="000000"/>
          <w:sz w:val="24"/>
          <w:szCs w:val="22"/>
          <w:u w:val="single"/>
        </w:rPr>
        <w:t>nice-to-have</w:t>
      </w:r>
      <w:r w:rsidRPr="00BC30CA">
        <w:rPr>
          <w:rFonts w:ascii="Calibri" w:eastAsiaTheme="minorHAnsi" w:hAnsi="Calibri" w:cs="Calibri"/>
          <w:color w:val="000000"/>
          <w:sz w:val="24"/>
          <w:szCs w:val="22"/>
        </w:rPr>
        <w:t xml:space="preserve">. These requirements dictate the </w:t>
      </w:r>
    </w:p>
    <w:p w14:paraId="588FB559" w14:textId="77777777" w:rsidR="00605C5B" w:rsidRDefault="002E32A8" w:rsidP="00BC30CA">
      <w:pPr>
        <w:autoSpaceDE w:val="0"/>
        <w:autoSpaceDN w:val="0"/>
        <w:adjustRightInd w:val="0"/>
        <w:ind w:left="1080"/>
        <w:rPr>
          <w:rFonts w:ascii="Calibri" w:eastAsiaTheme="minorHAnsi" w:hAnsi="Calibri" w:cs="Calibri"/>
          <w:color w:val="000000"/>
          <w:sz w:val="24"/>
          <w:szCs w:val="22"/>
        </w:rPr>
      </w:pPr>
      <w:r w:rsidRPr="00BC30CA">
        <w:rPr>
          <w:rFonts w:ascii="Calibri" w:eastAsiaTheme="minorHAnsi" w:hAnsi="Calibri" w:cs="Calibri"/>
          <w:color w:val="000000"/>
          <w:sz w:val="24"/>
          <w:szCs w:val="22"/>
        </w:rPr>
        <w:t>functionality an off-the-shelf product must support in order to be fulfill the</w:t>
      </w:r>
    </w:p>
    <w:p w14:paraId="40E0CFEA" w14:textId="0762E62A" w:rsidR="002E32A8" w:rsidRPr="00BC30CA" w:rsidRDefault="002E32A8" w:rsidP="00BC30CA">
      <w:pPr>
        <w:autoSpaceDE w:val="0"/>
        <w:autoSpaceDN w:val="0"/>
        <w:adjustRightInd w:val="0"/>
        <w:ind w:left="1080"/>
        <w:rPr>
          <w:rFonts w:ascii="Calibri" w:eastAsiaTheme="minorHAnsi" w:hAnsi="Calibri" w:cs="Calibri"/>
          <w:color w:val="000000"/>
          <w:sz w:val="24"/>
          <w:szCs w:val="22"/>
        </w:rPr>
      </w:pPr>
      <w:r w:rsidRPr="00BC30CA">
        <w:rPr>
          <w:rFonts w:ascii="Calibri" w:eastAsiaTheme="minorHAnsi" w:hAnsi="Calibri" w:cs="Calibri"/>
          <w:color w:val="000000"/>
          <w:sz w:val="24"/>
          <w:szCs w:val="22"/>
        </w:rPr>
        <w:t xml:space="preserve"> role of this component in the Cyber.gov architecture.</w:t>
      </w:r>
    </w:p>
    <w:p w14:paraId="0B950D97" w14:textId="77777777" w:rsidR="002E32A8" w:rsidRPr="00BC30CA" w:rsidRDefault="002E32A8" w:rsidP="00BC30CA">
      <w:pPr>
        <w:autoSpaceDE w:val="0"/>
        <w:autoSpaceDN w:val="0"/>
        <w:adjustRightInd w:val="0"/>
        <w:ind w:left="1080"/>
        <w:rPr>
          <w:rFonts w:ascii="Calibri" w:eastAsiaTheme="minorHAnsi" w:hAnsi="Calibri" w:cs="Calibri"/>
          <w:color w:val="000000"/>
          <w:sz w:val="24"/>
          <w:szCs w:val="22"/>
        </w:rPr>
      </w:pPr>
    </w:p>
    <w:p w14:paraId="7824816B" w14:textId="77777777" w:rsidR="00605C5B" w:rsidRDefault="002E32A8" w:rsidP="00BC30CA">
      <w:pPr>
        <w:autoSpaceDE w:val="0"/>
        <w:autoSpaceDN w:val="0"/>
        <w:adjustRightInd w:val="0"/>
        <w:ind w:left="1080"/>
        <w:rPr>
          <w:rFonts w:ascii="Calibri" w:eastAsiaTheme="minorHAnsi" w:hAnsi="Calibri" w:cs="Calibri"/>
          <w:color w:val="000000"/>
          <w:sz w:val="24"/>
          <w:szCs w:val="22"/>
        </w:rPr>
      </w:pPr>
      <w:r w:rsidRPr="00BC30CA">
        <w:rPr>
          <w:rFonts w:ascii="Calibri" w:eastAsiaTheme="minorHAnsi" w:hAnsi="Calibri" w:cs="Calibri"/>
          <w:color w:val="000000"/>
          <w:sz w:val="24"/>
          <w:szCs w:val="22"/>
        </w:rPr>
        <w:t xml:space="preserve">Many components support only a single capability, but some are leveraged </w:t>
      </w:r>
    </w:p>
    <w:p w14:paraId="70371B91" w14:textId="47296311" w:rsidR="002E32A8" w:rsidRPr="00BC30CA" w:rsidRDefault="002E32A8" w:rsidP="00BC30CA">
      <w:pPr>
        <w:autoSpaceDE w:val="0"/>
        <w:autoSpaceDN w:val="0"/>
        <w:adjustRightInd w:val="0"/>
        <w:ind w:left="1080"/>
        <w:rPr>
          <w:rFonts w:ascii="Calibri" w:eastAsiaTheme="minorHAnsi" w:hAnsi="Calibri" w:cs="Calibri"/>
          <w:color w:val="000000"/>
          <w:sz w:val="24"/>
          <w:szCs w:val="22"/>
        </w:rPr>
      </w:pPr>
      <w:r w:rsidRPr="00BC30CA">
        <w:rPr>
          <w:rFonts w:ascii="Calibri" w:eastAsiaTheme="minorHAnsi" w:hAnsi="Calibri" w:cs="Calibri"/>
          <w:color w:val="000000"/>
          <w:sz w:val="24"/>
          <w:szCs w:val="22"/>
        </w:rPr>
        <w:t>by multiple capabilities.</w:t>
      </w:r>
    </w:p>
    <w:p w14:paraId="0D296EFB" w14:textId="77777777" w:rsidR="002E32A8" w:rsidRPr="00BC30CA" w:rsidRDefault="002E32A8" w:rsidP="00BC30CA">
      <w:pPr>
        <w:autoSpaceDE w:val="0"/>
        <w:autoSpaceDN w:val="0"/>
        <w:adjustRightInd w:val="0"/>
        <w:ind w:left="1080"/>
        <w:rPr>
          <w:rFonts w:ascii="Calibri" w:eastAsiaTheme="minorHAnsi" w:hAnsi="Calibri" w:cs="Calibri"/>
          <w:color w:val="000000"/>
          <w:sz w:val="24"/>
          <w:szCs w:val="22"/>
        </w:rPr>
      </w:pPr>
    </w:p>
    <w:p w14:paraId="755D6CC8" w14:textId="77777777" w:rsidR="002E32A8" w:rsidRDefault="002E32A8" w:rsidP="00BC30CA">
      <w:pPr>
        <w:autoSpaceDE w:val="0"/>
        <w:autoSpaceDN w:val="0"/>
        <w:adjustRightInd w:val="0"/>
        <w:ind w:left="1080"/>
        <w:rPr>
          <w:rFonts w:ascii="Calibri" w:eastAsiaTheme="minorHAnsi" w:hAnsi="Calibri" w:cs="Calibri"/>
          <w:color w:val="000000"/>
          <w:sz w:val="22"/>
          <w:szCs w:val="22"/>
        </w:rPr>
      </w:pPr>
    </w:p>
    <w:p w14:paraId="74705457" w14:textId="77777777" w:rsidR="00AF1409" w:rsidRDefault="00AF1409" w:rsidP="00BC30CA">
      <w:pPr>
        <w:autoSpaceDE w:val="0"/>
        <w:autoSpaceDN w:val="0"/>
        <w:adjustRightInd w:val="0"/>
        <w:ind w:left="1080"/>
        <w:rPr>
          <w:rFonts w:ascii="Calibri" w:eastAsiaTheme="minorHAnsi" w:hAnsi="Calibri" w:cs="Calibri"/>
          <w:color w:val="000000"/>
          <w:sz w:val="22"/>
          <w:szCs w:val="22"/>
        </w:rPr>
      </w:pPr>
    </w:p>
    <w:p w14:paraId="14607289" w14:textId="77777777" w:rsidR="00AF1409" w:rsidRDefault="00AF1409" w:rsidP="00BC30CA">
      <w:pPr>
        <w:autoSpaceDE w:val="0"/>
        <w:autoSpaceDN w:val="0"/>
        <w:adjustRightInd w:val="0"/>
        <w:ind w:left="1080"/>
        <w:rPr>
          <w:rFonts w:ascii="Calibri" w:eastAsiaTheme="minorHAnsi" w:hAnsi="Calibri" w:cs="Calibri"/>
          <w:color w:val="000000"/>
          <w:sz w:val="22"/>
          <w:szCs w:val="22"/>
        </w:rPr>
      </w:pPr>
    </w:p>
    <w:p w14:paraId="5316BF05" w14:textId="77777777" w:rsidR="00AF1409" w:rsidRDefault="00AF1409" w:rsidP="00BC30CA">
      <w:pPr>
        <w:autoSpaceDE w:val="0"/>
        <w:autoSpaceDN w:val="0"/>
        <w:adjustRightInd w:val="0"/>
        <w:ind w:left="1080"/>
        <w:rPr>
          <w:rFonts w:ascii="Calibri" w:eastAsiaTheme="minorHAnsi" w:hAnsi="Calibri" w:cs="Calibri"/>
          <w:color w:val="000000"/>
          <w:sz w:val="22"/>
          <w:szCs w:val="22"/>
        </w:rPr>
      </w:pPr>
    </w:p>
    <w:p w14:paraId="2AAB0712" w14:textId="77777777" w:rsidR="00AF1409" w:rsidRDefault="00AF1409" w:rsidP="00BC30CA">
      <w:pPr>
        <w:autoSpaceDE w:val="0"/>
        <w:autoSpaceDN w:val="0"/>
        <w:adjustRightInd w:val="0"/>
        <w:ind w:left="1080"/>
        <w:rPr>
          <w:rFonts w:ascii="Calibri" w:eastAsiaTheme="minorHAnsi" w:hAnsi="Calibri" w:cs="Calibri"/>
          <w:color w:val="000000"/>
          <w:sz w:val="22"/>
          <w:szCs w:val="22"/>
        </w:rPr>
      </w:pPr>
    </w:p>
    <w:p w14:paraId="7E3B18B9" w14:textId="77777777" w:rsidR="00AF1409" w:rsidRPr="00BC30CA" w:rsidRDefault="00AF1409" w:rsidP="00BC30CA">
      <w:pPr>
        <w:autoSpaceDE w:val="0"/>
        <w:autoSpaceDN w:val="0"/>
        <w:adjustRightInd w:val="0"/>
        <w:ind w:left="1080"/>
        <w:rPr>
          <w:rFonts w:ascii="Calibri" w:eastAsiaTheme="minorHAnsi" w:hAnsi="Calibri" w:cs="Calibri"/>
          <w:color w:val="000000"/>
          <w:sz w:val="22"/>
          <w:szCs w:val="22"/>
        </w:rPr>
      </w:pPr>
    </w:p>
    <w:p w14:paraId="6D0F0E79" w14:textId="77777777" w:rsidR="00605C5B" w:rsidRDefault="00605C5B" w:rsidP="00BC30CA">
      <w:pPr>
        <w:autoSpaceDE w:val="0"/>
        <w:autoSpaceDN w:val="0"/>
        <w:adjustRightInd w:val="0"/>
        <w:ind w:left="1080"/>
        <w:rPr>
          <w:rFonts w:asciiTheme="minorHAnsi" w:hAnsiTheme="minorHAnsi"/>
          <w:b/>
          <w:i/>
          <w:sz w:val="24"/>
          <w:szCs w:val="26"/>
        </w:rPr>
      </w:pPr>
    </w:p>
    <w:p w14:paraId="75AB1829" w14:textId="77777777" w:rsidR="00605C5B" w:rsidRDefault="00605C5B" w:rsidP="00BC30CA">
      <w:pPr>
        <w:autoSpaceDE w:val="0"/>
        <w:autoSpaceDN w:val="0"/>
        <w:adjustRightInd w:val="0"/>
        <w:ind w:left="1080"/>
        <w:rPr>
          <w:rFonts w:asciiTheme="minorHAnsi" w:hAnsiTheme="minorHAnsi"/>
          <w:b/>
          <w:i/>
          <w:sz w:val="24"/>
          <w:szCs w:val="26"/>
        </w:rPr>
      </w:pPr>
    </w:p>
    <w:p w14:paraId="3FCAE5CA" w14:textId="77777777" w:rsidR="00605C5B" w:rsidRDefault="00605C5B" w:rsidP="00BC30CA">
      <w:pPr>
        <w:autoSpaceDE w:val="0"/>
        <w:autoSpaceDN w:val="0"/>
        <w:adjustRightInd w:val="0"/>
        <w:ind w:left="1080"/>
        <w:rPr>
          <w:rFonts w:asciiTheme="minorHAnsi" w:hAnsiTheme="minorHAnsi"/>
          <w:b/>
          <w:i/>
          <w:sz w:val="24"/>
          <w:szCs w:val="26"/>
        </w:rPr>
      </w:pPr>
    </w:p>
    <w:p w14:paraId="65DE4AD3" w14:textId="77777777" w:rsidR="00605C5B" w:rsidRDefault="00605C5B" w:rsidP="00BC30CA">
      <w:pPr>
        <w:autoSpaceDE w:val="0"/>
        <w:autoSpaceDN w:val="0"/>
        <w:adjustRightInd w:val="0"/>
        <w:ind w:left="1080"/>
        <w:rPr>
          <w:rFonts w:asciiTheme="minorHAnsi" w:hAnsiTheme="minorHAnsi"/>
          <w:b/>
          <w:i/>
          <w:sz w:val="24"/>
          <w:szCs w:val="26"/>
        </w:rPr>
      </w:pPr>
    </w:p>
    <w:p w14:paraId="1BE975B1" w14:textId="77777777" w:rsidR="00605C5B" w:rsidRDefault="00605C5B" w:rsidP="00BC30CA">
      <w:pPr>
        <w:autoSpaceDE w:val="0"/>
        <w:autoSpaceDN w:val="0"/>
        <w:adjustRightInd w:val="0"/>
        <w:ind w:left="1080"/>
        <w:rPr>
          <w:rFonts w:asciiTheme="minorHAnsi" w:hAnsiTheme="minorHAnsi"/>
          <w:b/>
          <w:i/>
          <w:sz w:val="24"/>
          <w:szCs w:val="26"/>
        </w:rPr>
      </w:pPr>
    </w:p>
    <w:p w14:paraId="6654D67F" w14:textId="77777777" w:rsidR="00605C5B" w:rsidRDefault="00605C5B" w:rsidP="00BC30CA">
      <w:pPr>
        <w:autoSpaceDE w:val="0"/>
        <w:autoSpaceDN w:val="0"/>
        <w:adjustRightInd w:val="0"/>
        <w:ind w:left="1080"/>
        <w:rPr>
          <w:rFonts w:asciiTheme="minorHAnsi" w:hAnsiTheme="minorHAnsi"/>
          <w:b/>
          <w:i/>
          <w:sz w:val="24"/>
          <w:szCs w:val="26"/>
        </w:rPr>
      </w:pPr>
    </w:p>
    <w:p w14:paraId="4D1ED868" w14:textId="77777777" w:rsidR="00C6560C" w:rsidRDefault="00C6560C" w:rsidP="00BC30CA">
      <w:pPr>
        <w:autoSpaceDE w:val="0"/>
        <w:autoSpaceDN w:val="0"/>
        <w:adjustRightInd w:val="0"/>
        <w:ind w:left="1080"/>
        <w:rPr>
          <w:rFonts w:asciiTheme="minorHAnsi" w:hAnsiTheme="minorHAnsi"/>
          <w:b/>
          <w:i/>
          <w:sz w:val="24"/>
          <w:szCs w:val="26"/>
        </w:rPr>
      </w:pPr>
    </w:p>
    <w:p w14:paraId="3360E958" w14:textId="77777777" w:rsidR="00C6560C" w:rsidRDefault="00C6560C" w:rsidP="00BC30CA">
      <w:pPr>
        <w:autoSpaceDE w:val="0"/>
        <w:autoSpaceDN w:val="0"/>
        <w:adjustRightInd w:val="0"/>
        <w:ind w:left="1080"/>
        <w:rPr>
          <w:rFonts w:asciiTheme="minorHAnsi" w:hAnsiTheme="minorHAnsi"/>
          <w:b/>
          <w:i/>
          <w:sz w:val="24"/>
          <w:szCs w:val="26"/>
        </w:rPr>
      </w:pPr>
    </w:p>
    <w:p w14:paraId="27E4AD76" w14:textId="77777777" w:rsidR="00C6560C" w:rsidRDefault="00C6560C" w:rsidP="00BC30CA">
      <w:pPr>
        <w:autoSpaceDE w:val="0"/>
        <w:autoSpaceDN w:val="0"/>
        <w:adjustRightInd w:val="0"/>
        <w:ind w:left="1080"/>
        <w:rPr>
          <w:rFonts w:asciiTheme="minorHAnsi" w:hAnsiTheme="minorHAnsi"/>
          <w:b/>
          <w:i/>
          <w:sz w:val="24"/>
          <w:szCs w:val="26"/>
        </w:rPr>
      </w:pPr>
    </w:p>
    <w:p w14:paraId="0ADF4F34" w14:textId="77777777" w:rsidR="00C6560C" w:rsidRDefault="00C6560C" w:rsidP="00BC30CA">
      <w:pPr>
        <w:autoSpaceDE w:val="0"/>
        <w:autoSpaceDN w:val="0"/>
        <w:adjustRightInd w:val="0"/>
        <w:ind w:left="1080"/>
        <w:rPr>
          <w:rFonts w:asciiTheme="minorHAnsi" w:hAnsiTheme="minorHAnsi"/>
          <w:b/>
          <w:i/>
          <w:sz w:val="24"/>
          <w:szCs w:val="26"/>
        </w:rPr>
      </w:pPr>
    </w:p>
    <w:p w14:paraId="5FB5C61D" w14:textId="77777777" w:rsidR="00605C5B" w:rsidRDefault="00605C5B" w:rsidP="00BC30CA">
      <w:pPr>
        <w:autoSpaceDE w:val="0"/>
        <w:autoSpaceDN w:val="0"/>
        <w:adjustRightInd w:val="0"/>
        <w:ind w:left="1080"/>
        <w:rPr>
          <w:rFonts w:asciiTheme="minorHAnsi" w:hAnsiTheme="minorHAnsi"/>
          <w:b/>
          <w:i/>
          <w:sz w:val="24"/>
          <w:szCs w:val="26"/>
        </w:rPr>
      </w:pPr>
    </w:p>
    <w:p w14:paraId="5B7E29AA" w14:textId="77777777" w:rsidR="00605C5B" w:rsidRDefault="00605C5B" w:rsidP="00BC30CA">
      <w:pPr>
        <w:autoSpaceDE w:val="0"/>
        <w:autoSpaceDN w:val="0"/>
        <w:adjustRightInd w:val="0"/>
        <w:ind w:left="1080"/>
        <w:rPr>
          <w:rFonts w:asciiTheme="minorHAnsi" w:hAnsiTheme="minorHAnsi"/>
          <w:b/>
          <w:i/>
          <w:sz w:val="24"/>
          <w:szCs w:val="26"/>
        </w:rPr>
      </w:pPr>
    </w:p>
    <w:p w14:paraId="1C233C34" w14:textId="69BD304B" w:rsidR="002E32A8" w:rsidRPr="00BC30CA" w:rsidRDefault="00904D4D" w:rsidP="00BC30CA">
      <w:pPr>
        <w:autoSpaceDE w:val="0"/>
        <w:autoSpaceDN w:val="0"/>
        <w:adjustRightInd w:val="0"/>
        <w:ind w:left="1080"/>
        <w:rPr>
          <w:rStyle w:val="Heading3Char"/>
          <w:i/>
          <w:sz w:val="24"/>
        </w:rPr>
      </w:pPr>
      <w:r w:rsidRPr="00BC30CA">
        <w:rPr>
          <w:rFonts w:asciiTheme="minorHAnsi" w:hAnsiTheme="minorHAnsi"/>
          <w:b/>
          <w:i/>
          <w:sz w:val="24"/>
          <w:szCs w:val="26"/>
        </w:rPr>
        <w:t>1.3.2.7</w:t>
      </w:r>
      <w:r w:rsidR="002E32A8" w:rsidRPr="00BC30CA">
        <w:rPr>
          <w:rFonts w:asciiTheme="minorHAnsi" w:hAnsiTheme="minorHAnsi"/>
          <w:b/>
          <w:i/>
          <w:sz w:val="24"/>
          <w:szCs w:val="26"/>
        </w:rPr>
        <w:t xml:space="preserve"> </w:t>
      </w:r>
      <w:r w:rsidR="002E32A8" w:rsidRPr="00BC30CA">
        <w:rPr>
          <w:rStyle w:val="Heading3Char"/>
          <w:i/>
          <w:sz w:val="24"/>
        </w:rPr>
        <w:t>Capabilities mapped to Components</w:t>
      </w:r>
    </w:p>
    <w:p w14:paraId="0EC960FF" w14:textId="77777777" w:rsidR="002E32A8" w:rsidRDefault="002E32A8" w:rsidP="00BC30CA">
      <w:pPr>
        <w:autoSpaceDE w:val="0"/>
        <w:autoSpaceDN w:val="0"/>
        <w:adjustRightInd w:val="0"/>
        <w:rPr>
          <w:rFonts w:asciiTheme="minorHAnsi" w:hAnsiTheme="minorHAnsi"/>
          <w:b/>
          <w:sz w:val="26"/>
          <w:szCs w:val="26"/>
        </w:rPr>
      </w:pPr>
    </w:p>
    <w:p w14:paraId="71A21475" w14:textId="2CE1183A" w:rsidR="00605C5B" w:rsidRPr="00BC30CA" w:rsidRDefault="00605C5B" w:rsidP="00BC30CA">
      <w:pPr>
        <w:autoSpaceDE w:val="0"/>
        <w:autoSpaceDN w:val="0"/>
        <w:adjustRightInd w:val="0"/>
        <w:rPr>
          <w:rFonts w:asciiTheme="minorHAnsi" w:hAnsiTheme="minorHAnsi"/>
          <w:b/>
          <w:sz w:val="26"/>
          <w:szCs w:val="26"/>
        </w:rPr>
      </w:pPr>
      <w:r w:rsidRPr="00C90550">
        <w:rPr>
          <w:rStyle w:val="Heading3Char"/>
          <w:noProof/>
        </w:rPr>
        <w:lastRenderedPageBreak/>
        <w:drawing>
          <wp:inline distT="0" distB="0" distL="0" distR="0" wp14:anchorId="526B2EE7" wp14:editId="51B6CE24">
            <wp:extent cx="5715000" cy="2990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954"/>
                    <a:stretch/>
                  </pic:blipFill>
                  <pic:spPr bwMode="auto">
                    <a:xfrm>
                      <a:off x="0" y="0"/>
                      <a:ext cx="5715000" cy="2990850"/>
                    </a:xfrm>
                    <a:prstGeom prst="rect">
                      <a:avLst/>
                    </a:prstGeom>
                    <a:ln>
                      <a:noFill/>
                    </a:ln>
                    <a:extLst>
                      <a:ext uri="{53640926-AAD7-44D8-BBD7-CCE9431645EC}">
                        <a14:shadowObscured xmlns:a14="http://schemas.microsoft.com/office/drawing/2010/main"/>
                      </a:ext>
                    </a:extLst>
                  </pic:spPr>
                </pic:pic>
              </a:graphicData>
            </a:graphic>
          </wp:inline>
        </w:drawing>
      </w:r>
    </w:p>
    <w:p w14:paraId="76FA41A8" w14:textId="3AA11060" w:rsidR="002E32A8" w:rsidRPr="00BC30CA" w:rsidRDefault="002E32A8" w:rsidP="00BC30CA">
      <w:pPr>
        <w:autoSpaceDE w:val="0"/>
        <w:autoSpaceDN w:val="0"/>
        <w:adjustRightInd w:val="0"/>
        <w:ind w:left="1080"/>
        <w:rPr>
          <w:rFonts w:asciiTheme="minorHAnsi" w:hAnsiTheme="minorHAnsi"/>
          <w:sz w:val="26"/>
          <w:szCs w:val="26"/>
        </w:rPr>
      </w:pPr>
      <w:r w:rsidRPr="00BC30CA">
        <w:rPr>
          <w:rFonts w:asciiTheme="minorHAnsi" w:hAnsiTheme="minorHAnsi"/>
          <w:b/>
          <w:sz w:val="22"/>
          <w:szCs w:val="22"/>
        </w:rPr>
        <w:t xml:space="preserve">                                             Figure </w:t>
      </w:r>
      <w:r w:rsidR="00164440" w:rsidRPr="00A86424">
        <w:rPr>
          <w:rFonts w:asciiTheme="minorHAnsi" w:hAnsiTheme="minorHAnsi"/>
          <w:b/>
          <w:szCs w:val="22"/>
        </w:rPr>
        <w:t>2</w:t>
      </w:r>
      <w:r w:rsidRPr="00BC30CA">
        <w:rPr>
          <w:rFonts w:asciiTheme="minorHAnsi" w:hAnsiTheme="minorHAnsi"/>
          <w:b/>
          <w:sz w:val="22"/>
          <w:szCs w:val="22"/>
        </w:rPr>
        <w:t xml:space="preserve">: </w:t>
      </w:r>
      <w:r w:rsidR="00F344E7">
        <w:rPr>
          <w:rFonts w:asciiTheme="minorHAnsi" w:hAnsiTheme="minorHAnsi"/>
          <w:b/>
          <w:sz w:val="22"/>
          <w:szCs w:val="22"/>
        </w:rPr>
        <w:t xml:space="preserve">System </w:t>
      </w:r>
      <w:r w:rsidRPr="00BC30CA">
        <w:rPr>
          <w:rFonts w:asciiTheme="minorHAnsi" w:hAnsiTheme="minorHAnsi"/>
          <w:b/>
          <w:szCs w:val="22"/>
        </w:rPr>
        <w:t>Architecture</w:t>
      </w:r>
      <w:r w:rsidRPr="00BC30CA">
        <w:rPr>
          <w:rFonts w:asciiTheme="minorHAnsi" w:hAnsiTheme="minorHAnsi"/>
          <w:b/>
          <w:i/>
          <w:szCs w:val="22"/>
        </w:rPr>
        <w:t xml:space="preserve"> </w:t>
      </w:r>
      <w:r w:rsidR="00C06C41">
        <w:rPr>
          <w:rFonts w:asciiTheme="minorHAnsi" w:hAnsiTheme="minorHAnsi"/>
          <w:b/>
          <w:szCs w:val="22"/>
        </w:rPr>
        <w:t>Overview</w:t>
      </w:r>
    </w:p>
    <w:p w14:paraId="4BDB12F2" w14:textId="77777777" w:rsidR="00780B43" w:rsidRDefault="00780B43">
      <w:pPr>
        <w:ind w:left="1080"/>
        <w:rPr>
          <w:rFonts w:asciiTheme="minorHAnsi" w:hAnsiTheme="minorHAnsi"/>
        </w:rPr>
      </w:pPr>
    </w:p>
    <w:p w14:paraId="2E72A26F" w14:textId="7F0FA7EC" w:rsidR="00E960D4" w:rsidRPr="00E40F08" w:rsidRDefault="00904D4D" w:rsidP="00BC30CA">
      <w:pPr>
        <w:pStyle w:val="Heading4"/>
        <w:numPr>
          <w:ilvl w:val="0"/>
          <w:numId w:val="0"/>
        </w:numPr>
        <w:ind w:left="720"/>
        <w:rPr>
          <w:rFonts w:asciiTheme="minorHAnsi" w:hAnsiTheme="minorHAnsi"/>
        </w:rPr>
      </w:pPr>
      <w:bookmarkStart w:id="42" w:name="_Toc315868967"/>
      <w:bookmarkStart w:id="43" w:name="_Toc364771665"/>
      <w:r w:rsidRPr="00BC30CA">
        <w:rPr>
          <w:rFonts w:asciiTheme="minorHAnsi" w:hAnsiTheme="minorHAnsi"/>
          <w:szCs w:val="26"/>
        </w:rPr>
        <w:t>1.3.2.</w:t>
      </w:r>
      <w:r>
        <w:rPr>
          <w:rFonts w:asciiTheme="minorHAnsi" w:hAnsiTheme="minorHAnsi"/>
          <w:szCs w:val="26"/>
        </w:rPr>
        <w:t>8</w:t>
      </w:r>
      <w:r w:rsidRPr="00442696">
        <w:rPr>
          <w:rFonts w:asciiTheme="minorHAnsi" w:hAnsiTheme="minorHAnsi"/>
          <w:i/>
          <w:szCs w:val="26"/>
        </w:rPr>
        <w:t xml:space="preserve"> </w:t>
      </w:r>
      <w:r w:rsidR="00E960D4" w:rsidRPr="00E40F08">
        <w:rPr>
          <w:rFonts w:asciiTheme="minorHAnsi" w:hAnsiTheme="minorHAnsi"/>
        </w:rPr>
        <w:t>Task C3:  Cyber.Gov Testbeds and Implementations</w:t>
      </w:r>
    </w:p>
    <w:p w14:paraId="7ECE51F7" w14:textId="77777777" w:rsidR="00E960D4" w:rsidRDefault="00E960D4" w:rsidP="00E960D4">
      <w:pPr>
        <w:rPr>
          <w:rFonts w:cs="Arial"/>
          <w:b/>
          <w:sz w:val="22"/>
          <w:szCs w:val="22"/>
        </w:rPr>
      </w:pPr>
    </w:p>
    <w:p w14:paraId="4C2B622C" w14:textId="77777777" w:rsidR="00E960D4" w:rsidRDefault="00E960D4" w:rsidP="00E960D4">
      <w:pPr>
        <w:widowControl w:val="0"/>
        <w:autoSpaceDE w:val="0"/>
        <w:autoSpaceDN w:val="0"/>
        <w:adjustRightInd w:val="0"/>
        <w:rPr>
          <w:rFonts w:ascii="Calibri" w:hAnsi="Calibri" w:cs="Calibri"/>
          <w:sz w:val="22"/>
          <w:szCs w:val="22"/>
        </w:rPr>
      </w:pPr>
      <w:r w:rsidRPr="00E40F08">
        <w:rPr>
          <w:rFonts w:asciiTheme="minorHAnsi" w:hAnsiTheme="minorHAnsi" w:cs="Arial"/>
          <w:sz w:val="24"/>
          <w:szCs w:val="22"/>
        </w:rPr>
        <w:t xml:space="preserve">PNNL has developed and maintains several testbeds that support a variety of applications, including enterprise cyber testing and evaluation, power systems and ICS/SCADA systems, as well as classified capabilities. These are cloud-based systems that provide easy extensibility and reconfiguration for the cyber systems being modeled. Additionally, these environments are fully instrumented, and scientifically controlled to provide assurance for any experiments or system validation and verification efforts. Many of these systems are remotely accessible and can be federated with other testbed capabilities as needed.  PNNL has also put extensive effort into developing an instantiation of a realistic enterprise (full IT infrastructure) with systems, networking, user roles, data, and specific missions in the testbed environment that serves as a well-studied model of a medium sized enterprise. PNNL also has developed an “Impediments” team, </w:t>
      </w:r>
      <w:r w:rsidRPr="00E40F08">
        <w:rPr>
          <w:rFonts w:asciiTheme="minorHAnsi" w:hAnsiTheme="minorHAnsi" w:cs="Arial"/>
          <w:sz w:val="24"/>
          <w:szCs w:val="22"/>
        </w:rPr>
        <w:lastRenderedPageBreak/>
        <w:t>which develops and executes rigorous, repeatable experiments in the testbed environment by introducing impediments to the modeled cyber systems. These impediments go beyond the traditional red team exercises in which the goal is for the red team to prove that they can breach perimeter defenses. To test the efficacy and utility of the proposed architecture, it will be essential to leverage the Impediments team’s ability to 1) model adversary activities far upstream of breach, such as probing; and 2) model adversary activities far after breach such as lateral movement and action on target. In both cases as well as for breach instances, the goal will be to assess the ability of the proposed architecture and implementation to provide reliable indicators of adversarial behavior, and to block or interfere with this behavior. Furthermore, malicious actors will not be the only class of impediments considered. Natural faults, third party access, and environmental conditions all play a crucial role in real world cyber system security. Testing and evaluation regimens needs to ensure a full spectrum evaluation whenever possible.</w:t>
      </w:r>
    </w:p>
    <w:p w14:paraId="37620C20" w14:textId="77777777" w:rsidR="00E960D4" w:rsidRDefault="00E960D4" w:rsidP="00E960D4">
      <w:pPr>
        <w:widowControl w:val="0"/>
        <w:autoSpaceDE w:val="0"/>
        <w:autoSpaceDN w:val="0"/>
        <w:adjustRightInd w:val="0"/>
        <w:rPr>
          <w:rFonts w:ascii="Calibri" w:hAnsi="Calibri" w:cs="Calibri"/>
          <w:sz w:val="22"/>
          <w:szCs w:val="22"/>
        </w:rPr>
      </w:pPr>
      <w:r>
        <w:rPr>
          <w:rFonts w:cs="Arial"/>
          <w:sz w:val="22"/>
          <w:szCs w:val="22"/>
        </w:rPr>
        <w:t> </w:t>
      </w:r>
    </w:p>
    <w:p w14:paraId="4777EECF" w14:textId="1002B8FD" w:rsidR="00E960D4" w:rsidRDefault="00E960D4" w:rsidP="00E960D4">
      <w:pPr>
        <w:rPr>
          <w:rFonts w:asciiTheme="minorHAnsi" w:hAnsiTheme="minorHAnsi" w:cs="Arial"/>
          <w:sz w:val="24"/>
          <w:szCs w:val="22"/>
        </w:rPr>
      </w:pPr>
      <w:r w:rsidRPr="00E40F08">
        <w:rPr>
          <w:rFonts w:asciiTheme="minorHAnsi" w:hAnsiTheme="minorHAnsi" w:cs="Arial"/>
          <w:sz w:val="24"/>
          <w:szCs w:val="22"/>
        </w:rPr>
        <w:t>For this Task, a specific instantiation of a representative, model D/A will be constructed. This will be influenced by the results of the System Analysis task so that key aspects of the model site capture the essential features of real D/A’s. This exemplar will exhibit the complexity and relevant features of the Department or Agency environment without becoming a cost prohibitive one to one recreation. This may include details about the network partition between user and service enclaves, and a mapping of how the cyber systems relate to the overall missions of the D/A, services, number and topologies of systems, and other information as necessary.</w:t>
      </w:r>
      <w:r w:rsidR="004C3127">
        <w:rPr>
          <w:rFonts w:asciiTheme="minorHAnsi" w:hAnsiTheme="minorHAnsi" w:cs="Arial"/>
          <w:sz w:val="24"/>
          <w:szCs w:val="22"/>
        </w:rPr>
        <w:t xml:space="preserve"> </w:t>
      </w:r>
      <w:r w:rsidRPr="00E40F08">
        <w:rPr>
          <w:rFonts w:asciiTheme="minorHAnsi" w:hAnsiTheme="minorHAnsi" w:cs="Arial"/>
          <w:sz w:val="24"/>
          <w:szCs w:val="22"/>
        </w:rPr>
        <w:t xml:space="preserve"> In this environment we will deploy instances of key technologies and architecture design elements as needed by the Cyber.Gov team. For instance, we anticipate building SDP in the testbed for the purposes of assessing their performance and run-time requirements. Likewise, we will build out the infrastructure required by the designed architecture that is to be used for self-assessment and performance monitoring.</w:t>
      </w:r>
      <w:r w:rsidR="004C3127">
        <w:rPr>
          <w:rFonts w:asciiTheme="minorHAnsi" w:hAnsiTheme="minorHAnsi" w:cs="Arial"/>
          <w:sz w:val="24"/>
          <w:szCs w:val="22"/>
        </w:rPr>
        <w:t xml:space="preserve"> </w:t>
      </w:r>
      <w:r w:rsidRPr="00E40F08">
        <w:rPr>
          <w:rFonts w:asciiTheme="minorHAnsi" w:hAnsiTheme="minorHAnsi" w:cs="Arial"/>
          <w:sz w:val="24"/>
          <w:szCs w:val="22"/>
        </w:rPr>
        <w:t xml:space="preserve"> As self-monitoring is a key element of the architecture design, this will need to be present in the testbed.</w:t>
      </w:r>
    </w:p>
    <w:p w14:paraId="537F6E6B" w14:textId="77777777" w:rsidR="004C3127" w:rsidRDefault="004C3127" w:rsidP="00E960D4">
      <w:pPr>
        <w:rPr>
          <w:rFonts w:asciiTheme="minorHAnsi" w:hAnsiTheme="minorHAnsi" w:cs="Arial"/>
          <w:sz w:val="24"/>
          <w:szCs w:val="22"/>
        </w:rPr>
      </w:pPr>
    </w:p>
    <w:p w14:paraId="5ABBEBAA" w14:textId="0BD97A5C" w:rsidR="004C3127" w:rsidRDefault="004C3127" w:rsidP="00E960D4">
      <w:pPr>
        <w:rPr>
          <w:rFonts w:asciiTheme="minorHAnsi" w:hAnsiTheme="minorHAnsi" w:cs="Arial"/>
          <w:sz w:val="24"/>
          <w:szCs w:val="22"/>
        </w:rPr>
      </w:pPr>
      <w:r>
        <w:rPr>
          <w:rFonts w:asciiTheme="minorHAnsi" w:hAnsiTheme="minorHAnsi" w:cs="Arial"/>
          <w:sz w:val="24"/>
          <w:szCs w:val="22"/>
        </w:rPr>
        <w:lastRenderedPageBreak/>
        <w:t>Testbed as fusion environment where a D/A network architecture is fused with SW/HW, services, threat vectors, etc., to mimic (reflect) a “real” D/A to the extent possible.</w:t>
      </w:r>
    </w:p>
    <w:p w14:paraId="4EFFA611" w14:textId="77777777" w:rsidR="00824484" w:rsidRDefault="00824484" w:rsidP="00E960D4">
      <w:pPr>
        <w:rPr>
          <w:rFonts w:asciiTheme="minorHAnsi" w:hAnsiTheme="minorHAnsi" w:cs="Arial"/>
          <w:sz w:val="24"/>
          <w:szCs w:val="22"/>
        </w:rPr>
      </w:pPr>
    </w:p>
    <w:p w14:paraId="4092B391" w14:textId="1CA7DDA4" w:rsidR="00824484" w:rsidRPr="00E40F08" w:rsidRDefault="00824484" w:rsidP="00E960D4">
      <w:pPr>
        <w:rPr>
          <w:rFonts w:asciiTheme="minorHAnsi" w:hAnsiTheme="minorHAnsi" w:cs="Arial"/>
          <w:sz w:val="24"/>
          <w:szCs w:val="22"/>
        </w:rPr>
      </w:pPr>
    </w:p>
    <w:p w14:paraId="5F11441A" w14:textId="034302BA" w:rsidR="00E960D4" w:rsidRDefault="00824484" w:rsidP="00E960D4">
      <w:pPr>
        <w:rPr>
          <w:rFonts w:cs="Arial"/>
          <w:sz w:val="22"/>
          <w:szCs w:val="22"/>
        </w:rPr>
      </w:pPr>
      <w:r w:rsidRPr="00824484">
        <w:rPr>
          <w:rFonts w:cs="Arial"/>
          <w:noProof/>
          <w:sz w:val="22"/>
          <w:szCs w:val="22"/>
        </w:rPr>
        <w:drawing>
          <wp:inline distT="0" distB="0" distL="0" distR="0" wp14:anchorId="3CCC51C4" wp14:editId="33CDD07F">
            <wp:extent cx="5210175" cy="31146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9167"/>
                    <a:stretch/>
                  </pic:blipFill>
                  <pic:spPr bwMode="auto">
                    <a:xfrm>
                      <a:off x="0" y="0"/>
                      <a:ext cx="5210907" cy="3115113"/>
                    </a:xfrm>
                    <a:prstGeom prst="rect">
                      <a:avLst/>
                    </a:prstGeom>
                    <a:ln>
                      <a:noFill/>
                    </a:ln>
                    <a:extLst>
                      <a:ext uri="{53640926-AAD7-44D8-BBD7-CCE9431645EC}">
                        <a14:shadowObscured xmlns:a14="http://schemas.microsoft.com/office/drawing/2010/main"/>
                      </a:ext>
                    </a:extLst>
                  </pic:spPr>
                </pic:pic>
              </a:graphicData>
            </a:graphic>
          </wp:inline>
        </w:drawing>
      </w:r>
    </w:p>
    <w:p w14:paraId="346E8F89" w14:textId="7EF485CA" w:rsidR="00E960D4" w:rsidRDefault="00824484" w:rsidP="00BC30CA">
      <w:pPr>
        <w:ind w:left="2880" w:firstLine="720"/>
        <w:rPr>
          <w:rFonts w:cs="Arial"/>
          <w:sz w:val="22"/>
          <w:szCs w:val="22"/>
        </w:rPr>
      </w:pPr>
      <w:r w:rsidRPr="00442696">
        <w:rPr>
          <w:rFonts w:asciiTheme="minorHAnsi" w:hAnsiTheme="minorHAnsi"/>
          <w:b/>
          <w:sz w:val="22"/>
          <w:szCs w:val="22"/>
        </w:rPr>
        <w:t xml:space="preserve">Figure </w:t>
      </w:r>
      <w:r w:rsidR="00164440">
        <w:rPr>
          <w:rFonts w:asciiTheme="minorHAnsi" w:hAnsiTheme="minorHAnsi"/>
          <w:b/>
          <w:szCs w:val="22"/>
        </w:rPr>
        <w:t>3</w:t>
      </w:r>
      <w:r w:rsidRPr="00442696">
        <w:rPr>
          <w:rFonts w:asciiTheme="minorHAnsi" w:hAnsiTheme="minorHAnsi"/>
          <w:b/>
          <w:sz w:val="22"/>
          <w:szCs w:val="22"/>
        </w:rPr>
        <w:t xml:space="preserve">: </w:t>
      </w:r>
      <w:r w:rsidR="008C0021">
        <w:rPr>
          <w:rFonts w:asciiTheme="minorHAnsi" w:hAnsiTheme="minorHAnsi"/>
          <w:b/>
          <w:szCs w:val="22"/>
        </w:rPr>
        <w:t>D/A Notional Testbed Matrix</w:t>
      </w:r>
    </w:p>
    <w:p w14:paraId="10853870" w14:textId="59028990" w:rsidR="00E960D4" w:rsidRPr="00904D4D" w:rsidRDefault="00904D4D" w:rsidP="00BC30CA">
      <w:pPr>
        <w:pStyle w:val="Heading4"/>
        <w:numPr>
          <w:ilvl w:val="0"/>
          <w:numId w:val="0"/>
        </w:numPr>
        <w:rPr>
          <w:szCs w:val="22"/>
        </w:rPr>
      </w:pPr>
      <w:r>
        <w:t xml:space="preserve">        1.3.2.9 </w:t>
      </w:r>
      <w:r w:rsidR="00E960D4">
        <w:t>Task C4: D/A Engagement, Planning, and Pilot Preparation</w:t>
      </w:r>
    </w:p>
    <w:p w14:paraId="61D2E6F8" w14:textId="77777777" w:rsidR="00E960D4" w:rsidRDefault="00E960D4" w:rsidP="00E960D4">
      <w:pPr>
        <w:rPr>
          <w:rFonts w:cs="Arial"/>
          <w:sz w:val="22"/>
          <w:szCs w:val="24"/>
        </w:rPr>
      </w:pPr>
    </w:p>
    <w:p w14:paraId="72F3A077" w14:textId="77777777" w:rsidR="00E960D4" w:rsidRPr="00E40F08" w:rsidRDefault="00E960D4" w:rsidP="00E960D4">
      <w:pPr>
        <w:rPr>
          <w:rFonts w:asciiTheme="minorHAnsi" w:hAnsiTheme="minorHAnsi" w:cs="Arial"/>
          <w:sz w:val="24"/>
        </w:rPr>
      </w:pPr>
      <w:r w:rsidRPr="00E40F08">
        <w:rPr>
          <w:rFonts w:asciiTheme="minorHAnsi" w:hAnsiTheme="minorHAnsi" w:cs="Arial"/>
          <w:sz w:val="24"/>
        </w:rPr>
        <w:t>Regular engagement across a collection of prioritized D/As that represent a varied sample across multiple categories will create the basis for feedback and validation of the work products coming out of the C2 tasks.  These periodic engagements throughout the life of the program will be intended to build relational and technical trust, while al</w:t>
      </w:r>
      <w:r w:rsidRPr="00E40F08">
        <w:rPr>
          <w:rFonts w:asciiTheme="minorHAnsi" w:hAnsiTheme="minorHAnsi" w:cs="Arial"/>
          <w:sz w:val="24"/>
        </w:rPr>
        <w:lastRenderedPageBreak/>
        <w:t xml:space="preserve">lowing target customers to provide feedback to the innovation coming from the program.  This task and associated personnel will function as the main points of contact for the D/As into the Cyber.Gov program. </w:t>
      </w:r>
    </w:p>
    <w:p w14:paraId="075FF669" w14:textId="77777777" w:rsidR="00E960D4" w:rsidRDefault="00E960D4" w:rsidP="00E960D4">
      <w:pPr>
        <w:rPr>
          <w:rFonts w:cs="Arial"/>
          <w:sz w:val="22"/>
        </w:rPr>
      </w:pPr>
    </w:p>
    <w:p w14:paraId="077CD352" w14:textId="77777777" w:rsidR="00E960D4" w:rsidRPr="00E40F08" w:rsidRDefault="00E960D4" w:rsidP="00E960D4">
      <w:pPr>
        <w:rPr>
          <w:rFonts w:asciiTheme="minorHAnsi" w:hAnsiTheme="minorHAnsi" w:cs="Arial"/>
          <w:sz w:val="24"/>
        </w:rPr>
      </w:pPr>
      <w:r w:rsidRPr="00E40F08">
        <w:rPr>
          <w:rFonts w:asciiTheme="minorHAnsi" w:hAnsiTheme="minorHAnsi" w:cs="Arial"/>
          <w:sz w:val="24"/>
        </w:rPr>
        <w:t xml:space="preserve">We anticipate this relationship will unfold through a series of engagements with staff at different positions (e.g. CIO/CISO, IT managers, </w:t>
      </w:r>
      <w:r w:rsidR="00E22280" w:rsidRPr="00E40F08">
        <w:rPr>
          <w:rFonts w:asciiTheme="minorHAnsi" w:hAnsiTheme="minorHAnsi" w:cs="Arial"/>
          <w:sz w:val="24"/>
        </w:rPr>
        <w:t>and cyber</w:t>
      </w:r>
      <w:r w:rsidRPr="00E40F08">
        <w:rPr>
          <w:rFonts w:asciiTheme="minorHAnsi" w:hAnsiTheme="minorHAnsi" w:cs="Arial"/>
          <w:sz w:val="24"/>
        </w:rPr>
        <w:t xml:space="preserve"> defenders). First, results of the system analysis will be shared with D/A’s upon request. This will ensure that two-way communication is open with D/A’s that are open to such communication. As technologies are developed and deployed in the testbed environment, additional meetings will occur with D/A’s to demonstrate the functionality of implemented components and allow for additional feedback both on the testbed environment and implementation details that may be important factors for technology adoption by the D/A. Select D/A’s who are willing to pilot technology components and/or the full Cyber.Gov architecture will have further engagements through task C4 to guide the technology transfer process with the D/A and that they are supported</w:t>
      </w:r>
      <w:r w:rsidRPr="00E40F08">
        <w:rPr>
          <w:rFonts w:cs="Arial"/>
          <w:sz w:val="24"/>
        </w:rPr>
        <w:t xml:space="preserve"> </w:t>
      </w:r>
      <w:r w:rsidRPr="00E40F08">
        <w:rPr>
          <w:rFonts w:asciiTheme="minorHAnsi" w:hAnsiTheme="minorHAnsi" w:cs="Arial"/>
          <w:sz w:val="24"/>
        </w:rPr>
        <w:t>through the implementation process. This will maximize the potential for D/A’s to adopt the Cyber.Gov architecture.</w:t>
      </w:r>
    </w:p>
    <w:p w14:paraId="5AC3949A" w14:textId="77777777" w:rsidR="00E960D4" w:rsidRPr="00E40F08" w:rsidRDefault="00E960D4" w:rsidP="00E960D4">
      <w:pPr>
        <w:rPr>
          <w:rFonts w:asciiTheme="minorHAnsi" w:hAnsiTheme="minorHAnsi" w:cs="Arial"/>
          <w:sz w:val="24"/>
        </w:rPr>
      </w:pPr>
    </w:p>
    <w:p w14:paraId="1C28D168" w14:textId="77777777" w:rsidR="00E960D4" w:rsidRPr="00E40F08" w:rsidRDefault="00E960D4" w:rsidP="00E960D4">
      <w:pPr>
        <w:rPr>
          <w:rFonts w:asciiTheme="minorHAnsi" w:hAnsiTheme="minorHAnsi" w:cs="Arial"/>
          <w:sz w:val="24"/>
        </w:rPr>
      </w:pPr>
      <w:r w:rsidRPr="00E40F08">
        <w:rPr>
          <w:rFonts w:asciiTheme="minorHAnsi" w:hAnsiTheme="minorHAnsi" w:cs="Arial"/>
          <w:sz w:val="24"/>
        </w:rPr>
        <w:t>Information obtained through task C1 on D/A tools, technology, NIST implementation, component configuration, and overall environment will be generalized to requirements for a testbed implementation.  It is anticipated that multiple representative D/A instantiations will be required within the testbed to most accurately cover the breadth of diversity of D/As.  Task C4 will work across C2c and C3 to ensure these environments and architecture implementations are representative, and that testing results are readily shared with the engaged D/As.  D/A feedback and requirement refinements will be shared back to the broader program through this task.</w:t>
      </w:r>
    </w:p>
    <w:p w14:paraId="64F6471D" w14:textId="77777777" w:rsidR="00E960D4" w:rsidRDefault="00E960D4" w:rsidP="00E960D4">
      <w:pPr>
        <w:rPr>
          <w:rFonts w:cs="Arial"/>
          <w:sz w:val="22"/>
        </w:rPr>
      </w:pPr>
    </w:p>
    <w:p w14:paraId="5713168D" w14:textId="77777777" w:rsidR="007A4AFD" w:rsidRPr="00D65586" w:rsidRDefault="000C4CD6" w:rsidP="007F30B7">
      <w:pPr>
        <w:pStyle w:val="Heading2"/>
        <w:tabs>
          <w:tab w:val="left" w:pos="720"/>
          <w:tab w:val="left" w:pos="900"/>
          <w:tab w:val="left" w:pos="1260"/>
        </w:tabs>
        <w:ind w:left="810" w:hanging="360"/>
        <w:rPr>
          <w:rFonts w:asciiTheme="minorHAnsi" w:hAnsiTheme="minorHAnsi" w:cs="Times New Roman"/>
        </w:rPr>
      </w:pPr>
      <w:bookmarkStart w:id="44" w:name="_Toc474764698"/>
      <w:r w:rsidRPr="00D65586">
        <w:rPr>
          <w:rFonts w:asciiTheme="minorHAnsi" w:hAnsiTheme="minorHAnsi" w:cs="Times New Roman"/>
        </w:rPr>
        <w:t>Transition Plan</w:t>
      </w:r>
      <w:bookmarkEnd w:id="42"/>
      <w:bookmarkEnd w:id="43"/>
      <w:bookmarkEnd w:id="44"/>
    </w:p>
    <w:p w14:paraId="1254F219" w14:textId="77777777" w:rsidR="009669AE" w:rsidRPr="00BC30CA" w:rsidRDefault="007A427A" w:rsidP="00940BFC">
      <w:pPr>
        <w:pStyle w:val="ParagraphItalics"/>
        <w:tabs>
          <w:tab w:val="left" w:pos="1350"/>
        </w:tabs>
        <w:spacing w:before="0" w:after="0"/>
        <w:ind w:left="720"/>
        <w:rPr>
          <w:rStyle w:val="Heading3Char"/>
          <w:sz w:val="24"/>
        </w:rPr>
      </w:pPr>
      <w:r w:rsidRPr="00BC30CA">
        <w:rPr>
          <w:rFonts w:asciiTheme="minorHAnsi" w:hAnsiTheme="minorHAnsi"/>
          <w:b/>
          <w:i w:val="0"/>
          <w:sz w:val="24"/>
          <w:szCs w:val="26"/>
        </w:rPr>
        <w:t xml:space="preserve">1.4.1 </w:t>
      </w:r>
      <w:r w:rsidR="009669AE" w:rsidRPr="00BC30CA">
        <w:rPr>
          <w:rStyle w:val="Heading3Char"/>
          <w:sz w:val="24"/>
        </w:rPr>
        <w:t>Project Transition</w:t>
      </w:r>
    </w:p>
    <w:p w14:paraId="5FD85883" w14:textId="77777777" w:rsidR="00A37C11" w:rsidRPr="00D65586" w:rsidRDefault="00A37C11" w:rsidP="007F30B7">
      <w:pPr>
        <w:pStyle w:val="ParagraphItalics"/>
        <w:tabs>
          <w:tab w:val="left" w:pos="1350"/>
        </w:tabs>
        <w:spacing w:before="0" w:after="0"/>
        <w:ind w:left="720"/>
        <w:rPr>
          <w:rFonts w:asciiTheme="minorHAnsi" w:hAnsiTheme="minorHAnsi"/>
          <w:i w:val="0"/>
          <w:sz w:val="24"/>
          <w:szCs w:val="24"/>
        </w:rPr>
      </w:pPr>
    </w:p>
    <w:p w14:paraId="09C8729C" w14:textId="77777777" w:rsidR="00A37C11" w:rsidRPr="00D65586" w:rsidRDefault="002229A0" w:rsidP="007F30B7">
      <w:pPr>
        <w:pStyle w:val="ParagraphItalics"/>
        <w:tabs>
          <w:tab w:val="left" w:pos="1350"/>
        </w:tabs>
        <w:spacing w:before="0" w:after="0"/>
        <w:ind w:left="720"/>
        <w:rPr>
          <w:rFonts w:asciiTheme="minorHAnsi" w:hAnsiTheme="minorHAnsi"/>
          <w:i w:val="0"/>
          <w:sz w:val="24"/>
          <w:szCs w:val="24"/>
        </w:rPr>
      </w:pPr>
      <w:r w:rsidRPr="00D65586">
        <w:rPr>
          <w:rFonts w:asciiTheme="minorHAnsi" w:hAnsiTheme="minorHAnsi"/>
          <w:i w:val="0"/>
          <w:sz w:val="24"/>
          <w:szCs w:val="24"/>
        </w:rPr>
        <w:lastRenderedPageBreak/>
        <w:t>The targeted acquisition program</w:t>
      </w:r>
      <w:r w:rsidR="009722FF" w:rsidRPr="00D65586">
        <w:rPr>
          <w:rFonts w:asciiTheme="minorHAnsi" w:hAnsiTheme="minorHAnsi"/>
          <w:i w:val="0"/>
          <w:sz w:val="24"/>
          <w:szCs w:val="24"/>
        </w:rPr>
        <w:t xml:space="preserve"> for the </w:t>
      </w:r>
      <w:r w:rsidR="0022031F" w:rsidRPr="00D65586">
        <w:rPr>
          <w:rFonts w:asciiTheme="minorHAnsi" w:hAnsiTheme="minorHAnsi"/>
          <w:i w:val="0"/>
          <w:sz w:val="24"/>
          <w:szCs w:val="24"/>
        </w:rPr>
        <w:t>Cyber.gov</w:t>
      </w:r>
      <w:r w:rsidR="009722FF" w:rsidRPr="00D65586">
        <w:rPr>
          <w:rFonts w:asciiTheme="minorHAnsi" w:hAnsiTheme="minorHAnsi"/>
          <w:i w:val="0"/>
          <w:sz w:val="24"/>
          <w:szCs w:val="24"/>
        </w:rPr>
        <w:t xml:space="preserve"> </w:t>
      </w:r>
      <w:r w:rsidR="002E483B">
        <w:rPr>
          <w:rFonts w:asciiTheme="minorHAnsi" w:hAnsiTheme="minorHAnsi"/>
          <w:i w:val="0"/>
          <w:sz w:val="24"/>
          <w:szCs w:val="24"/>
        </w:rPr>
        <w:t>program</w:t>
      </w:r>
      <w:r w:rsidR="002E483B" w:rsidRPr="00D65586">
        <w:rPr>
          <w:rFonts w:asciiTheme="minorHAnsi" w:hAnsiTheme="minorHAnsi"/>
          <w:i w:val="0"/>
          <w:sz w:val="24"/>
          <w:szCs w:val="24"/>
        </w:rPr>
        <w:t xml:space="preserve"> </w:t>
      </w:r>
      <w:r w:rsidR="009722FF" w:rsidRPr="00D65586">
        <w:rPr>
          <w:rFonts w:asciiTheme="minorHAnsi" w:hAnsiTheme="minorHAnsi"/>
          <w:i w:val="0"/>
          <w:sz w:val="24"/>
          <w:szCs w:val="24"/>
        </w:rPr>
        <w:t>is</w:t>
      </w:r>
      <w:r w:rsidR="00B23F9F">
        <w:rPr>
          <w:rFonts w:asciiTheme="minorHAnsi" w:hAnsiTheme="minorHAnsi"/>
          <w:i w:val="0"/>
          <w:sz w:val="24"/>
          <w:szCs w:val="24"/>
        </w:rPr>
        <w:t>, OMB</w:t>
      </w:r>
      <w:r w:rsidR="009722FF" w:rsidRPr="00D65586">
        <w:rPr>
          <w:rFonts w:asciiTheme="minorHAnsi" w:hAnsiTheme="minorHAnsi"/>
          <w:i w:val="0"/>
          <w:sz w:val="24"/>
          <w:szCs w:val="24"/>
        </w:rPr>
        <w:t xml:space="preserve"> </w:t>
      </w:r>
      <w:r w:rsidR="002E483B">
        <w:rPr>
          <w:rFonts w:asciiTheme="minorHAnsi" w:hAnsiTheme="minorHAnsi"/>
          <w:i w:val="0"/>
          <w:sz w:val="24"/>
          <w:szCs w:val="24"/>
        </w:rPr>
        <w:t xml:space="preserve">the Federal </w:t>
      </w:r>
      <w:r w:rsidR="002E483B" w:rsidRPr="002E483B">
        <w:rPr>
          <w:rFonts w:asciiTheme="minorHAnsi" w:hAnsiTheme="minorHAnsi"/>
          <w:i w:val="0"/>
          <w:sz w:val="24"/>
          <w:szCs w:val="24"/>
        </w:rPr>
        <w:t xml:space="preserve">D/As, state and local CIOs/CISOs, </w:t>
      </w:r>
      <w:r w:rsidR="00B23F9F">
        <w:rPr>
          <w:rFonts w:asciiTheme="minorHAnsi" w:hAnsiTheme="minorHAnsi"/>
          <w:i w:val="0"/>
          <w:sz w:val="24"/>
          <w:szCs w:val="24"/>
        </w:rPr>
        <w:t xml:space="preserve">Government Services Agency (GSA), </w:t>
      </w:r>
      <w:r w:rsidR="002E483B" w:rsidRPr="002E483B">
        <w:rPr>
          <w:rFonts w:asciiTheme="minorHAnsi" w:hAnsiTheme="minorHAnsi"/>
          <w:i w:val="0"/>
          <w:sz w:val="24"/>
          <w:szCs w:val="24"/>
        </w:rPr>
        <w:t>the public sector and CS&amp;C</w:t>
      </w:r>
      <w:r w:rsidRPr="00D65586">
        <w:rPr>
          <w:rFonts w:asciiTheme="minorHAnsi" w:hAnsiTheme="minorHAnsi"/>
          <w:i w:val="0"/>
          <w:sz w:val="24"/>
          <w:szCs w:val="24"/>
        </w:rPr>
        <w:t>.</w:t>
      </w:r>
      <w:r w:rsidR="009722FF" w:rsidRPr="00D65586">
        <w:rPr>
          <w:rFonts w:asciiTheme="minorHAnsi" w:hAnsiTheme="minorHAnsi"/>
          <w:i w:val="0"/>
          <w:sz w:val="24"/>
          <w:szCs w:val="24"/>
        </w:rPr>
        <w:t xml:space="preserve"> </w:t>
      </w:r>
    </w:p>
    <w:p w14:paraId="69E1760E" w14:textId="77777777" w:rsidR="00A37C11" w:rsidRPr="00D65586" w:rsidRDefault="00A37C11" w:rsidP="007F30B7">
      <w:pPr>
        <w:pStyle w:val="ParagraphItalics"/>
        <w:tabs>
          <w:tab w:val="left" w:pos="1350"/>
        </w:tabs>
        <w:spacing w:before="0" w:after="0"/>
        <w:ind w:left="720"/>
        <w:rPr>
          <w:rFonts w:asciiTheme="minorHAnsi" w:hAnsiTheme="minorHAnsi"/>
          <w:i w:val="0"/>
          <w:sz w:val="24"/>
          <w:szCs w:val="24"/>
        </w:rPr>
      </w:pPr>
    </w:p>
    <w:p w14:paraId="097AD773" w14:textId="77777777" w:rsidR="002229A0" w:rsidRPr="00D65586" w:rsidRDefault="00A37C11" w:rsidP="007F30B7">
      <w:pPr>
        <w:pStyle w:val="ParagraphItalics"/>
        <w:tabs>
          <w:tab w:val="left" w:pos="1350"/>
        </w:tabs>
        <w:spacing w:before="0" w:after="0"/>
        <w:ind w:left="720"/>
        <w:rPr>
          <w:rFonts w:asciiTheme="minorHAnsi" w:hAnsiTheme="minorHAnsi"/>
          <w:i w:val="0"/>
          <w:sz w:val="24"/>
          <w:szCs w:val="24"/>
        </w:rPr>
      </w:pPr>
      <w:r w:rsidRPr="00D65586">
        <w:rPr>
          <w:rFonts w:asciiTheme="minorHAnsi" w:hAnsiTheme="minorHAnsi"/>
          <w:i w:val="0"/>
          <w:sz w:val="24"/>
          <w:szCs w:val="24"/>
        </w:rPr>
        <w:t>For CS&amp;C, t</w:t>
      </w:r>
      <w:r w:rsidR="009722FF" w:rsidRPr="00D65586">
        <w:rPr>
          <w:rFonts w:asciiTheme="minorHAnsi" w:hAnsiTheme="minorHAnsi"/>
          <w:i w:val="0"/>
          <w:sz w:val="24"/>
          <w:szCs w:val="24"/>
        </w:rPr>
        <w:t xml:space="preserve">here are several </w:t>
      </w:r>
      <w:r w:rsidR="002E483B">
        <w:rPr>
          <w:rFonts w:asciiTheme="minorHAnsi" w:hAnsiTheme="minorHAnsi"/>
          <w:i w:val="0"/>
          <w:sz w:val="24"/>
          <w:szCs w:val="24"/>
        </w:rPr>
        <w:t>risks</w:t>
      </w:r>
      <w:r w:rsidR="002E483B" w:rsidRPr="00D65586">
        <w:rPr>
          <w:rFonts w:asciiTheme="minorHAnsi" w:hAnsiTheme="minorHAnsi"/>
          <w:i w:val="0"/>
          <w:sz w:val="24"/>
          <w:szCs w:val="24"/>
        </w:rPr>
        <w:t xml:space="preserve"> </w:t>
      </w:r>
      <w:r w:rsidR="009722FF" w:rsidRPr="00D65586">
        <w:rPr>
          <w:rFonts w:asciiTheme="minorHAnsi" w:hAnsiTheme="minorHAnsi"/>
          <w:i w:val="0"/>
          <w:sz w:val="24"/>
          <w:szCs w:val="24"/>
        </w:rPr>
        <w:t xml:space="preserve">that will need to be coordinated </w:t>
      </w:r>
      <w:r w:rsidRPr="00D65586">
        <w:rPr>
          <w:rFonts w:asciiTheme="minorHAnsi" w:hAnsiTheme="minorHAnsi"/>
          <w:i w:val="0"/>
          <w:sz w:val="24"/>
          <w:szCs w:val="24"/>
        </w:rPr>
        <w:t>in order for this to happen:</w:t>
      </w:r>
    </w:p>
    <w:p w14:paraId="48A7FA85" w14:textId="77777777" w:rsidR="009722FF" w:rsidRPr="00D65586" w:rsidRDefault="009722FF" w:rsidP="007F30B7">
      <w:pPr>
        <w:pStyle w:val="ParagraphItalics"/>
        <w:tabs>
          <w:tab w:val="left" w:pos="1350"/>
        </w:tabs>
        <w:spacing w:before="0" w:after="0"/>
        <w:ind w:left="720"/>
        <w:rPr>
          <w:rFonts w:asciiTheme="minorHAnsi" w:hAnsiTheme="minorHAnsi"/>
          <w:i w:val="0"/>
          <w:sz w:val="24"/>
          <w:szCs w:val="24"/>
        </w:rPr>
      </w:pPr>
    </w:p>
    <w:p w14:paraId="6F428C71" w14:textId="77777777" w:rsidR="009722FF" w:rsidRPr="00D65586" w:rsidRDefault="009722FF" w:rsidP="009722FF">
      <w:pPr>
        <w:pStyle w:val="ParagraphItalics"/>
        <w:numPr>
          <w:ilvl w:val="0"/>
          <w:numId w:val="19"/>
        </w:numPr>
        <w:tabs>
          <w:tab w:val="left" w:pos="1350"/>
        </w:tabs>
        <w:spacing w:before="0" w:after="0"/>
        <w:rPr>
          <w:rFonts w:asciiTheme="minorHAnsi" w:hAnsiTheme="minorHAnsi"/>
          <w:i w:val="0"/>
          <w:sz w:val="24"/>
          <w:szCs w:val="24"/>
        </w:rPr>
      </w:pPr>
      <w:r w:rsidRPr="00D65586">
        <w:rPr>
          <w:rFonts w:asciiTheme="minorHAnsi" w:hAnsiTheme="minorHAnsi"/>
          <w:i w:val="0"/>
          <w:sz w:val="24"/>
          <w:szCs w:val="24"/>
        </w:rPr>
        <w:t xml:space="preserve">Acquisition schedule synchronization.  The July 2016 meeting between CSD and CS&amp;C illustrated the need for both parties to understand both the NCPS </w:t>
      </w:r>
      <w:r w:rsidR="004B16A5" w:rsidRPr="00D65586">
        <w:rPr>
          <w:rFonts w:asciiTheme="minorHAnsi" w:hAnsiTheme="minorHAnsi"/>
          <w:i w:val="0"/>
          <w:sz w:val="24"/>
          <w:szCs w:val="24"/>
        </w:rPr>
        <w:t>a</w:t>
      </w:r>
      <w:r w:rsidRPr="00D65586">
        <w:rPr>
          <w:rFonts w:asciiTheme="minorHAnsi" w:hAnsiTheme="minorHAnsi"/>
          <w:i w:val="0"/>
          <w:sz w:val="24"/>
          <w:szCs w:val="24"/>
        </w:rPr>
        <w:t>cquisition timeline and the planned capability builds and the S&amp;T project timeline and how demonstrations of technology would best influence the acquisition timeline</w:t>
      </w:r>
      <w:r w:rsidR="00B23F9F">
        <w:rPr>
          <w:rFonts w:asciiTheme="minorHAnsi" w:hAnsiTheme="minorHAnsi"/>
          <w:i w:val="0"/>
          <w:sz w:val="24"/>
          <w:szCs w:val="24"/>
        </w:rPr>
        <w:t>.</w:t>
      </w:r>
    </w:p>
    <w:p w14:paraId="6712B9DE" w14:textId="77777777" w:rsidR="009722FF" w:rsidRPr="00D65586" w:rsidRDefault="009722FF" w:rsidP="009722FF">
      <w:pPr>
        <w:pStyle w:val="ParagraphItalics"/>
        <w:numPr>
          <w:ilvl w:val="0"/>
          <w:numId w:val="19"/>
        </w:numPr>
        <w:tabs>
          <w:tab w:val="left" w:pos="1350"/>
        </w:tabs>
        <w:spacing w:before="0" w:after="0"/>
        <w:rPr>
          <w:rFonts w:asciiTheme="minorHAnsi" w:hAnsiTheme="minorHAnsi"/>
          <w:i w:val="0"/>
          <w:sz w:val="24"/>
          <w:szCs w:val="24"/>
        </w:rPr>
      </w:pPr>
      <w:r w:rsidRPr="00D65586">
        <w:rPr>
          <w:rFonts w:asciiTheme="minorHAnsi" w:hAnsiTheme="minorHAnsi"/>
          <w:i w:val="0"/>
          <w:sz w:val="24"/>
          <w:szCs w:val="24"/>
        </w:rPr>
        <w:t xml:space="preserve">Technical capability roadmap.  One element of the </w:t>
      </w:r>
      <w:r w:rsidR="0022031F" w:rsidRPr="00D65586">
        <w:rPr>
          <w:rFonts w:asciiTheme="minorHAnsi" w:hAnsiTheme="minorHAnsi"/>
          <w:i w:val="0"/>
          <w:sz w:val="24"/>
          <w:szCs w:val="24"/>
        </w:rPr>
        <w:t>Cyber.gov</w:t>
      </w:r>
      <w:r w:rsidRPr="00D65586">
        <w:rPr>
          <w:rFonts w:asciiTheme="minorHAnsi" w:hAnsiTheme="minorHAnsi"/>
          <w:i w:val="0"/>
          <w:sz w:val="24"/>
          <w:szCs w:val="24"/>
        </w:rPr>
        <w:t xml:space="preserve"> program is to make available </w:t>
      </w:r>
      <w:r w:rsidR="00A37C11" w:rsidRPr="00D65586">
        <w:rPr>
          <w:rFonts w:asciiTheme="minorHAnsi" w:hAnsiTheme="minorHAnsi"/>
          <w:i w:val="0"/>
          <w:sz w:val="24"/>
          <w:szCs w:val="24"/>
        </w:rPr>
        <w:t>additional technology layers</w:t>
      </w:r>
      <w:r w:rsidRPr="00D65586">
        <w:rPr>
          <w:rFonts w:asciiTheme="minorHAnsi" w:hAnsiTheme="minorHAnsi"/>
          <w:i w:val="0"/>
          <w:sz w:val="24"/>
          <w:szCs w:val="24"/>
        </w:rPr>
        <w:t>.  Currently, E3A only analy</w:t>
      </w:r>
      <w:r w:rsidR="00B23F9F">
        <w:rPr>
          <w:rFonts w:asciiTheme="minorHAnsi" w:hAnsiTheme="minorHAnsi"/>
          <w:i w:val="0"/>
          <w:sz w:val="24"/>
          <w:szCs w:val="24"/>
        </w:rPr>
        <w:t>z</w:t>
      </w:r>
      <w:r w:rsidRPr="00D65586">
        <w:rPr>
          <w:rFonts w:asciiTheme="minorHAnsi" w:hAnsiTheme="minorHAnsi"/>
          <w:i w:val="0"/>
          <w:sz w:val="24"/>
          <w:szCs w:val="24"/>
        </w:rPr>
        <w:t xml:space="preserve">es DNS </w:t>
      </w:r>
      <w:r w:rsidR="0031407E" w:rsidRPr="00D65586">
        <w:rPr>
          <w:rFonts w:asciiTheme="minorHAnsi" w:hAnsiTheme="minorHAnsi"/>
          <w:i w:val="0"/>
          <w:sz w:val="24"/>
          <w:szCs w:val="24"/>
        </w:rPr>
        <w:t xml:space="preserve">and email traffic. CS&amp;C noted that it only examines two traffic types by design and that they </w:t>
      </w:r>
      <w:r w:rsidRPr="00D65586">
        <w:rPr>
          <w:rFonts w:asciiTheme="minorHAnsi" w:hAnsiTheme="minorHAnsi"/>
          <w:i w:val="0"/>
          <w:sz w:val="24"/>
          <w:szCs w:val="24"/>
        </w:rPr>
        <w:t>have funded work to examine what other traffic types should be included.</w:t>
      </w:r>
      <w:r w:rsidR="0031407E" w:rsidRPr="00D65586">
        <w:rPr>
          <w:rFonts w:asciiTheme="minorHAnsi" w:hAnsiTheme="minorHAnsi"/>
          <w:i w:val="0"/>
          <w:sz w:val="24"/>
          <w:szCs w:val="24"/>
        </w:rPr>
        <w:t xml:space="preserve"> This is another area where additional coordination is required between CS&amp;C and S&amp;T/CSD.</w:t>
      </w:r>
    </w:p>
    <w:p w14:paraId="54716C5D" w14:textId="77777777" w:rsidR="009722FF" w:rsidRPr="00D65586" w:rsidRDefault="009722FF" w:rsidP="009722FF">
      <w:pPr>
        <w:pStyle w:val="ParagraphItalics"/>
        <w:tabs>
          <w:tab w:val="left" w:pos="1350"/>
        </w:tabs>
        <w:spacing w:before="0" w:after="0"/>
        <w:rPr>
          <w:rFonts w:asciiTheme="minorHAnsi" w:hAnsiTheme="minorHAnsi"/>
          <w:i w:val="0"/>
          <w:sz w:val="24"/>
          <w:szCs w:val="24"/>
        </w:rPr>
      </w:pPr>
    </w:p>
    <w:p w14:paraId="1E570926" w14:textId="77777777" w:rsidR="00E277AC" w:rsidRPr="00D65586" w:rsidRDefault="00A37C11" w:rsidP="003266FB">
      <w:pPr>
        <w:pStyle w:val="ParagraphItalics"/>
        <w:tabs>
          <w:tab w:val="left" w:pos="1350"/>
        </w:tabs>
        <w:spacing w:before="0" w:after="0"/>
        <w:ind w:left="720"/>
        <w:rPr>
          <w:rFonts w:asciiTheme="minorHAnsi" w:hAnsiTheme="minorHAnsi"/>
          <w:i w:val="0"/>
          <w:sz w:val="24"/>
          <w:szCs w:val="24"/>
        </w:rPr>
      </w:pPr>
      <w:r w:rsidRPr="00D65586">
        <w:rPr>
          <w:rFonts w:asciiTheme="minorHAnsi" w:hAnsiTheme="minorHAnsi"/>
          <w:i w:val="0"/>
          <w:sz w:val="24"/>
          <w:szCs w:val="24"/>
        </w:rPr>
        <w:t xml:space="preserve">Several </w:t>
      </w:r>
      <w:r w:rsidR="00E277AC" w:rsidRPr="00D65586">
        <w:rPr>
          <w:rFonts w:asciiTheme="minorHAnsi" w:hAnsiTheme="minorHAnsi"/>
          <w:i w:val="0"/>
          <w:sz w:val="24"/>
          <w:szCs w:val="24"/>
        </w:rPr>
        <w:t xml:space="preserve">D/A’s have expressed an interest in </w:t>
      </w:r>
      <w:r w:rsidR="006055B5" w:rsidRPr="00D65586">
        <w:rPr>
          <w:rFonts w:asciiTheme="minorHAnsi" w:hAnsiTheme="minorHAnsi"/>
          <w:i w:val="0"/>
          <w:sz w:val="24"/>
          <w:szCs w:val="24"/>
        </w:rPr>
        <w:t>participating</w:t>
      </w:r>
      <w:r w:rsidR="00E277AC" w:rsidRPr="00D65586">
        <w:rPr>
          <w:rFonts w:asciiTheme="minorHAnsi" w:hAnsiTheme="minorHAnsi"/>
          <w:i w:val="0"/>
          <w:sz w:val="24"/>
          <w:szCs w:val="24"/>
        </w:rPr>
        <w:t xml:space="preserve"> in planned </w:t>
      </w:r>
      <w:r w:rsidR="002E483B">
        <w:rPr>
          <w:rFonts w:asciiTheme="minorHAnsi" w:hAnsiTheme="minorHAnsi"/>
          <w:i w:val="0"/>
          <w:sz w:val="24"/>
          <w:szCs w:val="24"/>
        </w:rPr>
        <w:t xml:space="preserve">assessments, feedback reporting, </w:t>
      </w:r>
      <w:r w:rsidR="006055B5" w:rsidRPr="00D65586">
        <w:rPr>
          <w:rFonts w:asciiTheme="minorHAnsi" w:hAnsiTheme="minorHAnsi"/>
          <w:i w:val="0"/>
          <w:sz w:val="24"/>
          <w:szCs w:val="24"/>
        </w:rPr>
        <w:t>demonstrations</w:t>
      </w:r>
      <w:r w:rsidRPr="00D65586">
        <w:rPr>
          <w:rFonts w:asciiTheme="minorHAnsi" w:hAnsiTheme="minorHAnsi"/>
          <w:i w:val="0"/>
          <w:sz w:val="24"/>
          <w:szCs w:val="24"/>
        </w:rPr>
        <w:t xml:space="preserve"> and pilots</w:t>
      </w:r>
      <w:r w:rsidR="0031407E" w:rsidRPr="00D65586">
        <w:rPr>
          <w:rFonts w:asciiTheme="minorHAnsi" w:hAnsiTheme="minorHAnsi"/>
          <w:i w:val="0"/>
          <w:sz w:val="24"/>
          <w:szCs w:val="24"/>
        </w:rPr>
        <w:t xml:space="preserve">. </w:t>
      </w:r>
    </w:p>
    <w:p w14:paraId="0C06B6B9" w14:textId="77777777" w:rsidR="00E277AC" w:rsidRPr="00D65586" w:rsidRDefault="00E277AC" w:rsidP="003266FB">
      <w:pPr>
        <w:pStyle w:val="ParagraphItalics"/>
        <w:tabs>
          <w:tab w:val="left" w:pos="1350"/>
        </w:tabs>
        <w:spacing w:before="0" w:after="0"/>
        <w:ind w:left="720"/>
        <w:rPr>
          <w:rFonts w:asciiTheme="minorHAnsi" w:hAnsiTheme="minorHAnsi"/>
          <w:i w:val="0"/>
          <w:sz w:val="24"/>
          <w:szCs w:val="24"/>
        </w:rPr>
      </w:pPr>
    </w:p>
    <w:p w14:paraId="789C885B" w14:textId="1BB16A54" w:rsidR="00B335EE" w:rsidRDefault="008E6B95" w:rsidP="003266FB">
      <w:pPr>
        <w:pStyle w:val="ParagraphItalics"/>
        <w:tabs>
          <w:tab w:val="left" w:pos="1350"/>
        </w:tabs>
        <w:spacing w:before="0" w:after="0"/>
        <w:ind w:left="720"/>
        <w:rPr>
          <w:rFonts w:asciiTheme="minorHAnsi" w:hAnsiTheme="minorHAnsi"/>
          <w:i w:val="0"/>
          <w:sz w:val="24"/>
          <w:szCs w:val="24"/>
        </w:rPr>
      </w:pPr>
      <w:r w:rsidRPr="00D65586">
        <w:rPr>
          <w:rFonts w:asciiTheme="minorHAnsi" w:hAnsiTheme="minorHAnsi"/>
          <w:i w:val="0"/>
          <w:sz w:val="24"/>
          <w:szCs w:val="24"/>
        </w:rPr>
        <w:t>As part of the interviews and data collection</w:t>
      </w:r>
      <w:r w:rsidR="00A37C11" w:rsidRPr="00D65586">
        <w:rPr>
          <w:rFonts w:asciiTheme="minorHAnsi" w:hAnsiTheme="minorHAnsi"/>
          <w:i w:val="0"/>
          <w:sz w:val="24"/>
          <w:szCs w:val="24"/>
        </w:rPr>
        <w:t xml:space="preserve"> for </w:t>
      </w:r>
      <w:r w:rsidR="002E483B">
        <w:rPr>
          <w:rFonts w:asciiTheme="minorHAnsi" w:hAnsiTheme="minorHAnsi"/>
          <w:i w:val="0"/>
          <w:sz w:val="24"/>
          <w:szCs w:val="24"/>
        </w:rPr>
        <w:t xml:space="preserve">Task </w:t>
      </w:r>
      <w:r w:rsidR="00A37C11" w:rsidRPr="00D65586">
        <w:rPr>
          <w:rFonts w:asciiTheme="minorHAnsi" w:hAnsiTheme="minorHAnsi"/>
          <w:i w:val="0"/>
          <w:sz w:val="24"/>
          <w:szCs w:val="24"/>
        </w:rPr>
        <w:t>C1, the</w:t>
      </w:r>
      <w:r w:rsidRPr="00D65586">
        <w:rPr>
          <w:rFonts w:asciiTheme="minorHAnsi" w:hAnsiTheme="minorHAnsi"/>
          <w:i w:val="0"/>
          <w:sz w:val="24"/>
          <w:szCs w:val="24"/>
        </w:rPr>
        <w:t xml:space="preserve"> performer team</w:t>
      </w:r>
      <w:r w:rsidR="009D1D5A" w:rsidRPr="00D65586">
        <w:rPr>
          <w:rFonts w:asciiTheme="minorHAnsi" w:hAnsiTheme="minorHAnsi"/>
          <w:i w:val="0"/>
          <w:sz w:val="24"/>
          <w:szCs w:val="24"/>
        </w:rPr>
        <w:t xml:space="preserve"> have begun</w:t>
      </w:r>
      <w:r w:rsidRPr="00D65586">
        <w:rPr>
          <w:rFonts w:asciiTheme="minorHAnsi" w:hAnsiTheme="minorHAnsi"/>
          <w:i w:val="0"/>
          <w:sz w:val="24"/>
          <w:szCs w:val="24"/>
        </w:rPr>
        <w:t xml:space="preserve"> enga</w:t>
      </w:r>
      <w:r w:rsidR="009D1D5A" w:rsidRPr="00D65586">
        <w:rPr>
          <w:rFonts w:asciiTheme="minorHAnsi" w:hAnsiTheme="minorHAnsi"/>
          <w:i w:val="0"/>
          <w:sz w:val="24"/>
          <w:szCs w:val="24"/>
        </w:rPr>
        <w:t>gement</w:t>
      </w:r>
      <w:r w:rsidR="002E483B">
        <w:rPr>
          <w:rFonts w:asciiTheme="minorHAnsi" w:hAnsiTheme="minorHAnsi"/>
          <w:i w:val="0"/>
          <w:sz w:val="24"/>
          <w:szCs w:val="24"/>
        </w:rPr>
        <w:t>s</w:t>
      </w:r>
      <w:r w:rsidRPr="00D65586">
        <w:rPr>
          <w:rFonts w:asciiTheme="minorHAnsi" w:hAnsiTheme="minorHAnsi"/>
          <w:i w:val="0"/>
          <w:sz w:val="24"/>
          <w:szCs w:val="24"/>
        </w:rPr>
        <w:t xml:space="preserve"> with several D/As</w:t>
      </w:r>
      <w:r w:rsidR="009D1D5A" w:rsidRPr="00D65586">
        <w:rPr>
          <w:rFonts w:asciiTheme="minorHAnsi" w:hAnsiTheme="minorHAnsi"/>
          <w:i w:val="0"/>
          <w:sz w:val="24"/>
          <w:szCs w:val="24"/>
        </w:rPr>
        <w:t>, includ</w:t>
      </w:r>
      <w:r w:rsidR="00A37C11" w:rsidRPr="00D65586">
        <w:rPr>
          <w:rFonts w:asciiTheme="minorHAnsi" w:hAnsiTheme="minorHAnsi"/>
          <w:i w:val="0"/>
          <w:sz w:val="24"/>
          <w:szCs w:val="24"/>
        </w:rPr>
        <w:t>ing</w:t>
      </w:r>
      <w:r w:rsidR="009D1D5A" w:rsidRPr="00D65586">
        <w:rPr>
          <w:rFonts w:asciiTheme="minorHAnsi" w:hAnsiTheme="minorHAnsi"/>
          <w:i w:val="0"/>
          <w:sz w:val="24"/>
          <w:szCs w:val="24"/>
        </w:rPr>
        <w:t xml:space="preserve"> </w:t>
      </w:r>
      <w:r w:rsidR="00847B91">
        <w:rPr>
          <w:rFonts w:asciiTheme="minorHAnsi" w:hAnsiTheme="minorHAnsi"/>
          <w:i w:val="0"/>
          <w:sz w:val="24"/>
          <w:szCs w:val="24"/>
        </w:rPr>
        <w:t>Mr. Grant Schnieder,</w:t>
      </w:r>
      <w:r w:rsidR="002E483B">
        <w:rPr>
          <w:rFonts w:asciiTheme="minorHAnsi" w:hAnsiTheme="minorHAnsi"/>
          <w:i w:val="0"/>
          <w:sz w:val="24"/>
          <w:szCs w:val="24"/>
        </w:rPr>
        <w:t xml:space="preserve"> </w:t>
      </w:r>
      <w:r w:rsidR="009D1D5A" w:rsidRPr="00D65586">
        <w:rPr>
          <w:rFonts w:asciiTheme="minorHAnsi" w:hAnsiTheme="minorHAnsi"/>
          <w:i w:val="0"/>
          <w:sz w:val="24"/>
          <w:szCs w:val="24"/>
        </w:rPr>
        <w:t>U.S. Federal Chief Information Security Officer (CISO)</w:t>
      </w:r>
      <w:r w:rsidR="00847B91">
        <w:rPr>
          <w:rFonts w:asciiTheme="minorHAnsi" w:hAnsiTheme="minorHAnsi"/>
          <w:i w:val="0"/>
          <w:sz w:val="24"/>
          <w:szCs w:val="24"/>
        </w:rPr>
        <w:t>, EOP/OMB, Mr. Scott Bernard, Chief Enterprise Architect, EOP/OMB</w:t>
      </w:r>
      <w:r w:rsidR="009D1D5A" w:rsidRPr="00D65586">
        <w:rPr>
          <w:rFonts w:asciiTheme="minorHAnsi" w:hAnsiTheme="minorHAnsi"/>
          <w:i w:val="0"/>
          <w:sz w:val="24"/>
          <w:szCs w:val="24"/>
        </w:rPr>
        <w:t xml:space="preserve"> and Mr. David Walter, Chief Information Officer (CIO) of OSHRC</w:t>
      </w:r>
      <w:r w:rsidR="002E483B">
        <w:rPr>
          <w:rFonts w:asciiTheme="minorHAnsi" w:hAnsiTheme="minorHAnsi"/>
          <w:i w:val="0"/>
          <w:sz w:val="24"/>
          <w:szCs w:val="24"/>
        </w:rPr>
        <w:t>, USCIS</w:t>
      </w:r>
      <w:r w:rsidR="00EC798E">
        <w:rPr>
          <w:rFonts w:asciiTheme="minorHAnsi" w:hAnsiTheme="minorHAnsi"/>
          <w:i w:val="0"/>
          <w:sz w:val="24"/>
          <w:szCs w:val="24"/>
        </w:rPr>
        <w:t>, FEC, CNCS, VA</w:t>
      </w:r>
      <w:r w:rsidR="009D1D5A" w:rsidRPr="00D65586">
        <w:rPr>
          <w:rFonts w:asciiTheme="minorHAnsi" w:hAnsiTheme="minorHAnsi"/>
          <w:i w:val="0"/>
          <w:sz w:val="24"/>
          <w:szCs w:val="24"/>
        </w:rPr>
        <w:t xml:space="preserve"> and others</w:t>
      </w:r>
      <w:r w:rsidRPr="00D65586">
        <w:rPr>
          <w:rFonts w:asciiTheme="minorHAnsi" w:hAnsiTheme="minorHAnsi"/>
          <w:i w:val="0"/>
          <w:sz w:val="24"/>
          <w:szCs w:val="24"/>
        </w:rPr>
        <w:t xml:space="preserve"> in the field to observe and capture their operations and cyber security posture</w:t>
      </w:r>
      <w:r w:rsidR="009D1D5A" w:rsidRPr="00D65586">
        <w:rPr>
          <w:rFonts w:asciiTheme="minorHAnsi" w:hAnsiTheme="minorHAnsi"/>
          <w:i w:val="0"/>
          <w:sz w:val="24"/>
          <w:szCs w:val="24"/>
        </w:rPr>
        <w:t xml:space="preserve"> categorically</w:t>
      </w:r>
      <w:r w:rsidRPr="00D65586">
        <w:rPr>
          <w:rFonts w:asciiTheme="minorHAnsi" w:hAnsiTheme="minorHAnsi"/>
          <w:i w:val="0"/>
          <w:sz w:val="24"/>
          <w:szCs w:val="24"/>
        </w:rPr>
        <w:t xml:space="preserve">.  </w:t>
      </w:r>
      <w:r w:rsidR="00EC798E">
        <w:rPr>
          <w:rFonts w:asciiTheme="minorHAnsi" w:hAnsiTheme="minorHAnsi"/>
          <w:i w:val="0"/>
          <w:sz w:val="24"/>
          <w:szCs w:val="24"/>
        </w:rPr>
        <w:t>In addition, Cyber.gov in cooperation with Federal Emergency Management Agency (FEMA) have begun to assess State Local Tribal Territory (SLTT) to include, State of Washington, City of Taco</w:t>
      </w:r>
      <w:r w:rsidR="006E6813">
        <w:rPr>
          <w:rFonts w:asciiTheme="minorHAnsi" w:hAnsiTheme="minorHAnsi"/>
          <w:i w:val="0"/>
          <w:sz w:val="24"/>
          <w:szCs w:val="24"/>
        </w:rPr>
        <w:t>ma, WA and C</w:t>
      </w:r>
      <w:r w:rsidR="00EC798E">
        <w:rPr>
          <w:rFonts w:asciiTheme="minorHAnsi" w:hAnsiTheme="minorHAnsi"/>
          <w:i w:val="0"/>
          <w:sz w:val="24"/>
          <w:szCs w:val="24"/>
        </w:rPr>
        <w:t xml:space="preserve">ity of Santa </w:t>
      </w:r>
      <w:r w:rsidR="006E6813">
        <w:rPr>
          <w:rFonts w:asciiTheme="minorHAnsi" w:hAnsiTheme="minorHAnsi"/>
          <w:i w:val="0"/>
          <w:sz w:val="24"/>
          <w:szCs w:val="24"/>
        </w:rPr>
        <w:t xml:space="preserve">Clara, CA.  </w:t>
      </w:r>
      <w:r w:rsidR="006E6813">
        <w:rPr>
          <w:rFonts w:asciiTheme="minorHAnsi" w:hAnsiTheme="minorHAnsi"/>
          <w:i w:val="0"/>
          <w:sz w:val="24"/>
          <w:szCs w:val="24"/>
        </w:rPr>
        <w:lastRenderedPageBreak/>
        <w:t>These SLTT are also aimed to</w:t>
      </w:r>
      <w:r w:rsidR="00EC798E">
        <w:rPr>
          <w:rFonts w:asciiTheme="minorHAnsi" w:hAnsiTheme="minorHAnsi"/>
          <w:i w:val="0"/>
          <w:sz w:val="24"/>
          <w:szCs w:val="24"/>
        </w:rPr>
        <w:t xml:space="preserve"> influence the architecture development throughout the research and development phases.</w:t>
      </w:r>
    </w:p>
    <w:p w14:paraId="28281142" w14:textId="77777777" w:rsidR="00F65431" w:rsidRDefault="00F65431" w:rsidP="003266FB">
      <w:pPr>
        <w:pStyle w:val="ParagraphItalics"/>
        <w:tabs>
          <w:tab w:val="left" w:pos="1350"/>
        </w:tabs>
        <w:spacing w:before="0" w:after="0"/>
        <w:ind w:left="720"/>
        <w:rPr>
          <w:rFonts w:asciiTheme="minorHAnsi" w:hAnsiTheme="minorHAnsi"/>
          <w:i w:val="0"/>
          <w:sz w:val="24"/>
          <w:szCs w:val="24"/>
        </w:rPr>
      </w:pPr>
      <w:r>
        <w:rPr>
          <w:rFonts w:asciiTheme="minorHAnsi" w:hAnsiTheme="minorHAnsi"/>
          <w:i w:val="0"/>
          <w:sz w:val="24"/>
          <w:szCs w:val="24"/>
        </w:rPr>
        <w:t>We will ensure proper tracking of each component of the architecture into the D/As and new implemented NIST controls thanks to the new baseline requirements combined with their NIST mapping strategy.</w:t>
      </w:r>
    </w:p>
    <w:p w14:paraId="73741CEF" w14:textId="77777777" w:rsidR="00D840E8" w:rsidRDefault="00D840E8" w:rsidP="003266FB">
      <w:pPr>
        <w:pStyle w:val="ParagraphItalics"/>
        <w:tabs>
          <w:tab w:val="left" w:pos="1350"/>
        </w:tabs>
        <w:spacing w:before="0" w:after="0"/>
        <w:ind w:left="720"/>
        <w:rPr>
          <w:rFonts w:asciiTheme="minorHAnsi" w:hAnsiTheme="minorHAnsi"/>
          <w:i w:val="0"/>
          <w:sz w:val="24"/>
          <w:szCs w:val="24"/>
        </w:rPr>
      </w:pPr>
    </w:p>
    <w:p w14:paraId="6D580B07" w14:textId="1EE6EE10" w:rsidR="00D840E8" w:rsidRDefault="00D840E8" w:rsidP="00D840E8">
      <w:pPr>
        <w:pStyle w:val="ParagraphItalics"/>
        <w:tabs>
          <w:tab w:val="left" w:pos="1350"/>
        </w:tabs>
        <w:ind w:left="720"/>
        <w:rPr>
          <w:rFonts w:asciiTheme="minorHAnsi" w:hAnsiTheme="minorHAnsi"/>
          <w:i w:val="0"/>
          <w:sz w:val="24"/>
          <w:szCs w:val="24"/>
        </w:rPr>
      </w:pPr>
      <w:r>
        <w:rPr>
          <w:rFonts w:asciiTheme="minorHAnsi" w:hAnsiTheme="minorHAnsi"/>
          <w:i w:val="0"/>
          <w:sz w:val="24"/>
          <w:szCs w:val="24"/>
        </w:rPr>
        <w:t xml:space="preserve">In addition, </w:t>
      </w:r>
      <w:r w:rsidRPr="00BC30CA">
        <w:rPr>
          <w:rFonts w:asciiTheme="minorHAnsi" w:hAnsiTheme="minorHAnsi"/>
          <w:i w:val="0"/>
          <w:sz w:val="24"/>
          <w:szCs w:val="24"/>
        </w:rPr>
        <w:t xml:space="preserve">CSD and the Cyber.gov program are coordinating with the NPPD CS&amp;C CTO Office and the CS&amp;C Federal Network Resilience (FNR) office, including the Continuous Diagnostics and Mitigation (CDM) and National Cybersecurity Protection System (NCPS). The CSD Cyber.gov applied R&amp;D program will gain insight to current federal department and agency as-is capabilities as well as operational threat frameworks for Cyber.gov gap prioritization. CS&amp;C is conducting an effort called .govCAR that is examining current federal capabilities and threats, similar to a review that DOD conducted on their NIPR and SIPR networks. CSD and Cyber.gov have already provided initial technical and architectural products to NPPD for peer review, comment, and feedback. </w:t>
      </w:r>
      <w:r w:rsidR="008B0695">
        <w:rPr>
          <w:rFonts w:asciiTheme="minorHAnsi" w:hAnsiTheme="minorHAnsi"/>
          <w:i w:val="0"/>
          <w:sz w:val="24"/>
          <w:szCs w:val="24"/>
        </w:rPr>
        <w:t xml:space="preserve"> </w:t>
      </w:r>
      <w:r w:rsidRPr="00BC30CA">
        <w:rPr>
          <w:rFonts w:asciiTheme="minorHAnsi" w:hAnsiTheme="minorHAnsi"/>
          <w:i w:val="0"/>
          <w:sz w:val="24"/>
          <w:szCs w:val="24"/>
        </w:rPr>
        <w:t>As the ongoing phases of Cyber.gov develop a full architecture and to-be state, technical details, modeling &amp; simulation, testbed analysis, and prototyping, there will be continuous coordination with NPPD for input and feedback. CSD executive and NPPD executives are in continuing strategic discussions as to a roadmap for potential transition points and operational implementation, budget, and acquisition mechanisms with lessons learned from the CDM program. CSD and NPPD also continue coordination with NIST as to the potential of future updates to NIST frameworks, standards, and FISMA due to Cyber.gov applied R&amp;D results.</w:t>
      </w:r>
    </w:p>
    <w:p w14:paraId="6526328E" w14:textId="77777777" w:rsidR="00FE5535" w:rsidRDefault="00FE5535" w:rsidP="00D840E8">
      <w:pPr>
        <w:pStyle w:val="ParagraphItalics"/>
        <w:tabs>
          <w:tab w:val="left" w:pos="1350"/>
        </w:tabs>
        <w:ind w:left="720"/>
        <w:rPr>
          <w:rFonts w:asciiTheme="minorHAnsi" w:hAnsiTheme="minorHAnsi"/>
          <w:i w:val="0"/>
          <w:sz w:val="24"/>
          <w:szCs w:val="24"/>
        </w:rPr>
      </w:pPr>
    </w:p>
    <w:p w14:paraId="056E698D" w14:textId="77777777" w:rsidR="00FE5535" w:rsidRPr="00D840E8" w:rsidRDefault="00FE5535" w:rsidP="00D840E8">
      <w:pPr>
        <w:pStyle w:val="ParagraphItalics"/>
        <w:tabs>
          <w:tab w:val="left" w:pos="1350"/>
        </w:tabs>
        <w:ind w:left="720"/>
        <w:rPr>
          <w:rFonts w:asciiTheme="minorHAnsi" w:hAnsiTheme="minorHAnsi"/>
          <w:sz w:val="24"/>
          <w:szCs w:val="24"/>
        </w:rPr>
      </w:pPr>
    </w:p>
    <w:p w14:paraId="32406FFB" w14:textId="48B772FB" w:rsidR="00EA7DEA" w:rsidRPr="00BC30CA" w:rsidRDefault="00EA7DEA" w:rsidP="00EA7DEA">
      <w:pPr>
        <w:pStyle w:val="ParagraphItalics"/>
        <w:tabs>
          <w:tab w:val="left" w:pos="1350"/>
        </w:tabs>
        <w:spacing w:before="0" w:after="0"/>
        <w:ind w:left="720"/>
        <w:rPr>
          <w:rStyle w:val="Heading3Char"/>
          <w:sz w:val="24"/>
        </w:rPr>
      </w:pPr>
      <w:r w:rsidRPr="00BC30CA">
        <w:rPr>
          <w:rFonts w:asciiTheme="minorHAnsi" w:hAnsiTheme="minorHAnsi"/>
          <w:b/>
          <w:i w:val="0"/>
          <w:sz w:val="24"/>
          <w:szCs w:val="26"/>
        </w:rPr>
        <w:t xml:space="preserve">1.4.2 </w:t>
      </w:r>
      <w:r w:rsidRPr="00BC30CA">
        <w:rPr>
          <w:rStyle w:val="Heading3Char"/>
          <w:sz w:val="24"/>
        </w:rPr>
        <w:t>Project Architecture</w:t>
      </w:r>
      <w:r w:rsidR="009D088F" w:rsidRPr="00BC30CA">
        <w:rPr>
          <w:rStyle w:val="Heading3Char"/>
          <w:sz w:val="24"/>
        </w:rPr>
        <w:t xml:space="preserve"> Roadmap</w:t>
      </w:r>
    </w:p>
    <w:p w14:paraId="3A17480E" w14:textId="77777777" w:rsidR="00EC798E" w:rsidRDefault="00EC798E" w:rsidP="003266FB">
      <w:pPr>
        <w:pStyle w:val="ParagraphItalics"/>
        <w:tabs>
          <w:tab w:val="left" w:pos="1350"/>
        </w:tabs>
        <w:spacing w:before="0" w:after="0"/>
        <w:ind w:left="720"/>
        <w:rPr>
          <w:rFonts w:asciiTheme="minorHAnsi" w:hAnsiTheme="minorHAnsi"/>
          <w:i w:val="0"/>
          <w:sz w:val="24"/>
          <w:szCs w:val="24"/>
        </w:rPr>
      </w:pPr>
    </w:p>
    <w:p w14:paraId="32CE10EE" w14:textId="394D2144" w:rsidR="00D840E8" w:rsidRDefault="00EC798E" w:rsidP="003266FB">
      <w:pPr>
        <w:pStyle w:val="ParagraphItalics"/>
        <w:tabs>
          <w:tab w:val="left" w:pos="1350"/>
        </w:tabs>
        <w:spacing w:before="0" w:after="0"/>
        <w:ind w:left="720"/>
        <w:rPr>
          <w:rFonts w:asciiTheme="minorHAnsi" w:hAnsiTheme="minorHAnsi"/>
          <w:i w:val="0"/>
          <w:sz w:val="24"/>
          <w:szCs w:val="24"/>
        </w:rPr>
      </w:pPr>
      <w:r>
        <w:rPr>
          <w:rFonts w:asciiTheme="minorHAnsi" w:hAnsiTheme="minorHAnsi"/>
          <w:i w:val="0"/>
          <w:sz w:val="24"/>
          <w:szCs w:val="24"/>
        </w:rPr>
        <w:lastRenderedPageBreak/>
        <w:t xml:space="preserve">The following technical roadmap </w:t>
      </w:r>
      <w:r w:rsidR="00EF7C9B">
        <w:rPr>
          <w:rFonts w:asciiTheme="minorHAnsi" w:hAnsiTheme="minorHAnsi"/>
          <w:i w:val="0"/>
          <w:sz w:val="24"/>
          <w:szCs w:val="24"/>
        </w:rPr>
        <w:t xml:space="preserve">illustrates a </w:t>
      </w:r>
      <w:r w:rsidR="00BF2313">
        <w:rPr>
          <w:rFonts w:asciiTheme="minorHAnsi" w:hAnsiTheme="minorHAnsi"/>
          <w:i w:val="0"/>
          <w:sz w:val="24"/>
          <w:szCs w:val="24"/>
        </w:rPr>
        <w:t xml:space="preserve">3-year </w:t>
      </w:r>
      <w:r w:rsidR="00F34664">
        <w:rPr>
          <w:rFonts w:asciiTheme="minorHAnsi" w:hAnsiTheme="minorHAnsi"/>
          <w:i w:val="0"/>
          <w:sz w:val="24"/>
          <w:szCs w:val="24"/>
        </w:rPr>
        <w:t xml:space="preserve">architecture </w:t>
      </w:r>
      <w:r w:rsidR="00EF7C9B">
        <w:rPr>
          <w:rFonts w:asciiTheme="minorHAnsi" w:hAnsiTheme="minorHAnsi"/>
          <w:i w:val="0"/>
          <w:sz w:val="24"/>
          <w:szCs w:val="24"/>
        </w:rPr>
        <w:t xml:space="preserve">transition pathway </w:t>
      </w:r>
      <w:r w:rsidR="00BF2313">
        <w:rPr>
          <w:rFonts w:asciiTheme="minorHAnsi" w:hAnsiTheme="minorHAnsi"/>
          <w:i w:val="0"/>
          <w:sz w:val="24"/>
          <w:szCs w:val="24"/>
        </w:rPr>
        <w:t xml:space="preserve">that begins in the late quarter of FY16 with </w:t>
      </w:r>
      <w:r w:rsidR="00EC136B">
        <w:rPr>
          <w:rFonts w:asciiTheme="minorHAnsi" w:hAnsiTheme="minorHAnsi"/>
          <w:i w:val="0"/>
          <w:sz w:val="24"/>
          <w:szCs w:val="24"/>
        </w:rPr>
        <w:t>Cyber.gov</w:t>
      </w:r>
      <w:r w:rsidR="00246D22">
        <w:rPr>
          <w:rFonts w:asciiTheme="minorHAnsi" w:hAnsiTheme="minorHAnsi"/>
          <w:i w:val="0"/>
          <w:sz w:val="24"/>
          <w:szCs w:val="24"/>
        </w:rPr>
        <w:t xml:space="preserve"> applied R&amp;D project t</w:t>
      </w:r>
      <w:r w:rsidR="00EC136B">
        <w:rPr>
          <w:rFonts w:asciiTheme="minorHAnsi" w:hAnsiTheme="minorHAnsi"/>
          <w:i w:val="0"/>
          <w:sz w:val="24"/>
          <w:szCs w:val="24"/>
        </w:rPr>
        <w:t xml:space="preserve">ask to conduct a Classified </w:t>
      </w:r>
      <w:r w:rsidR="00246D22">
        <w:rPr>
          <w:rFonts w:asciiTheme="minorHAnsi" w:hAnsiTheme="minorHAnsi"/>
          <w:i w:val="0"/>
          <w:sz w:val="24"/>
          <w:szCs w:val="24"/>
        </w:rPr>
        <w:t>Indicat</w:t>
      </w:r>
      <w:r w:rsidR="00EC136B">
        <w:rPr>
          <w:rFonts w:asciiTheme="minorHAnsi" w:hAnsiTheme="minorHAnsi"/>
          <w:i w:val="0"/>
          <w:sz w:val="24"/>
          <w:szCs w:val="24"/>
        </w:rPr>
        <w:t xml:space="preserve">or </w:t>
      </w:r>
      <w:r w:rsidR="006E6813">
        <w:rPr>
          <w:rFonts w:asciiTheme="minorHAnsi" w:hAnsiTheme="minorHAnsi"/>
          <w:i w:val="0"/>
          <w:sz w:val="24"/>
          <w:szCs w:val="24"/>
        </w:rPr>
        <w:t xml:space="preserve">Study of Einstein E3A as well as conduct </w:t>
      </w:r>
      <w:r w:rsidR="00C6560C">
        <w:rPr>
          <w:rFonts w:asciiTheme="minorHAnsi" w:hAnsiTheme="minorHAnsi"/>
          <w:i w:val="0"/>
          <w:sz w:val="24"/>
          <w:szCs w:val="24"/>
        </w:rPr>
        <w:t>initial</w:t>
      </w:r>
      <w:r w:rsidR="00246D22">
        <w:rPr>
          <w:rFonts w:asciiTheme="minorHAnsi" w:hAnsiTheme="minorHAnsi"/>
          <w:i w:val="0"/>
          <w:sz w:val="24"/>
          <w:szCs w:val="24"/>
        </w:rPr>
        <w:t xml:space="preserve"> D/A outreach.  The Classified Indicator Study</w:t>
      </w:r>
      <w:r w:rsidR="006E6813">
        <w:rPr>
          <w:rFonts w:asciiTheme="minorHAnsi" w:hAnsiTheme="minorHAnsi"/>
          <w:i w:val="0"/>
          <w:sz w:val="24"/>
          <w:szCs w:val="24"/>
        </w:rPr>
        <w:t>’s</w:t>
      </w:r>
      <w:r w:rsidR="00246D22">
        <w:rPr>
          <w:rFonts w:asciiTheme="minorHAnsi" w:hAnsiTheme="minorHAnsi"/>
          <w:i w:val="0"/>
          <w:sz w:val="24"/>
          <w:szCs w:val="24"/>
        </w:rPr>
        <w:t xml:space="preserve"> four main analysis goals include: a contextual map, impact categorization, uniqueness, and timeliness and volume. In addition, an independent analysis of modern advance persistent threats</w:t>
      </w:r>
      <w:r w:rsidR="00EC136B">
        <w:rPr>
          <w:rFonts w:asciiTheme="minorHAnsi" w:hAnsiTheme="minorHAnsi"/>
          <w:i w:val="0"/>
          <w:sz w:val="24"/>
          <w:szCs w:val="24"/>
        </w:rPr>
        <w:t xml:space="preserve"> </w:t>
      </w:r>
      <w:r w:rsidR="00246D22">
        <w:rPr>
          <w:rFonts w:asciiTheme="minorHAnsi" w:hAnsiTheme="minorHAnsi"/>
          <w:i w:val="0"/>
          <w:sz w:val="24"/>
          <w:szCs w:val="24"/>
        </w:rPr>
        <w:t xml:space="preserve">that will analyze attack vectors of a selection of modern malware and APTs detailing how the Einstein E3A system would defend against these threats.  The D/A outreach has led to onsite </w:t>
      </w:r>
      <w:r w:rsidR="00D840E8">
        <w:rPr>
          <w:rFonts w:asciiTheme="minorHAnsi" w:hAnsiTheme="minorHAnsi"/>
          <w:i w:val="0"/>
          <w:sz w:val="24"/>
          <w:szCs w:val="24"/>
        </w:rPr>
        <w:t xml:space="preserve">system analysis </w:t>
      </w:r>
      <w:r w:rsidR="00246D22">
        <w:rPr>
          <w:rFonts w:asciiTheme="minorHAnsi" w:hAnsiTheme="minorHAnsi"/>
          <w:i w:val="0"/>
          <w:sz w:val="24"/>
          <w:szCs w:val="24"/>
        </w:rPr>
        <w:t>meetings with the departments CIO/CISO teams</w:t>
      </w:r>
      <w:r w:rsidR="00D840E8">
        <w:rPr>
          <w:rFonts w:asciiTheme="minorHAnsi" w:hAnsiTheme="minorHAnsi"/>
          <w:i w:val="0"/>
          <w:sz w:val="24"/>
          <w:szCs w:val="24"/>
        </w:rPr>
        <w:t xml:space="preserve">.  The outcome of these system analysis have led to an initial instantiation of the Cyber.gov </w:t>
      </w:r>
      <w:r w:rsidR="00551903">
        <w:rPr>
          <w:rFonts w:asciiTheme="minorHAnsi" w:hAnsiTheme="minorHAnsi"/>
          <w:i w:val="0"/>
          <w:sz w:val="24"/>
          <w:szCs w:val="24"/>
        </w:rPr>
        <w:t xml:space="preserve">Network Segmentation </w:t>
      </w:r>
      <w:r w:rsidR="00D840E8">
        <w:rPr>
          <w:rFonts w:asciiTheme="minorHAnsi" w:hAnsiTheme="minorHAnsi"/>
          <w:i w:val="0"/>
          <w:sz w:val="24"/>
          <w:szCs w:val="24"/>
        </w:rPr>
        <w:t>architecture v1</w:t>
      </w:r>
      <w:r w:rsidR="00EA7DEA">
        <w:rPr>
          <w:rFonts w:asciiTheme="minorHAnsi" w:hAnsiTheme="minorHAnsi"/>
          <w:i w:val="0"/>
          <w:sz w:val="24"/>
          <w:szCs w:val="24"/>
        </w:rPr>
        <w:t>.0</w:t>
      </w:r>
      <w:r w:rsidR="00D840E8">
        <w:rPr>
          <w:rFonts w:asciiTheme="minorHAnsi" w:hAnsiTheme="minorHAnsi"/>
          <w:i w:val="0"/>
          <w:sz w:val="24"/>
          <w:szCs w:val="24"/>
        </w:rPr>
        <w:t xml:space="preserve"> that includes</w:t>
      </w:r>
      <w:r w:rsidR="00147F95">
        <w:rPr>
          <w:rFonts w:asciiTheme="minorHAnsi" w:hAnsiTheme="minorHAnsi"/>
          <w:i w:val="0"/>
          <w:sz w:val="24"/>
          <w:szCs w:val="24"/>
        </w:rPr>
        <w:t xml:space="preserve"> the following </w:t>
      </w:r>
      <w:r w:rsidR="00D840E8">
        <w:rPr>
          <w:rFonts w:asciiTheme="minorHAnsi" w:hAnsiTheme="minorHAnsi"/>
          <w:i w:val="0"/>
          <w:sz w:val="24"/>
          <w:szCs w:val="24"/>
        </w:rPr>
        <w:t>baseline requirement documentation:</w:t>
      </w:r>
    </w:p>
    <w:p w14:paraId="2A341D19" w14:textId="125DFD0E" w:rsidR="00EC798E" w:rsidRDefault="00D840E8" w:rsidP="00BC30CA">
      <w:pPr>
        <w:pStyle w:val="ParagraphItalics"/>
        <w:numPr>
          <w:ilvl w:val="0"/>
          <w:numId w:val="58"/>
        </w:numPr>
        <w:tabs>
          <w:tab w:val="left" w:pos="1350"/>
        </w:tabs>
        <w:spacing w:before="0" w:after="0"/>
        <w:rPr>
          <w:rFonts w:asciiTheme="minorHAnsi" w:hAnsiTheme="minorHAnsi"/>
          <w:i w:val="0"/>
          <w:sz w:val="24"/>
          <w:szCs w:val="24"/>
        </w:rPr>
      </w:pPr>
      <w:r>
        <w:rPr>
          <w:rFonts w:asciiTheme="minorHAnsi" w:hAnsiTheme="minorHAnsi"/>
          <w:i w:val="0"/>
          <w:sz w:val="24"/>
          <w:szCs w:val="24"/>
        </w:rPr>
        <w:t>Architecture Specification</w:t>
      </w:r>
    </w:p>
    <w:p w14:paraId="12A8089C" w14:textId="06E60DF1" w:rsidR="00D840E8" w:rsidRDefault="00D840E8" w:rsidP="00BC30CA">
      <w:pPr>
        <w:pStyle w:val="ParagraphItalics"/>
        <w:numPr>
          <w:ilvl w:val="0"/>
          <w:numId w:val="58"/>
        </w:numPr>
        <w:tabs>
          <w:tab w:val="left" w:pos="1350"/>
        </w:tabs>
        <w:spacing w:before="0" w:after="0"/>
        <w:rPr>
          <w:rFonts w:asciiTheme="minorHAnsi" w:hAnsiTheme="minorHAnsi"/>
          <w:i w:val="0"/>
          <w:sz w:val="24"/>
          <w:szCs w:val="24"/>
        </w:rPr>
      </w:pPr>
      <w:r>
        <w:rPr>
          <w:rFonts w:asciiTheme="minorHAnsi" w:hAnsiTheme="minorHAnsi"/>
          <w:i w:val="0"/>
          <w:sz w:val="24"/>
          <w:szCs w:val="24"/>
        </w:rPr>
        <w:t xml:space="preserve">Application Isolation </w:t>
      </w:r>
    </w:p>
    <w:p w14:paraId="74C6BA4D" w14:textId="31A12DDA" w:rsidR="00D840E8" w:rsidRDefault="00D840E8" w:rsidP="00BC30CA">
      <w:pPr>
        <w:pStyle w:val="ParagraphItalics"/>
        <w:numPr>
          <w:ilvl w:val="0"/>
          <w:numId w:val="58"/>
        </w:numPr>
        <w:tabs>
          <w:tab w:val="left" w:pos="1350"/>
        </w:tabs>
        <w:spacing w:before="0" w:after="0"/>
        <w:rPr>
          <w:rFonts w:asciiTheme="minorHAnsi" w:hAnsiTheme="minorHAnsi"/>
          <w:i w:val="0"/>
          <w:sz w:val="24"/>
          <w:szCs w:val="24"/>
        </w:rPr>
      </w:pPr>
      <w:r>
        <w:rPr>
          <w:rFonts w:asciiTheme="minorHAnsi" w:hAnsiTheme="minorHAnsi"/>
          <w:i w:val="0"/>
          <w:sz w:val="24"/>
          <w:szCs w:val="24"/>
        </w:rPr>
        <w:t>Network Segmentation</w:t>
      </w:r>
    </w:p>
    <w:p w14:paraId="42B194AB" w14:textId="59F8CF22" w:rsidR="00D840E8" w:rsidRDefault="00EA7DEA" w:rsidP="00BC30CA">
      <w:pPr>
        <w:pStyle w:val="ParagraphItalics"/>
        <w:numPr>
          <w:ilvl w:val="0"/>
          <w:numId w:val="58"/>
        </w:numPr>
        <w:tabs>
          <w:tab w:val="left" w:pos="1350"/>
        </w:tabs>
        <w:spacing w:before="0" w:after="0"/>
        <w:rPr>
          <w:rFonts w:asciiTheme="minorHAnsi" w:hAnsiTheme="minorHAnsi"/>
          <w:i w:val="0"/>
          <w:sz w:val="24"/>
          <w:szCs w:val="24"/>
        </w:rPr>
      </w:pPr>
      <w:r>
        <w:rPr>
          <w:rFonts w:asciiTheme="minorHAnsi" w:hAnsiTheme="minorHAnsi"/>
          <w:i w:val="0"/>
          <w:sz w:val="24"/>
          <w:szCs w:val="24"/>
        </w:rPr>
        <w:t>Authentication and Identification</w:t>
      </w:r>
    </w:p>
    <w:p w14:paraId="5DB3E8DA" w14:textId="43A86273" w:rsidR="00EA7DEA" w:rsidRDefault="00EA7DEA" w:rsidP="00BC30CA">
      <w:pPr>
        <w:pStyle w:val="ParagraphItalics"/>
        <w:numPr>
          <w:ilvl w:val="0"/>
          <w:numId w:val="58"/>
        </w:numPr>
        <w:tabs>
          <w:tab w:val="left" w:pos="1350"/>
        </w:tabs>
        <w:spacing w:before="0" w:after="0"/>
        <w:rPr>
          <w:rFonts w:asciiTheme="minorHAnsi" w:hAnsiTheme="minorHAnsi"/>
          <w:i w:val="0"/>
          <w:sz w:val="24"/>
          <w:szCs w:val="24"/>
        </w:rPr>
      </w:pPr>
      <w:r>
        <w:rPr>
          <w:rFonts w:asciiTheme="minorHAnsi" w:hAnsiTheme="minorHAnsi"/>
          <w:i w:val="0"/>
          <w:sz w:val="24"/>
          <w:szCs w:val="24"/>
        </w:rPr>
        <w:t>Software Defined Perimeter</w:t>
      </w:r>
    </w:p>
    <w:p w14:paraId="5F01F136" w14:textId="77777777" w:rsidR="00551903" w:rsidRDefault="00551903" w:rsidP="00551903">
      <w:pPr>
        <w:pStyle w:val="ParagraphItalics"/>
        <w:tabs>
          <w:tab w:val="left" w:pos="1350"/>
        </w:tabs>
        <w:spacing w:before="0" w:after="0"/>
        <w:ind w:left="2070"/>
        <w:rPr>
          <w:rFonts w:asciiTheme="minorHAnsi" w:hAnsiTheme="minorHAnsi"/>
          <w:i w:val="0"/>
          <w:sz w:val="24"/>
          <w:szCs w:val="24"/>
        </w:rPr>
      </w:pPr>
    </w:p>
    <w:p w14:paraId="6FF2EBE0" w14:textId="77777777" w:rsidR="00AB6CA5" w:rsidRDefault="00BC1745" w:rsidP="00BC30CA">
      <w:pPr>
        <w:pStyle w:val="ParagraphItalics"/>
        <w:tabs>
          <w:tab w:val="left" w:pos="1350"/>
        </w:tabs>
        <w:spacing w:before="0" w:after="0"/>
        <w:rPr>
          <w:rFonts w:asciiTheme="minorHAnsi" w:hAnsiTheme="minorHAnsi"/>
          <w:i w:val="0"/>
          <w:sz w:val="24"/>
          <w:szCs w:val="24"/>
        </w:rPr>
      </w:pPr>
      <w:r>
        <w:rPr>
          <w:rFonts w:asciiTheme="minorHAnsi" w:hAnsiTheme="minorHAnsi"/>
          <w:i w:val="0"/>
          <w:sz w:val="24"/>
          <w:szCs w:val="24"/>
        </w:rPr>
        <w:t xml:space="preserve">              Cyber.gov will establish testbeds and model and simulation infrastructure to test</w:t>
      </w:r>
    </w:p>
    <w:p w14:paraId="5085D08A" w14:textId="77777777" w:rsidR="00AB6CA5" w:rsidRDefault="00AB6CA5" w:rsidP="00BC30CA">
      <w:pPr>
        <w:pStyle w:val="ParagraphItalics"/>
        <w:tabs>
          <w:tab w:val="left" w:pos="1350"/>
        </w:tabs>
        <w:spacing w:before="0" w:after="0"/>
        <w:rPr>
          <w:rFonts w:asciiTheme="minorHAnsi" w:hAnsiTheme="minorHAnsi"/>
          <w:i w:val="0"/>
          <w:sz w:val="24"/>
          <w:szCs w:val="24"/>
        </w:rPr>
      </w:pPr>
      <w:r>
        <w:rPr>
          <w:rFonts w:asciiTheme="minorHAnsi" w:hAnsiTheme="minorHAnsi"/>
          <w:i w:val="0"/>
          <w:sz w:val="24"/>
          <w:szCs w:val="24"/>
        </w:rPr>
        <w:t xml:space="preserve">       </w:t>
      </w:r>
      <w:r w:rsidR="00BC1745">
        <w:rPr>
          <w:rFonts w:asciiTheme="minorHAnsi" w:hAnsiTheme="minorHAnsi"/>
          <w:i w:val="0"/>
          <w:sz w:val="24"/>
          <w:szCs w:val="24"/>
        </w:rPr>
        <w:t xml:space="preserve"> </w:t>
      </w:r>
      <w:r>
        <w:rPr>
          <w:rFonts w:asciiTheme="minorHAnsi" w:hAnsiTheme="minorHAnsi"/>
          <w:i w:val="0"/>
          <w:sz w:val="24"/>
          <w:szCs w:val="24"/>
        </w:rPr>
        <w:t xml:space="preserve">      </w:t>
      </w:r>
      <w:r w:rsidR="00BC1745">
        <w:rPr>
          <w:rFonts w:asciiTheme="minorHAnsi" w:hAnsiTheme="minorHAnsi"/>
          <w:i w:val="0"/>
          <w:sz w:val="24"/>
          <w:szCs w:val="24"/>
        </w:rPr>
        <w:t xml:space="preserve">out the spiral phases of each instantiation of the architecture with broader testing </w:t>
      </w:r>
    </w:p>
    <w:p w14:paraId="21C9D04A" w14:textId="77777777" w:rsidR="00AB6CA5" w:rsidRDefault="00AB6CA5" w:rsidP="00BC30CA">
      <w:pPr>
        <w:pStyle w:val="ParagraphItalics"/>
        <w:tabs>
          <w:tab w:val="left" w:pos="1350"/>
        </w:tabs>
        <w:spacing w:before="0" w:after="0"/>
        <w:rPr>
          <w:rFonts w:asciiTheme="minorHAnsi" w:hAnsiTheme="minorHAnsi"/>
          <w:i w:val="0"/>
          <w:sz w:val="24"/>
          <w:szCs w:val="24"/>
        </w:rPr>
      </w:pPr>
      <w:r>
        <w:rPr>
          <w:rFonts w:asciiTheme="minorHAnsi" w:hAnsiTheme="minorHAnsi"/>
          <w:i w:val="0"/>
          <w:sz w:val="24"/>
          <w:szCs w:val="24"/>
        </w:rPr>
        <w:t xml:space="preserve">              </w:t>
      </w:r>
      <w:r w:rsidR="00BC1745">
        <w:rPr>
          <w:rFonts w:asciiTheme="minorHAnsi" w:hAnsiTheme="minorHAnsi"/>
          <w:i w:val="0"/>
          <w:sz w:val="24"/>
          <w:szCs w:val="24"/>
        </w:rPr>
        <w:t xml:space="preserve">in a D/A Representative Network (DARN) of the full architecture. These DARN </w:t>
      </w:r>
    </w:p>
    <w:p w14:paraId="5320599A" w14:textId="77777777" w:rsidR="00AB6CA5" w:rsidRDefault="00AB6CA5" w:rsidP="00BC30CA">
      <w:pPr>
        <w:pStyle w:val="ParagraphItalics"/>
        <w:tabs>
          <w:tab w:val="left" w:pos="1350"/>
        </w:tabs>
        <w:spacing w:before="0" w:after="0"/>
        <w:rPr>
          <w:rFonts w:asciiTheme="minorHAnsi" w:hAnsiTheme="minorHAnsi"/>
          <w:i w:val="0"/>
          <w:sz w:val="24"/>
          <w:szCs w:val="24"/>
        </w:rPr>
      </w:pPr>
      <w:r>
        <w:rPr>
          <w:rFonts w:asciiTheme="minorHAnsi" w:hAnsiTheme="minorHAnsi"/>
          <w:i w:val="0"/>
          <w:sz w:val="24"/>
          <w:szCs w:val="24"/>
        </w:rPr>
        <w:t xml:space="preserve">              </w:t>
      </w:r>
      <w:r w:rsidR="00BC1745">
        <w:rPr>
          <w:rFonts w:asciiTheme="minorHAnsi" w:hAnsiTheme="minorHAnsi"/>
          <w:i w:val="0"/>
          <w:sz w:val="24"/>
          <w:szCs w:val="24"/>
        </w:rPr>
        <w:t xml:space="preserve">events will be baselined into D/A proof of concept and piloted opportunities of </w:t>
      </w:r>
    </w:p>
    <w:p w14:paraId="751D5D0F" w14:textId="36F91FB3" w:rsidR="00AB6CA5" w:rsidRDefault="00AB6CA5" w:rsidP="00BC30CA">
      <w:pPr>
        <w:pStyle w:val="ParagraphItalics"/>
        <w:tabs>
          <w:tab w:val="left" w:pos="1350"/>
        </w:tabs>
        <w:spacing w:before="0" w:after="0"/>
        <w:rPr>
          <w:rFonts w:asciiTheme="minorHAnsi" w:hAnsiTheme="minorHAnsi"/>
          <w:i w:val="0"/>
          <w:sz w:val="24"/>
          <w:szCs w:val="24"/>
        </w:rPr>
      </w:pPr>
      <w:r>
        <w:rPr>
          <w:rFonts w:asciiTheme="minorHAnsi" w:hAnsiTheme="minorHAnsi"/>
          <w:i w:val="0"/>
          <w:sz w:val="24"/>
          <w:szCs w:val="24"/>
        </w:rPr>
        <w:t xml:space="preserve">              </w:t>
      </w:r>
      <w:r w:rsidR="00551711">
        <w:rPr>
          <w:rFonts w:asciiTheme="minorHAnsi" w:hAnsiTheme="minorHAnsi"/>
          <w:i w:val="0"/>
          <w:sz w:val="24"/>
          <w:szCs w:val="24"/>
        </w:rPr>
        <w:t xml:space="preserve">select D/A </w:t>
      </w:r>
      <w:r w:rsidR="00BC1745">
        <w:rPr>
          <w:rFonts w:asciiTheme="minorHAnsi" w:hAnsiTheme="minorHAnsi"/>
          <w:i w:val="0"/>
          <w:sz w:val="24"/>
          <w:szCs w:val="24"/>
        </w:rPr>
        <w:t xml:space="preserve">and select SLTT agencies.  The feedback from these opportunities will </w:t>
      </w:r>
    </w:p>
    <w:p w14:paraId="41CA36D2" w14:textId="133D9EA9" w:rsidR="00AB6CA5" w:rsidRDefault="00AB6CA5" w:rsidP="00BC30CA">
      <w:pPr>
        <w:pStyle w:val="ParagraphItalics"/>
        <w:tabs>
          <w:tab w:val="left" w:pos="1350"/>
        </w:tabs>
        <w:spacing w:before="0" w:after="0"/>
        <w:rPr>
          <w:rFonts w:asciiTheme="minorHAnsi" w:hAnsiTheme="minorHAnsi"/>
          <w:i w:val="0"/>
          <w:sz w:val="24"/>
          <w:szCs w:val="24"/>
        </w:rPr>
      </w:pPr>
      <w:r>
        <w:rPr>
          <w:rFonts w:asciiTheme="minorHAnsi" w:hAnsiTheme="minorHAnsi"/>
          <w:i w:val="0"/>
          <w:sz w:val="24"/>
          <w:szCs w:val="24"/>
        </w:rPr>
        <w:t xml:space="preserve">              Influence</w:t>
      </w:r>
      <w:r w:rsidR="00BC1745">
        <w:rPr>
          <w:rFonts w:asciiTheme="minorHAnsi" w:hAnsiTheme="minorHAnsi"/>
          <w:i w:val="0"/>
          <w:sz w:val="24"/>
          <w:szCs w:val="24"/>
        </w:rPr>
        <w:t xml:space="preserve"> the next version release of detailed technical capabilities and components</w:t>
      </w:r>
    </w:p>
    <w:p w14:paraId="097CFE4C" w14:textId="77777777" w:rsidR="00AB6CA5" w:rsidRDefault="00AB6CA5" w:rsidP="00BC30CA">
      <w:pPr>
        <w:pStyle w:val="ParagraphItalics"/>
        <w:tabs>
          <w:tab w:val="left" w:pos="1350"/>
        </w:tabs>
        <w:spacing w:before="0" w:after="0"/>
        <w:rPr>
          <w:rFonts w:asciiTheme="minorHAnsi" w:hAnsiTheme="minorHAnsi"/>
          <w:i w:val="0"/>
          <w:sz w:val="24"/>
          <w:szCs w:val="24"/>
        </w:rPr>
      </w:pPr>
      <w:r>
        <w:rPr>
          <w:rFonts w:asciiTheme="minorHAnsi" w:hAnsiTheme="minorHAnsi"/>
          <w:i w:val="0"/>
          <w:sz w:val="24"/>
          <w:szCs w:val="24"/>
        </w:rPr>
        <w:t xml:space="preserve">             </w:t>
      </w:r>
      <w:r w:rsidR="00BC1745">
        <w:rPr>
          <w:rFonts w:asciiTheme="minorHAnsi" w:hAnsiTheme="minorHAnsi"/>
          <w:i w:val="0"/>
          <w:sz w:val="24"/>
          <w:szCs w:val="24"/>
        </w:rPr>
        <w:t xml:space="preserve"> of the architecture.  The eventual adoption of the architecture will be through </w:t>
      </w:r>
    </w:p>
    <w:p w14:paraId="577008AF" w14:textId="77777777" w:rsidR="00AB6CA5" w:rsidRDefault="00AB6CA5" w:rsidP="00BC30CA">
      <w:pPr>
        <w:pStyle w:val="ParagraphItalics"/>
        <w:tabs>
          <w:tab w:val="left" w:pos="1350"/>
        </w:tabs>
        <w:spacing w:before="0" w:after="0"/>
        <w:rPr>
          <w:rFonts w:asciiTheme="minorHAnsi" w:hAnsiTheme="minorHAnsi"/>
          <w:i w:val="0"/>
          <w:sz w:val="24"/>
          <w:szCs w:val="24"/>
        </w:rPr>
      </w:pPr>
      <w:r>
        <w:rPr>
          <w:rFonts w:asciiTheme="minorHAnsi" w:hAnsiTheme="minorHAnsi"/>
          <w:i w:val="0"/>
          <w:sz w:val="24"/>
          <w:szCs w:val="24"/>
        </w:rPr>
        <w:t xml:space="preserve">              </w:t>
      </w:r>
      <w:r w:rsidR="00BC1745">
        <w:rPr>
          <w:rFonts w:asciiTheme="minorHAnsi" w:hAnsiTheme="minorHAnsi"/>
          <w:i w:val="0"/>
          <w:sz w:val="24"/>
          <w:szCs w:val="24"/>
        </w:rPr>
        <w:t>iterative peer reviews inside the Federal Register and through coordination with</w:t>
      </w:r>
    </w:p>
    <w:p w14:paraId="5F0BF00C" w14:textId="18E80FBA" w:rsidR="00BC1745" w:rsidRDefault="00AB6CA5" w:rsidP="00BC30CA">
      <w:pPr>
        <w:pStyle w:val="ParagraphItalics"/>
        <w:tabs>
          <w:tab w:val="left" w:pos="1350"/>
        </w:tabs>
        <w:spacing w:before="0" w:after="0"/>
        <w:rPr>
          <w:rFonts w:asciiTheme="minorHAnsi" w:hAnsiTheme="minorHAnsi"/>
          <w:i w:val="0"/>
          <w:sz w:val="24"/>
          <w:szCs w:val="24"/>
        </w:rPr>
      </w:pPr>
      <w:r>
        <w:rPr>
          <w:rFonts w:asciiTheme="minorHAnsi" w:hAnsiTheme="minorHAnsi"/>
          <w:i w:val="0"/>
          <w:sz w:val="24"/>
          <w:szCs w:val="24"/>
        </w:rPr>
        <w:lastRenderedPageBreak/>
        <w:t xml:space="preserve">             </w:t>
      </w:r>
      <w:r w:rsidR="00BC1745">
        <w:rPr>
          <w:rFonts w:asciiTheme="minorHAnsi" w:hAnsiTheme="minorHAnsi"/>
          <w:i w:val="0"/>
          <w:sz w:val="24"/>
          <w:szCs w:val="24"/>
        </w:rPr>
        <w:t xml:space="preserve"> NIST working group and cybersecurity framework standards. </w:t>
      </w:r>
    </w:p>
    <w:p w14:paraId="79312FF0" w14:textId="77777777" w:rsidR="00F34664" w:rsidRDefault="00F34664" w:rsidP="00BC30CA">
      <w:pPr>
        <w:pStyle w:val="ParagraphItalics"/>
        <w:tabs>
          <w:tab w:val="left" w:pos="1350"/>
        </w:tabs>
        <w:spacing w:before="0" w:after="0"/>
        <w:rPr>
          <w:rFonts w:asciiTheme="minorHAnsi" w:hAnsiTheme="minorHAnsi"/>
          <w:i w:val="0"/>
          <w:sz w:val="24"/>
          <w:szCs w:val="24"/>
        </w:rPr>
      </w:pPr>
    </w:p>
    <w:p w14:paraId="6F090884" w14:textId="0522663F" w:rsidR="00F34664" w:rsidRDefault="009D088F" w:rsidP="00BC30CA">
      <w:pPr>
        <w:pStyle w:val="ParagraphItalics"/>
        <w:tabs>
          <w:tab w:val="left" w:pos="1350"/>
        </w:tabs>
        <w:spacing w:before="0" w:after="0"/>
        <w:rPr>
          <w:rFonts w:asciiTheme="minorHAnsi" w:hAnsiTheme="minorHAnsi"/>
          <w:i w:val="0"/>
          <w:sz w:val="24"/>
          <w:szCs w:val="24"/>
        </w:rPr>
      </w:pPr>
      <w:r w:rsidRPr="009D088F">
        <w:rPr>
          <w:rFonts w:asciiTheme="minorHAnsi" w:hAnsiTheme="minorHAnsi"/>
          <w:i w:val="0"/>
          <w:noProof/>
          <w:sz w:val="24"/>
          <w:szCs w:val="24"/>
        </w:rPr>
        <w:drawing>
          <wp:inline distT="0" distB="0" distL="0" distR="0" wp14:anchorId="13B924CE" wp14:editId="16F3CE9A">
            <wp:extent cx="6604976" cy="3961765"/>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0" t="17093" r="-500" b="-5557"/>
                    <a:stretch/>
                  </pic:blipFill>
                  <pic:spPr bwMode="auto">
                    <a:xfrm>
                      <a:off x="0" y="0"/>
                      <a:ext cx="6708967" cy="4024141"/>
                    </a:xfrm>
                    <a:prstGeom prst="rect">
                      <a:avLst/>
                    </a:prstGeom>
                    <a:ln>
                      <a:noFill/>
                    </a:ln>
                    <a:extLst>
                      <a:ext uri="{53640926-AAD7-44D8-BBD7-CCE9431645EC}">
                        <a14:shadowObscured xmlns:a14="http://schemas.microsoft.com/office/drawing/2010/main"/>
                      </a:ext>
                    </a:extLst>
                  </pic:spPr>
                </pic:pic>
              </a:graphicData>
            </a:graphic>
          </wp:inline>
        </w:drawing>
      </w:r>
    </w:p>
    <w:p w14:paraId="17E67AE5" w14:textId="77777777" w:rsidR="00214A3E" w:rsidRDefault="009D088F" w:rsidP="00BC30CA">
      <w:pPr>
        <w:pStyle w:val="ParagraphItalics"/>
        <w:tabs>
          <w:tab w:val="left" w:pos="1350"/>
        </w:tabs>
        <w:spacing w:before="0" w:after="0"/>
        <w:rPr>
          <w:ins w:id="45" w:author="Collins, David (CTR)" w:date="2017-09-22T15:00:00Z"/>
          <w:rFonts w:asciiTheme="minorHAnsi" w:hAnsiTheme="minorHAnsi"/>
          <w:b/>
          <w:i w:val="0"/>
          <w:sz w:val="20"/>
          <w:szCs w:val="22"/>
        </w:rPr>
      </w:pPr>
      <w:r>
        <w:rPr>
          <w:rFonts w:asciiTheme="minorHAnsi" w:hAnsiTheme="minorHAnsi"/>
          <w:b/>
          <w:i w:val="0"/>
          <w:sz w:val="20"/>
          <w:szCs w:val="22"/>
        </w:rPr>
        <w:tab/>
      </w:r>
      <w:r>
        <w:rPr>
          <w:rFonts w:asciiTheme="minorHAnsi" w:hAnsiTheme="minorHAnsi"/>
          <w:b/>
          <w:i w:val="0"/>
          <w:sz w:val="20"/>
          <w:szCs w:val="22"/>
        </w:rPr>
        <w:tab/>
      </w:r>
      <w:r>
        <w:rPr>
          <w:rFonts w:asciiTheme="minorHAnsi" w:hAnsiTheme="minorHAnsi"/>
          <w:b/>
          <w:i w:val="0"/>
          <w:sz w:val="20"/>
          <w:szCs w:val="22"/>
        </w:rPr>
        <w:tab/>
      </w:r>
      <w:r>
        <w:rPr>
          <w:rFonts w:asciiTheme="minorHAnsi" w:hAnsiTheme="minorHAnsi"/>
          <w:b/>
          <w:i w:val="0"/>
          <w:sz w:val="20"/>
          <w:szCs w:val="22"/>
        </w:rPr>
        <w:tab/>
        <w:t xml:space="preserve">    </w:t>
      </w:r>
    </w:p>
    <w:p w14:paraId="4E0A0AA6" w14:textId="6941FFA0" w:rsidR="00934710" w:rsidRDefault="009D088F">
      <w:pPr>
        <w:pStyle w:val="ParagraphItalics"/>
        <w:tabs>
          <w:tab w:val="left" w:pos="1350"/>
        </w:tabs>
        <w:spacing w:before="0" w:after="0"/>
        <w:jc w:val="center"/>
        <w:rPr>
          <w:rFonts w:asciiTheme="minorHAnsi" w:hAnsiTheme="minorHAnsi"/>
          <w:b/>
          <w:i w:val="0"/>
          <w:sz w:val="20"/>
          <w:szCs w:val="22"/>
        </w:rPr>
        <w:pPrChange w:id="46" w:author="Collins, David (CTR)" w:date="2017-09-22T15:01:00Z">
          <w:pPr>
            <w:pStyle w:val="ParagraphItalics"/>
            <w:tabs>
              <w:tab w:val="left" w:pos="1350"/>
            </w:tabs>
            <w:spacing w:before="0" w:after="0"/>
          </w:pPr>
        </w:pPrChange>
      </w:pPr>
      <w:r w:rsidRPr="00442696">
        <w:rPr>
          <w:rFonts w:asciiTheme="minorHAnsi" w:hAnsiTheme="minorHAnsi"/>
          <w:b/>
          <w:i w:val="0"/>
          <w:sz w:val="20"/>
          <w:szCs w:val="22"/>
        </w:rPr>
        <w:t xml:space="preserve">Figure </w:t>
      </w:r>
      <w:r w:rsidR="00164440">
        <w:rPr>
          <w:rFonts w:asciiTheme="minorHAnsi" w:hAnsiTheme="minorHAnsi"/>
          <w:b/>
          <w:i w:val="0"/>
          <w:sz w:val="20"/>
          <w:szCs w:val="22"/>
        </w:rPr>
        <w:t>4</w:t>
      </w:r>
      <w:r w:rsidRPr="00442696">
        <w:rPr>
          <w:rFonts w:asciiTheme="minorHAnsi" w:hAnsiTheme="minorHAnsi"/>
          <w:b/>
          <w:i w:val="0"/>
          <w:sz w:val="20"/>
          <w:szCs w:val="22"/>
        </w:rPr>
        <w:t xml:space="preserve">: </w:t>
      </w:r>
      <w:r w:rsidR="00904D4D">
        <w:rPr>
          <w:rFonts w:asciiTheme="minorHAnsi" w:hAnsiTheme="minorHAnsi"/>
          <w:b/>
          <w:i w:val="0"/>
          <w:sz w:val="20"/>
          <w:szCs w:val="22"/>
        </w:rPr>
        <w:t>High-Level Roadmap</w:t>
      </w:r>
    </w:p>
    <w:p w14:paraId="019257BC" w14:textId="77777777" w:rsidR="009D088F" w:rsidRDefault="009D088F" w:rsidP="00BC30CA">
      <w:pPr>
        <w:pStyle w:val="ParagraphItalics"/>
        <w:tabs>
          <w:tab w:val="left" w:pos="1350"/>
        </w:tabs>
        <w:spacing w:before="0" w:after="0"/>
        <w:rPr>
          <w:rFonts w:asciiTheme="minorHAnsi" w:hAnsiTheme="minorHAnsi"/>
          <w:i w:val="0"/>
          <w:sz w:val="24"/>
          <w:szCs w:val="24"/>
        </w:rPr>
      </w:pPr>
    </w:p>
    <w:p w14:paraId="79D0514B" w14:textId="2B35AA07" w:rsidR="00EA7DEA" w:rsidRDefault="00934710">
      <w:pPr>
        <w:pStyle w:val="ParagraphItalics"/>
        <w:tabs>
          <w:tab w:val="left" w:pos="1350"/>
        </w:tabs>
        <w:spacing w:before="0" w:after="0"/>
        <w:ind w:left="720"/>
        <w:rPr>
          <w:rFonts w:asciiTheme="minorHAnsi" w:hAnsiTheme="minorHAnsi"/>
          <w:i w:val="0"/>
          <w:sz w:val="24"/>
          <w:szCs w:val="24"/>
        </w:rPr>
      </w:pPr>
      <w:r>
        <w:rPr>
          <w:rFonts w:asciiTheme="minorHAnsi" w:hAnsiTheme="minorHAnsi"/>
          <w:i w:val="0"/>
          <w:sz w:val="24"/>
          <w:szCs w:val="24"/>
        </w:rPr>
        <w:tab/>
      </w:r>
      <w:r>
        <w:rPr>
          <w:rFonts w:asciiTheme="minorHAnsi" w:hAnsiTheme="minorHAnsi"/>
          <w:i w:val="0"/>
          <w:sz w:val="24"/>
          <w:szCs w:val="24"/>
        </w:rPr>
        <w:tab/>
      </w:r>
      <w:r w:rsidR="00EA7DEA">
        <w:rPr>
          <w:rFonts w:asciiTheme="minorHAnsi" w:hAnsiTheme="minorHAnsi"/>
          <w:i w:val="0"/>
          <w:sz w:val="24"/>
          <w:szCs w:val="24"/>
        </w:rPr>
        <w:t xml:space="preserve">       </w:t>
      </w:r>
    </w:p>
    <w:p w14:paraId="6FC3B037" w14:textId="439555AC" w:rsidR="00AB6CA5" w:rsidRDefault="00AB6CA5" w:rsidP="00BC30CA">
      <w:pPr>
        <w:pStyle w:val="ParagraphItalics"/>
        <w:tabs>
          <w:tab w:val="left" w:pos="1350"/>
        </w:tabs>
        <w:spacing w:before="0" w:after="0"/>
        <w:rPr>
          <w:rStyle w:val="Heading3Char"/>
          <w:sz w:val="24"/>
        </w:rPr>
      </w:pPr>
      <w:r>
        <w:rPr>
          <w:rFonts w:asciiTheme="minorHAnsi" w:hAnsiTheme="minorHAnsi"/>
          <w:i w:val="0"/>
          <w:sz w:val="24"/>
          <w:szCs w:val="24"/>
        </w:rPr>
        <w:tab/>
      </w:r>
      <w:r w:rsidR="00B478B4">
        <w:rPr>
          <w:rFonts w:asciiTheme="minorHAnsi" w:hAnsiTheme="minorHAnsi"/>
          <w:b/>
          <w:i w:val="0"/>
          <w:sz w:val="24"/>
          <w:szCs w:val="26"/>
        </w:rPr>
        <w:t>1.4.2.1</w:t>
      </w:r>
      <w:r w:rsidRPr="00BC30CA">
        <w:rPr>
          <w:rFonts w:asciiTheme="minorHAnsi" w:hAnsiTheme="minorHAnsi"/>
          <w:b/>
          <w:i w:val="0"/>
          <w:sz w:val="24"/>
          <w:szCs w:val="26"/>
        </w:rPr>
        <w:t xml:space="preserve"> </w:t>
      </w:r>
      <w:r w:rsidRPr="00BC30CA">
        <w:rPr>
          <w:rStyle w:val="Heading3Char"/>
          <w:sz w:val="24"/>
        </w:rPr>
        <w:t>Process</w:t>
      </w:r>
      <w:r w:rsidR="008B0695">
        <w:rPr>
          <w:rStyle w:val="Heading3Char"/>
          <w:sz w:val="24"/>
        </w:rPr>
        <w:t xml:space="preserve"> Review</w:t>
      </w:r>
      <w:r w:rsidRPr="00BC30CA">
        <w:rPr>
          <w:rStyle w:val="Heading3Char"/>
          <w:sz w:val="24"/>
        </w:rPr>
        <w:t xml:space="preserve"> Criteria</w:t>
      </w:r>
    </w:p>
    <w:p w14:paraId="54A3C8F4" w14:textId="2A61213E" w:rsidR="0040017D" w:rsidRDefault="0040017D" w:rsidP="00BC30CA">
      <w:pPr>
        <w:pStyle w:val="ParagraphItalics"/>
        <w:tabs>
          <w:tab w:val="left" w:pos="1350"/>
        </w:tabs>
        <w:spacing w:before="0" w:after="0"/>
        <w:rPr>
          <w:rStyle w:val="Heading3Char"/>
          <w:b w:val="0"/>
          <w:i w:val="0"/>
          <w:sz w:val="24"/>
        </w:rPr>
      </w:pPr>
      <w:r>
        <w:rPr>
          <w:rStyle w:val="Heading3Char"/>
          <w:b w:val="0"/>
          <w:i w:val="0"/>
          <w:sz w:val="24"/>
        </w:rPr>
        <w:tab/>
      </w:r>
    </w:p>
    <w:p w14:paraId="2A18E757" w14:textId="77777777" w:rsidR="001C7BDF" w:rsidRDefault="0040017D" w:rsidP="00BC30CA">
      <w:pPr>
        <w:pStyle w:val="ParagraphItalics"/>
        <w:tabs>
          <w:tab w:val="left" w:pos="1350"/>
        </w:tabs>
        <w:spacing w:before="0" w:after="0"/>
        <w:rPr>
          <w:rStyle w:val="Heading3Char"/>
          <w:rFonts w:asciiTheme="minorHAnsi" w:hAnsiTheme="minorHAnsi"/>
          <w:b w:val="0"/>
          <w:i w:val="0"/>
          <w:sz w:val="24"/>
        </w:rPr>
      </w:pPr>
      <w:r>
        <w:rPr>
          <w:rStyle w:val="Heading3Char"/>
          <w:b w:val="0"/>
          <w:i w:val="0"/>
          <w:sz w:val="24"/>
        </w:rPr>
        <w:t xml:space="preserve">            </w:t>
      </w:r>
      <w:r w:rsidRPr="00BC30CA">
        <w:rPr>
          <w:rStyle w:val="Heading3Char"/>
          <w:rFonts w:asciiTheme="minorHAnsi" w:hAnsiTheme="minorHAnsi"/>
          <w:b w:val="0"/>
          <w:i w:val="0"/>
          <w:sz w:val="24"/>
        </w:rPr>
        <w:t xml:space="preserve">Cyber. </w:t>
      </w:r>
      <w:r w:rsidRPr="0040017D">
        <w:rPr>
          <w:rStyle w:val="Heading3Char"/>
          <w:rFonts w:asciiTheme="minorHAnsi" w:hAnsiTheme="minorHAnsi"/>
          <w:b w:val="0"/>
          <w:i w:val="0"/>
          <w:sz w:val="24"/>
        </w:rPr>
        <w:t>Gov</w:t>
      </w:r>
      <w:r>
        <w:rPr>
          <w:rStyle w:val="Heading3Char"/>
          <w:rFonts w:asciiTheme="minorHAnsi" w:hAnsiTheme="minorHAnsi"/>
          <w:b w:val="0"/>
          <w:i w:val="0"/>
          <w:sz w:val="24"/>
        </w:rPr>
        <w:t xml:space="preserve"> will develop an architecture based</w:t>
      </w:r>
      <w:r w:rsidR="001C7BDF">
        <w:rPr>
          <w:rStyle w:val="Heading3Char"/>
          <w:rFonts w:asciiTheme="minorHAnsi" w:hAnsiTheme="minorHAnsi"/>
          <w:b w:val="0"/>
          <w:i w:val="0"/>
          <w:sz w:val="24"/>
        </w:rPr>
        <w:t xml:space="preserve"> upon a transparent and validated</w:t>
      </w:r>
    </w:p>
    <w:p w14:paraId="5C176649" w14:textId="77777777" w:rsidR="001C7BDF" w:rsidRDefault="001C7BDF" w:rsidP="00BC30CA">
      <w:pPr>
        <w:pStyle w:val="ParagraphItalics"/>
        <w:tabs>
          <w:tab w:val="left" w:pos="1350"/>
        </w:tabs>
        <w:spacing w:before="0" w:after="0"/>
        <w:rPr>
          <w:rStyle w:val="Heading3Char"/>
          <w:rFonts w:asciiTheme="minorHAnsi" w:hAnsiTheme="minorHAnsi"/>
          <w:b w:val="0"/>
          <w:i w:val="0"/>
          <w:sz w:val="24"/>
        </w:rPr>
      </w:pPr>
      <w:r>
        <w:rPr>
          <w:rStyle w:val="Heading3Char"/>
          <w:rFonts w:asciiTheme="minorHAnsi" w:hAnsiTheme="minorHAnsi"/>
          <w:b w:val="0"/>
          <w:i w:val="0"/>
          <w:sz w:val="24"/>
        </w:rPr>
        <w:t xml:space="preserve">            process review for each instantiation release of the architecture.  Illustrated here,</w:t>
      </w:r>
    </w:p>
    <w:p w14:paraId="036BA5A9" w14:textId="77777777" w:rsidR="0057159D" w:rsidRDefault="001C7BDF" w:rsidP="00BC30CA">
      <w:pPr>
        <w:pStyle w:val="ParagraphItalics"/>
        <w:tabs>
          <w:tab w:val="left" w:pos="1350"/>
        </w:tabs>
        <w:spacing w:before="0" w:after="0"/>
        <w:rPr>
          <w:rStyle w:val="Heading3Char"/>
          <w:rFonts w:asciiTheme="minorHAnsi" w:hAnsiTheme="minorHAnsi"/>
          <w:b w:val="0"/>
          <w:i w:val="0"/>
          <w:sz w:val="24"/>
        </w:rPr>
      </w:pPr>
      <w:r>
        <w:rPr>
          <w:rStyle w:val="Heading3Char"/>
          <w:rFonts w:asciiTheme="minorHAnsi" w:hAnsiTheme="minorHAnsi"/>
          <w:b w:val="0"/>
          <w:i w:val="0"/>
          <w:sz w:val="24"/>
        </w:rPr>
        <w:t xml:space="preserve">            the architecture team will release phased batch release of components/capabilities </w:t>
      </w:r>
    </w:p>
    <w:p w14:paraId="58903EE1" w14:textId="77777777" w:rsidR="0057159D" w:rsidRDefault="0057159D" w:rsidP="00BC30CA">
      <w:pPr>
        <w:pStyle w:val="ParagraphItalics"/>
        <w:tabs>
          <w:tab w:val="left" w:pos="1350"/>
        </w:tabs>
        <w:spacing w:before="0" w:after="0"/>
        <w:rPr>
          <w:rStyle w:val="Heading3Char"/>
          <w:rFonts w:asciiTheme="minorHAnsi" w:hAnsiTheme="minorHAnsi"/>
          <w:b w:val="0"/>
          <w:i w:val="0"/>
          <w:sz w:val="24"/>
        </w:rPr>
      </w:pPr>
      <w:r>
        <w:rPr>
          <w:rStyle w:val="Heading3Char"/>
          <w:rFonts w:asciiTheme="minorHAnsi" w:hAnsiTheme="minorHAnsi"/>
          <w:b w:val="0"/>
          <w:i w:val="0"/>
          <w:sz w:val="24"/>
        </w:rPr>
        <w:lastRenderedPageBreak/>
        <w:t xml:space="preserve">            </w:t>
      </w:r>
      <w:r w:rsidR="001C7BDF">
        <w:rPr>
          <w:rStyle w:val="Heading3Char"/>
          <w:rFonts w:asciiTheme="minorHAnsi" w:hAnsiTheme="minorHAnsi"/>
          <w:b w:val="0"/>
          <w:i w:val="0"/>
          <w:sz w:val="24"/>
        </w:rPr>
        <w:t xml:space="preserve">into </w:t>
      </w:r>
      <w:r w:rsidR="006928AA">
        <w:rPr>
          <w:rStyle w:val="Heading3Char"/>
          <w:rFonts w:asciiTheme="minorHAnsi" w:hAnsiTheme="minorHAnsi"/>
          <w:b w:val="0"/>
          <w:i w:val="0"/>
          <w:sz w:val="24"/>
        </w:rPr>
        <w:t xml:space="preserve">Batch releases that will then be placed into peer review at NPPD/CS&amp;C and the </w:t>
      </w:r>
    </w:p>
    <w:p w14:paraId="4EA5FBA4" w14:textId="77777777" w:rsidR="0057159D" w:rsidRDefault="0057159D" w:rsidP="00BC30CA">
      <w:pPr>
        <w:pStyle w:val="ParagraphItalics"/>
        <w:tabs>
          <w:tab w:val="left" w:pos="1350"/>
        </w:tabs>
        <w:spacing w:before="0" w:after="0"/>
        <w:rPr>
          <w:rStyle w:val="Heading3Char"/>
          <w:rFonts w:asciiTheme="minorHAnsi" w:hAnsiTheme="minorHAnsi"/>
          <w:b w:val="0"/>
          <w:i w:val="0"/>
          <w:sz w:val="24"/>
        </w:rPr>
      </w:pPr>
      <w:r>
        <w:rPr>
          <w:rStyle w:val="Heading3Char"/>
          <w:rFonts w:asciiTheme="minorHAnsi" w:hAnsiTheme="minorHAnsi"/>
          <w:b w:val="0"/>
          <w:i w:val="0"/>
          <w:sz w:val="24"/>
        </w:rPr>
        <w:t xml:space="preserve">            </w:t>
      </w:r>
      <w:r w:rsidR="006928AA">
        <w:rPr>
          <w:rStyle w:val="Heading3Char"/>
          <w:rFonts w:asciiTheme="minorHAnsi" w:hAnsiTheme="minorHAnsi"/>
          <w:b w:val="0"/>
          <w:i w:val="0"/>
          <w:sz w:val="24"/>
        </w:rPr>
        <w:t xml:space="preserve">Federal Register through a Federal Notice for public comment.  This process will be </w:t>
      </w:r>
    </w:p>
    <w:p w14:paraId="710884A5" w14:textId="77777777" w:rsidR="0057159D" w:rsidRDefault="0057159D" w:rsidP="00BC30CA">
      <w:pPr>
        <w:pStyle w:val="ParagraphItalics"/>
        <w:tabs>
          <w:tab w:val="left" w:pos="1350"/>
        </w:tabs>
        <w:spacing w:before="0" w:after="0"/>
        <w:rPr>
          <w:rStyle w:val="Heading3Char"/>
          <w:rFonts w:asciiTheme="minorHAnsi" w:hAnsiTheme="minorHAnsi"/>
          <w:b w:val="0"/>
          <w:i w:val="0"/>
          <w:sz w:val="24"/>
        </w:rPr>
      </w:pPr>
      <w:r>
        <w:rPr>
          <w:rStyle w:val="Heading3Char"/>
          <w:rFonts w:asciiTheme="minorHAnsi" w:hAnsiTheme="minorHAnsi"/>
          <w:b w:val="0"/>
          <w:i w:val="0"/>
          <w:sz w:val="24"/>
        </w:rPr>
        <w:t xml:space="preserve">            </w:t>
      </w:r>
      <w:r w:rsidR="006928AA">
        <w:rPr>
          <w:rStyle w:val="Heading3Char"/>
          <w:rFonts w:asciiTheme="minorHAnsi" w:hAnsiTheme="minorHAnsi"/>
          <w:b w:val="0"/>
          <w:i w:val="0"/>
          <w:sz w:val="24"/>
        </w:rPr>
        <w:t xml:space="preserve">approx. 60 days and then will go through an adjudication process before for the final </w:t>
      </w:r>
    </w:p>
    <w:p w14:paraId="1C47A026" w14:textId="77777777" w:rsidR="008B0695" w:rsidRDefault="0057159D" w:rsidP="00BC30CA">
      <w:pPr>
        <w:pStyle w:val="ParagraphItalics"/>
        <w:tabs>
          <w:tab w:val="left" w:pos="1350"/>
        </w:tabs>
        <w:spacing w:before="0" w:after="0"/>
        <w:rPr>
          <w:rStyle w:val="Heading3Char"/>
          <w:rFonts w:asciiTheme="minorHAnsi" w:hAnsiTheme="minorHAnsi"/>
          <w:b w:val="0"/>
          <w:i w:val="0"/>
          <w:sz w:val="24"/>
        </w:rPr>
      </w:pPr>
      <w:r>
        <w:rPr>
          <w:rStyle w:val="Heading3Char"/>
          <w:rFonts w:asciiTheme="minorHAnsi" w:hAnsiTheme="minorHAnsi"/>
          <w:b w:val="0"/>
          <w:i w:val="0"/>
          <w:sz w:val="24"/>
        </w:rPr>
        <w:t xml:space="preserve">            </w:t>
      </w:r>
      <w:r w:rsidR="006928AA">
        <w:rPr>
          <w:rStyle w:val="Heading3Char"/>
          <w:rFonts w:asciiTheme="minorHAnsi" w:hAnsiTheme="minorHAnsi"/>
          <w:b w:val="0"/>
          <w:i w:val="0"/>
          <w:sz w:val="24"/>
        </w:rPr>
        <w:t xml:space="preserve">component/capability </w:t>
      </w:r>
      <w:r w:rsidR="00850F75">
        <w:rPr>
          <w:rStyle w:val="Heading3Char"/>
          <w:rFonts w:asciiTheme="minorHAnsi" w:hAnsiTheme="minorHAnsi"/>
          <w:b w:val="0"/>
          <w:i w:val="0"/>
          <w:sz w:val="24"/>
        </w:rPr>
        <w:t>is updated and</w:t>
      </w:r>
      <w:r w:rsidR="00C6560C">
        <w:rPr>
          <w:rStyle w:val="Heading3Char"/>
          <w:rFonts w:asciiTheme="minorHAnsi" w:hAnsiTheme="minorHAnsi"/>
          <w:b w:val="0"/>
          <w:i w:val="0"/>
          <w:sz w:val="24"/>
        </w:rPr>
        <w:t xml:space="preserve"> reflected in updated architectural products and </w:t>
      </w:r>
    </w:p>
    <w:p w14:paraId="783399DE" w14:textId="24E6C160" w:rsidR="001C7BDF" w:rsidRDefault="008B0695" w:rsidP="00BC30CA">
      <w:pPr>
        <w:pStyle w:val="ParagraphItalics"/>
        <w:tabs>
          <w:tab w:val="left" w:pos="1350"/>
        </w:tabs>
        <w:spacing w:before="0" w:after="0"/>
        <w:rPr>
          <w:rStyle w:val="Heading3Char"/>
          <w:rFonts w:asciiTheme="minorHAnsi" w:hAnsiTheme="minorHAnsi"/>
          <w:b w:val="0"/>
          <w:i w:val="0"/>
          <w:sz w:val="24"/>
        </w:rPr>
      </w:pPr>
      <w:r>
        <w:rPr>
          <w:rStyle w:val="Heading3Char"/>
          <w:rFonts w:asciiTheme="minorHAnsi" w:hAnsiTheme="minorHAnsi"/>
          <w:b w:val="0"/>
          <w:i w:val="0"/>
          <w:sz w:val="24"/>
        </w:rPr>
        <w:t xml:space="preserve">           </w:t>
      </w:r>
      <w:r w:rsidR="00850F75">
        <w:rPr>
          <w:rStyle w:val="Heading3Char"/>
          <w:rFonts w:asciiTheme="minorHAnsi" w:hAnsiTheme="minorHAnsi"/>
          <w:b w:val="0"/>
          <w:i w:val="0"/>
          <w:sz w:val="24"/>
        </w:rPr>
        <w:t xml:space="preserve"> technical artifacts.</w:t>
      </w:r>
    </w:p>
    <w:p w14:paraId="0EDAF790" w14:textId="77777777" w:rsidR="00EE340E" w:rsidRDefault="00EE340E" w:rsidP="00BC30CA">
      <w:pPr>
        <w:pStyle w:val="ParagraphItalics"/>
        <w:tabs>
          <w:tab w:val="left" w:pos="1350"/>
        </w:tabs>
        <w:spacing w:before="0" w:after="0"/>
        <w:rPr>
          <w:rStyle w:val="Heading3Char"/>
          <w:rFonts w:asciiTheme="minorHAnsi" w:hAnsiTheme="minorHAnsi"/>
          <w:b w:val="0"/>
          <w:i w:val="0"/>
          <w:sz w:val="24"/>
        </w:rPr>
      </w:pPr>
    </w:p>
    <w:p w14:paraId="2AF0D437" w14:textId="77777777" w:rsidR="00EE340E" w:rsidRPr="00BC30CA" w:rsidRDefault="00EE340E" w:rsidP="00BC30CA">
      <w:pPr>
        <w:ind w:left="720"/>
        <w:rPr>
          <w:rFonts w:asciiTheme="minorHAnsi" w:hAnsiTheme="minorHAnsi"/>
          <w:sz w:val="24"/>
          <w:szCs w:val="24"/>
        </w:rPr>
      </w:pPr>
      <w:r w:rsidRPr="00BC30CA">
        <w:rPr>
          <w:rFonts w:asciiTheme="minorHAnsi" w:hAnsiTheme="minorHAnsi"/>
          <w:sz w:val="24"/>
          <w:szCs w:val="24"/>
        </w:rPr>
        <w:t>The Cyber.gov program recognizes that private sector enterprises are contending with similar threats and challenges, and also recognizes that there is rapid innovation of security products and architectural approaches by vendors and service providers, from start-ups to established companies. The Cyber.gov program aims to tap into those lessons learned and innovation to gather feedback on proposed architectural approaches, technical requirements, implementation guidelines, and any gaps that are not being addressed.</w:t>
      </w:r>
    </w:p>
    <w:p w14:paraId="430B0244" w14:textId="77777777" w:rsidR="00EE340E" w:rsidRPr="00BC30CA" w:rsidRDefault="00EE340E" w:rsidP="00EE340E">
      <w:pPr>
        <w:rPr>
          <w:rFonts w:asciiTheme="minorHAnsi" w:hAnsiTheme="minorHAnsi"/>
          <w:sz w:val="24"/>
          <w:szCs w:val="24"/>
        </w:rPr>
      </w:pPr>
    </w:p>
    <w:p w14:paraId="740A1D17" w14:textId="2294E5DC" w:rsidR="00EE340E" w:rsidRPr="00BC30CA" w:rsidRDefault="00EE340E" w:rsidP="00BC30CA">
      <w:pPr>
        <w:ind w:left="720"/>
        <w:rPr>
          <w:rFonts w:asciiTheme="minorHAnsi" w:hAnsiTheme="minorHAnsi"/>
          <w:sz w:val="24"/>
          <w:szCs w:val="24"/>
        </w:rPr>
      </w:pPr>
      <w:r w:rsidRPr="00BC30CA">
        <w:rPr>
          <w:rFonts w:asciiTheme="minorHAnsi" w:hAnsiTheme="minorHAnsi"/>
          <w:sz w:val="24"/>
          <w:szCs w:val="24"/>
        </w:rPr>
        <w:t>The first in a series of documents the Cyber.gov program will release to the federal register for public comments and feedback contains: a context document; a document describing a capability of the Cyber.gov architecture (network segmentation); and baseline requirement documents for the major components needed to implement that capability. As the program continues, a more robust and complete architectural picture is being developed that will provide a more coherent design and integration of all capabilities, which will also be made available for public comment and feedback. Likely followed by a detailed technical capability packet for application isolation/segmentation.</w:t>
      </w:r>
    </w:p>
    <w:p w14:paraId="01581380" w14:textId="77777777" w:rsidR="00EE340E" w:rsidRDefault="00EE340E" w:rsidP="00BC30CA">
      <w:pPr>
        <w:pStyle w:val="ParagraphItalics"/>
        <w:tabs>
          <w:tab w:val="left" w:pos="1350"/>
        </w:tabs>
        <w:spacing w:before="0" w:after="0"/>
        <w:rPr>
          <w:rStyle w:val="Heading3Char"/>
          <w:rFonts w:asciiTheme="minorHAnsi" w:hAnsiTheme="minorHAnsi"/>
          <w:b w:val="0"/>
          <w:i w:val="0"/>
          <w:sz w:val="24"/>
        </w:rPr>
      </w:pPr>
    </w:p>
    <w:p w14:paraId="75F87B0F" w14:textId="4615A09A" w:rsidR="0057159D" w:rsidRDefault="0057159D" w:rsidP="00BC30CA">
      <w:pPr>
        <w:pStyle w:val="ParagraphItalics"/>
        <w:tabs>
          <w:tab w:val="left" w:pos="1350"/>
        </w:tabs>
        <w:spacing w:before="0" w:after="0"/>
        <w:rPr>
          <w:rStyle w:val="Heading3Char"/>
          <w:rFonts w:asciiTheme="minorHAnsi" w:hAnsiTheme="minorHAnsi"/>
          <w:b w:val="0"/>
          <w:i w:val="0"/>
          <w:sz w:val="24"/>
        </w:rPr>
      </w:pPr>
      <w:r>
        <w:rPr>
          <w:rFonts w:asciiTheme="minorHAnsi" w:hAnsiTheme="minorHAnsi" w:cs="Arial"/>
          <w:i w:val="0"/>
          <w:iCs/>
          <w:noProof/>
          <w:kern w:val="32"/>
          <w:sz w:val="24"/>
          <w:szCs w:val="26"/>
        </w:rPr>
        <mc:AlternateContent>
          <mc:Choice Requires="wps">
            <w:drawing>
              <wp:anchor distT="0" distB="0" distL="114300" distR="114300" simplePos="0" relativeHeight="251706368" behindDoc="0" locked="0" layoutInCell="1" allowOverlap="1" wp14:anchorId="46BF10DB" wp14:editId="5B6E7735">
                <wp:simplePos x="0" y="0"/>
                <wp:positionH relativeFrom="column">
                  <wp:posOffset>857250</wp:posOffset>
                </wp:positionH>
                <wp:positionV relativeFrom="paragraph">
                  <wp:posOffset>150495</wp:posOffset>
                </wp:positionV>
                <wp:extent cx="523875" cy="266700"/>
                <wp:effectExtent l="0" t="0" r="28575" b="19050"/>
                <wp:wrapNone/>
                <wp:docPr id="54" name="Text Box 54"/>
                <wp:cNvGraphicFramePr/>
                <a:graphic xmlns:a="http://schemas.openxmlformats.org/drawingml/2006/main">
                  <a:graphicData uri="http://schemas.microsoft.com/office/word/2010/wordprocessingShape">
                    <wps:wsp>
                      <wps:cNvSpPr txBox="1"/>
                      <wps:spPr>
                        <a:xfrm>
                          <a:off x="0" y="0"/>
                          <a:ext cx="523875"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9160D7" w14:textId="37E007BE" w:rsidR="001220E1" w:rsidRPr="00BC30CA" w:rsidRDefault="001220E1">
                            <w:pPr>
                              <w:rPr>
                                <w:b/>
                                <w:outline/>
                                <w:color w:val="C0504D"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BC30CA">
                              <w:rPr>
                                <w:b/>
                                <w:outline/>
                                <w:color w:val="C0504D"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B1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6BF10DB" id="_x0000_t202" coordsize="21600,21600" o:spt="202" path="m,l,21600r21600,l21600,xe">
                <v:stroke joinstyle="miter"/>
                <v:path gradientshapeok="t" o:connecttype="rect"/>
              </v:shapetype>
              <v:shape id="Text Box 54" o:spid="_x0000_s1026" type="#_x0000_t202" style="position:absolute;margin-left:67.5pt;margin-top:11.85pt;width:41.25pt;height:21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" fillcolor="white [3201]" strokeweight=".5pt">
                <v:textbox>
                  <w:txbxContent>
                    <w:p w14:paraId="4A9160D7" w14:textId="37E007BE" w:rsidR="001220E1" w:rsidRPr="00BC30CA" w:rsidRDefault="001220E1">
                      <w:pPr>
                        <w:rPr>
                          <w:b/>
                          <w:outline/>
                          <w:color w:val="C0504D"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BC30CA">
                        <w:rPr>
                          <w:b/>
                          <w:outline/>
                          <w:color w:val="C0504D"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B1</w:t>
                      </w:r>
                    </w:p>
                  </w:txbxContent>
                </v:textbox>
              </v:shape>
            </w:pict>
          </mc:Fallback>
        </mc:AlternateContent>
      </w:r>
      <w:r>
        <w:rPr>
          <w:rStyle w:val="Heading3Char"/>
          <w:rFonts w:asciiTheme="minorHAnsi" w:hAnsiTheme="minorHAnsi"/>
          <w:b w:val="0"/>
          <w:i w:val="0"/>
          <w:sz w:val="24"/>
        </w:rPr>
        <w:t xml:space="preserve"> </w:t>
      </w:r>
    </w:p>
    <w:p w14:paraId="1B3C014E" w14:textId="6EBF0F8B" w:rsidR="0057159D" w:rsidRDefault="000972D7" w:rsidP="00BC30CA">
      <w:pPr>
        <w:pStyle w:val="ParagraphItalics"/>
        <w:tabs>
          <w:tab w:val="left" w:pos="1350"/>
        </w:tabs>
        <w:spacing w:before="0" w:after="0"/>
        <w:rPr>
          <w:rStyle w:val="Heading3Char"/>
          <w:rFonts w:asciiTheme="minorHAnsi" w:hAnsiTheme="minorHAnsi"/>
          <w:b w:val="0"/>
          <w:i w:val="0"/>
          <w:sz w:val="24"/>
        </w:rPr>
      </w:pPr>
      <w:r w:rsidRPr="00D26BF6">
        <w:rPr>
          <w:rFonts w:asciiTheme="minorHAnsi" w:hAnsiTheme="minorHAnsi" w:cs="Arial"/>
          <w:iCs/>
          <w:noProof/>
          <w:kern w:val="32"/>
          <w:sz w:val="24"/>
          <w:szCs w:val="26"/>
        </w:rPr>
        <mc:AlternateContent>
          <mc:Choice Requires="wps">
            <w:drawing>
              <wp:anchor distT="0" distB="0" distL="114300" distR="114300" simplePos="0" relativeHeight="251742208" behindDoc="0" locked="0" layoutInCell="1" allowOverlap="1" wp14:anchorId="79E6ECB9" wp14:editId="6B0EAA2A">
                <wp:simplePos x="0" y="0"/>
                <wp:positionH relativeFrom="column">
                  <wp:posOffset>4114800</wp:posOffset>
                </wp:positionH>
                <wp:positionV relativeFrom="paragraph">
                  <wp:posOffset>148590</wp:posOffset>
                </wp:positionV>
                <wp:extent cx="323850" cy="0"/>
                <wp:effectExtent l="0" t="76200" r="19050" b="95250"/>
                <wp:wrapNone/>
                <wp:docPr id="68" name="Straight Arrow Connector 68"/>
                <wp:cNvGraphicFramePr/>
                <a:graphic xmlns:a="http://schemas.openxmlformats.org/drawingml/2006/main">
                  <a:graphicData uri="http://schemas.microsoft.com/office/word/2010/wordprocessingShape">
                    <wps:wsp>
                      <wps:cNvCnPr/>
                      <wps:spPr>
                        <a:xfrm>
                          <a:off x="0" y="0"/>
                          <a:ext cx="323850" cy="0"/>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w:pict>
              <v:shapetype w14:anchorId="313A0CD2" id="_x0000_t32" coordsize="21600,21600" o:spt="32" o:oned="t" path="m,l21600,21600e" filled="f">
                <v:path arrowok="t" fillok="f" o:connecttype="none"/>
                <o:lock v:ext="edit" shapetype="t"/>
              </v:shapetype>
              <v:shape id="Straight Arrow Connector 68" o:spid="_x0000_s1026" type="#_x0000_t32" style="position:absolute;margin-left:324pt;margin-top:11.7pt;width:25.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" strokecolor="#4a7ebb">
                <v:stroke endarrow="block"/>
              </v:shape>
            </w:pict>
          </mc:Fallback>
        </mc:AlternateContent>
      </w:r>
      <w:r w:rsidRPr="000972D7">
        <w:rPr>
          <w:rFonts w:asciiTheme="minorHAnsi" w:hAnsiTheme="minorHAnsi" w:cs="Arial"/>
          <w:i w:val="0"/>
          <w:iCs/>
          <w:noProof/>
          <w:kern w:val="32"/>
          <w:sz w:val="24"/>
          <w:szCs w:val="26"/>
        </w:rPr>
        <mc:AlternateContent>
          <mc:Choice Requires="wps">
            <w:drawing>
              <wp:anchor distT="0" distB="0" distL="114300" distR="114300" simplePos="0" relativeHeight="251740160" behindDoc="0" locked="0" layoutInCell="1" allowOverlap="1" wp14:anchorId="5CF984A8" wp14:editId="32C44AEC">
                <wp:simplePos x="0" y="0"/>
                <wp:positionH relativeFrom="column">
                  <wp:posOffset>4638675</wp:posOffset>
                </wp:positionH>
                <wp:positionV relativeFrom="paragraph">
                  <wp:posOffset>18415</wp:posOffset>
                </wp:positionV>
                <wp:extent cx="609600" cy="228600"/>
                <wp:effectExtent l="0" t="0" r="19050" b="19050"/>
                <wp:wrapNone/>
                <wp:docPr id="59" name="Rectangle 59"/>
                <wp:cNvGraphicFramePr/>
                <a:graphic xmlns:a="http://schemas.openxmlformats.org/drawingml/2006/main">
                  <a:graphicData uri="http://schemas.microsoft.com/office/word/2010/wordprocessingShape">
                    <wps:wsp>
                      <wps:cNvSpPr/>
                      <wps:spPr>
                        <a:xfrm>
                          <a:off x="0" y="0"/>
                          <a:ext cx="609600" cy="228600"/>
                        </a:xfrm>
                        <a:prstGeom prst="rect">
                          <a:avLst/>
                        </a:prstGeom>
                        <a:solidFill>
                          <a:srgbClr val="4F81BD"/>
                        </a:solidFill>
                        <a:ln w="25400" cap="flat" cmpd="sng" algn="ctr">
                          <a:solidFill>
                            <a:srgbClr val="4F81BD">
                              <a:shade val="50000"/>
                            </a:srgbClr>
                          </a:solidFill>
                          <a:prstDash val="solid"/>
                        </a:ln>
                        <a:effectLst/>
                      </wps:spPr>
                      <wps:txbx>
                        <w:txbxContent>
                          <w:p w14:paraId="1F983003" w14:textId="77777777" w:rsidR="001220E1" w:rsidRDefault="001220E1" w:rsidP="000972D7">
                            <w:pPr>
                              <w:jc w:val="center"/>
                            </w:pPr>
                            <w:r>
                              <w:t>V1.0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F984A8" id="Rectangle 59" o:spid="_x0000_s1027" style="position:absolute;margin-left:365.25pt;margin-top:1.45pt;width:48pt;height:18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" fillcolor="#4f81bd" strokecolor="#385d8a" strokeweight="2pt">
                <v:textbox>
                  <w:txbxContent>
                    <w:p w14:paraId="1F983003" w14:textId="77777777" w:rsidR="001220E1" w:rsidRDefault="001220E1" w:rsidP="000972D7">
                      <w:pPr>
                        <w:jc w:val="center"/>
                      </w:pPr>
                      <w:r>
                        <w:t>V1.0</w:t>
                      </w:r>
                    </w:p>
                  </w:txbxContent>
                </v:textbox>
              </v:rect>
            </w:pict>
          </mc:Fallback>
        </mc:AlternateContent>
      </w:r>
      <w:r>
        <w:rPr>
          <w:rFonts w:asciiTheme="minorHAnsi" w:hAnsiTheme="minorHAnsi" w:cs="Arial"/>
          <w:i w:val="0"/>
          <w:iCs/>
          <w:noProof/>
          <w:kern w:val="32"/>
          <w:sz w:val="24"/>
          <w:szCs w:val="26"/>
        </w:rPr>
        <mc:AlternateContent>
          <mc:Choice Requires="wps">
            <w:drawing>
              <wp:anchor distT="0" distB="0" distL="114300" distR="114300" simplePos="0" relativeHeight="251707392" behindDoc="0" locked="0" layoutInCell="1" allowOverlap="1" wp14:anchorId="60A6FE87" wp14:editId="23F527ED">
                <wp:simplePos x="0" y="0"/>
                <wp:positionH relativeFrom="column">
                  <wp:posOffset>1619250</wp:posOffset>
                </wp:positionH>
                <wp:positionV relativeFrom="paragraph">
                  <wp:posOffset>126365</wp:posOffset>
                </wp:positionV>
                <wp:extent cx="323850" cy="0"/>
                <wp:effectExtent l="0" t="76200" r="19050" b="95250"/>
                <wp:wrapNone/>
                <wp:docPr id="55" name="Straight Arrow Connector 55"/>
                <wp:cNvGraphicFramePr/>
                <a:graphic xmlns:a="http://schemas.openxmlformats.org/drawingml/2006/main">
                  <a:graphicData uri="http://schemas.microsoft.com/office/word/2010/wordprocessingShape">
                    <wps:wsp>
                      <wps:cNvCnPr/>
                      <wps:spPr>
                        <a:xfrm>
                          <a:off x="0" y="0"/>
                          <a:ext cx="323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D0140D" id="Straight Arrow Connector 55" o:spid="_x0000_s1026" type="#_x0000_t32" style="position:absolute;margin-left:127.5pt;margin-top:9.95pt;width:25.5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" strokecolor="#4579b8 [3044]">
                <v:stroke endarrow="block"/>
              </v:shape>
            </w:pict>
          </mc:Fallback>
        </mc:AlternateContent>
      </w:r>
      <w:r>
        <w:rPr>
          <w:rFonts w:asciiTheme="minorHAnsi" w:hAnsiTheme="minorHAnsi" w:cs="Arial"/>
          <w:i w:val="0"/>
          <w:iCs/>
          <w:noProof/>
          <w:kern w:val="32"/>
          <w:sz w:val="24"/>
          <w:szCs w:val="26"/>
        </w:rPr>
        <mc:AlternateContent>
          <mc:Choice Requires="wps">
            <w:drawing>
              <wp:anchor distT="0" distB="0" distL="114300" distR="114300" simplePos="0" relativeHeight="251708416" behindDoc="0" locked="0" layoutInCell="1" allowOverlap="1" wp14:anchorId="4C3BBFE0" wp14:editId="0D2D0CE8">
                <wp:simplePos x="0" y="0"/>
                <wp:positionH relativeFrom="column">
                  <wp:posOffset>2114550</wp:posOffset>
                </wp:positionH>
                <wp:positionV relativeFrom="paragraph">
                  <wp:posOffset>12065</wp:posOffset>
                </wp:positionV>
                <wp:extent cx="304800" cy="228600"/>
                <wp:effectExtent l="0" t="0" r="19050" b="19050"/>
                <wp:wrapNone/>
                <wp:docPr id="56" name="Flowchart: Decision 56"/>
                <wp:cNvGraphicFramePr/>
                <a:graphic xmlns:a="http://schemas.openxmlformats.org/drawingml/2006/main">
                  <a:graphicData uri="http://schemas.microsoft.com/office/word/2010/wordprocessingShape">
                    <wps:wsp>
                      <wps:cNvSpPr/>
                      <wps:spPr>
                        <a:xfrm>
                          <a:off x="0" y="0"/>
                          <a:ext cx="304800" cy="2286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89F7E6A" id="_x0000_t110" coordsize="21600,21600" o:spt="110" path="m10800,l,10800,10800,21600,21600,10800xe">
                <v:stroke joinstyle="miter"/>
                <v:path gradientshapeok="t" o:connecttype="rect" textboxrect="5400,5400,16200,16200"/>
              </v:shapetype>
              <v:shape id="Flowchart: Decision 56" o:spid="_x0000_s1026" type="#_x0000_t110" style="position:absolute;margin-left:166.5pt;margin-top:.95pt;width:24pt;height:18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" fillcolor="#4f81bd [3204]" strokecolor="#243f60 [1604]" strokeweight="2pt"/>
            </w:pict>
          </mc:Fallback>
        </mc:AlternateContent>
      </w:r>
      <w:r w:rsidR="00BB2BB3">
        <w:rPr>
          <w:rFonts w:asciiTheme="minorHAnsi" w:hAnsiTheme="minorHAnsi" w:cs="Arial"/>
          <w:i w:val="0"/>
          <w:iCs/>
          <w:noProof/>
          <w:kern w:val="32"/>
          <w:sz w:val="24"/>
          <w:szCs w:val="26"/>
        </w:rPr>
        <mc:AlternateContent>
          <mc:Choice Requires="wps">
            <w:drawing>
              <wp:anchor distT="0" distB="0" distL="114300" distR="114300" simplePos="0" relativeHeight="251709440" behindDoc="0" locked="0" layoutInCell="1" allowOverlap="1" wp14:anchorId="12FEA3E5" wp14:editId="5BCAE6C9">
                <wp:simplePos x="0" y="0"/>
                <wp:positionH relativeFrom="column">
                  <wp:posOffset>2676525</wp:posOffset>
                </wp:positionH>
                <wp:positionV relativeFrom="paragraph">
                  <wp:posOffset>135890</wp:posOffset>
                </wp:positionV>
                <wp:extent cx="323850" cy="0"/>
                <wp:effectExtent l="0" t="76200" r="19050" b="95250"/>
                <wp:wrapNone/>
                <wp:docPr id="60" name="Straight Arrow Connector 60"/>
                <wp:cNvGraphicFramePr/>
                <a:graphic xmlns:a="http://schemas.openxmlformats.org/drawingml/2006/main">
                  <a:graphicData uri="http://schemas.microsoft.com/office/word/2010/wordprocessingShape">
                    <wps:wsp>
                      <wps:cNvCnPr/>
                      <wps:spPr>
                        <a:xfrm>
                          <a:off x="0" y="0"/>
                          <a:ext cx="323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0C2C68" id="Straight Arrow Connector 60" o:spid="_x0000_s1026" type="#_x0000_t32" style="position:absolute;margin-left:210.75pt;margin-top:10.7pt;width:25.5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" strokecolor="#4579b8 [3044]">
                <v:stroke endarrow="block"/>
              </v:shape>
            </w:pict>
          </mc:Fallback>
        </mc:AlternateContent>
      </w:r>
      <w:r w:rsidR="00BB2BB3">
        <w:rPr>
          <w:rFonts w:asciiTheme="minorHAnsi" w:hAnsiTheme="minorHAnsi" w:cs="Arial"/>
          <w:i w:val="0"/>
          <w:iCs/>
          <w:noProof/>
          <w:kern w:val="32"/>
          <w:sz w:val="24"/>
          <w:szCs w:val="26"/>
        </w:rPr>
        <mc:AlternateContent>
          <mc:Choice Requires="wps">
            <w:drawing>
              <wp:anchor distT="0" distB="0" distL="114300" distR="114300" simplePos="0" relativeHeight="251710464" behindDoc="0" locked="0" layoutInCell="1" allowOverlap="1" wp14:anchorId="70864EE4" wp14:editId="0EE9E85F">
                <wp:simplePos x="0" y="0"/>
                <wp:positionH relativeFrom="column">
                  <wp:posOffset>3152775</wp:posOffset>
                </wp:positionH>
                <wp:positionV relativeFrom="paragraph">
                  <wp:posOffset>12065</wp:posOffset>
                </wp:positionV>
                <wp:extent cx="609600" cy="228600"/>
                <wp:effectExtent l="0" t="0" r="19050" b="19050"/>
                <wp:wrapNone/>
                <wp:docPr id="62" name="Rectangle 62"/>
                <wp:cNvGraphicFramePr/>
                <a:graphic xmlns:a="http://schemas.openxmlformats.org/drawingml/2006/main">
                  <a:graphicData uri="http://schemas.microsoft.com/office/word/2010/wordprocessingShape">
                    <wps:wsp>
                      <wps:cNvSpPr/>
                      <wps:spPr>
                        <a:xfrm>
                          <a:off x="0" y="0"/>
                          <a:ext cx="6096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FBF671" w14:textId="28CA310A" w:rsidR="001220E1" w:rsidRDefault="001220E1" w:rsidP="00BC30CA">
                            <w:pPr>
                              <w:jc w:val="center"/>
                            </w:pPr>
                            <w:r>
                              <w:t>V1.0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864EE4" id="Rectangle 62" o:spid="_x0000_s1028" style="position:absolute;margin-left:248.25pt;margin-top:.95pt;width:48pt;height:18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" fillcolor="#4f81bd [3204]" strokecolor="#243f60 [1604]" strokeweight="2pt">
                <v:textbox>
                  <w:txbxContent>
                    <w:p w14:paraId="3FFBF671" w14:textId="28CA310A" w:rsidR="001220E1" w:rsidRDefault="001220E1" w:rsidP="00BC30CA">
                      <w:pPr>
                        <w:jc w:val="center"/>
                      </w:pPr>
                      <w:r>
                        <w:t>V1.0</w:t>
                      </w:r>
                    </w:p>
                  </w:txbxContent>
                </v:textbox>
              </v:rect>
            </w:pict>
          </mc:Fallback>
        </mc:AlternateContent>
      </w:r>
      <w:r w:rsidR="00FD3715">
        <w:rPr>
          <w:rFonts w:asciiTheme="minorHAnsi" w:hAnsiTheme="minorHAnsi" w:cs="Arial"/>
          <w:i w:val="0"/>
          <w:iCs/>
          <w:noProof/>
          <w:kern w:val="32"/>
          <w:sz w:val="24"/>
          <w:szCs w:val="26"/>
        </w:rPr>
        <mc:AlternateContent>
          <mc:Choice Requires="wps">
            <w:drawing>
              <wp:anchor distT="0" distB="0" distL="114300" distR="114300" simplePos="0" relativeHeight="251730944" behindDoc="0" locked="0" layoutInCell="1" allowOverlap="1" wp14:anchorId="7A5D66D3" wp14:editId="137ACD60">
                <wp:simplePos x="0" y="0"/>
                <wp:positionH relativeFrom="column">
                  <wp:posOffset>590550</wp:posOffset>
                </wp:positionH>
                <wp:positionV relativeFrom="paragraph">
                  <wp:posOffset>27305</wp:posOffset>
                </wp:positionV>
                <wp:extent cx="95250" cy="2581275"/>
                <wp:effectExtent l="19050" t="0" r="38100" b="47625"/>
                <wp:wrapNone/>
                <wp:docPr id="46" name="Down Arrow 46"/>
                <wp:cNvGraphicFramePr/>
                <a:graphic xmlns:a="http://schemas.openxmlformats.org/drawingml/2006/main">
                  <a:graphicData uri="http://schemas.microsoft.com/office/word/2010/wordprocessingShape">
                    <wps:wsp>
                      <wps:cNvSpPr/>
                      <wps:spPr>
                        <a:xfrm>
                          <a:off x="0" y="0"/>
                          <a:ext cx="95250" cy="25812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F8F1A4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6" o:spid="_x0000_s1026" type="#_x0000_t67" style="position:absolute;margin-left:46.5pt;margin-top:2.15pt;width:7.5pt;height:203.2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" adj="21201" fillcolor="#4f81bd [3204]" strokecolor="#243f60 [1604]" strokeweight="2pt"/>
            </w:pict>
          </mc:Fallback>
        </mc:AlternateContent>
      </w:r>
      <w:r w:rsidR="0057159D">
        <w:rPr>
          <w:rStyle w:val="Heading3Char"/>
          <w:rFonts w:asciiTheme="minorHAnsi" w:hAnsiTheme="minorHAnsi"/>
          <w:b w:val="0"/>
          <w:i w:val="0"/>
          <w:sz w:val="24"/>
        </w:rPr>
        <w:tab/>
      </w:r>
    </w:p>
    <w:p w14:paraId="5895E848" w14:textId="6403B557" w:rsidR="0057159D" w:rsidRDefault="00BB2BB3" w:rsidP="00BC30CA">
      <w:pPr>
        <w:pStyle w:val="ParagraphItalics"/>
        <w:tabs>
          <w:tab w:val="left" w:pos="1350"/>
        </w:tabs>
        <w:spacing w:before="0" w:after="0"/>
        <w:rPr>
          <w:rStyle w:val="Heading3Char"/>
          <w:rFonts w:asciiTheme="minorHAnsi" w:hAnsiTheme="minorHAnsi"/>
          <w:b w:val="0"/>
          <w:i w:val="0"/>
          <w:sz w:val="24"/>
        </w:rPr>
      </w:pPr>
      <w:r>
        <w:rPr>
          <w:rFonts w:asciiTheme="minorHAnsi" w:hAnsiTheme="minorHAnsi" w:cs="Arial"/>
          <w:i w:val="0"/>
          <w:iCs/>
          <w:noProof/>
          <w:kern w:val="32"/>
          <w:sz w:val="24"/>
          <w:szCs w:val="26"/>
        </w:rPr>
        <mc:AlternateContent>
          <mc:Choice Requires="wps">
            <w:drawing>
              <wp:anchor distT="0" distB="0" distL="114300" distR="114300" simplePos="0" relativeHeight="251738112" behindDoc="0" locked="0" layoutInCell="1" allowOverlap="1" wp14:anchorId="416E8CCD" wp14:editId="5127F85F">
                <wp:simplePos x="0" y="0"/>
                <wp:positionH relativeFrom="column">
                  <wp:posOffset>762000</wp:posOffset>
                </wp:positionH>
                <wp:positionV relativeFrom="paragraph">
                  <wp:posOffset>184150</wp:posOffset>
                </wp:positionV>
                <wp:extent cx="885825" cy="447675"/>
                <wp:effectExtent l="0" t="0" r="28575" b="28575"/>
                <wp:wrapNone/>
                <wp:docPr id="58" name="Rectangle 58"/>
                <wp:cNvGraphicFramePr/>
                <a:graphic xmlns:a="http://schemas.openxmlformats.org/drawingml/2006/main">
                  <a:graphicData uri="http://schemas.microsoft.com/office/word/2010/wordprocessingShape">
                    <wps:wsp>
                      <wps:cNvSpPr/>
                      <wps:spPr>
                        <a:xfrm>
                          <a:off x="0" y="0"/>
                          <a:ext cx="885825" cy="4476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3D8FE" id="Rectangle 58" o:spid="_x0000_s1026" style="position:absolute;margin-left:60pt;margin-top:14.5pt;width:69.75pt;height:35.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" filled="f" strokecolor="#243f60 [1604]" strokeweight="2pt"/>
            </w:pict>
          </mc:Fallback>
        </mc:AlternateContent>
      </w:r>
    </w:p>
    <w:p w14:paraId="306BE33D" w14:textId="3AE8D499" w:rsidR="00BB2BB3" w:rsidRDefault="00BB2BB3" w:rsidP="00BC30CA">
      <w:pPr>
        <w:pStyle w:val="ParagraphItalics"/>
        <w:tabs>
          <w:tab w:val="left" w:pos="1350"/>
        </w:tabs>
        <w:spacing w:before="0" w:after="0"/>
        <w:rPr>
          <w:rStyle w:val="Heading3Char"/>
          <w:rFonts w:asciiTheme="minorHAnsi" w:hAnsiTheme="minorHAnsi"/>
          <w:b w:val="0"/>
          <w:i w:val="0"/>
          <w:sz w:val="24"/>
        </w:rPr>
      </w:pPr>
      <w:r>
        <w:rPr>
          <w:rStyle w:val="Heading3Char"/>
          <w:rFonts w:asciiTheme="minorHAnsi" w:hAnsiTheme="minorHAnsi"/>
          <w:b w:val="0"/>
          <w:i w:val="0"/>
          <w:sz w:val="14"/>
        </w:rPr>
        <w:lastRenderedPageBreak/>
        <w:t xml:space="preserve">                                       </w:t>
      </w:r>
      <w:r w:rsidRPr="00BB2BB3">
        <w:rPr>
          <w:rStyle w:val="Heading3Char"/>
          <w:rFonts w:asciiTheme="minorHAnsi" w:hAnsiTheme="minorHAnsi"/>
          <w:b w:val="0"/>
          <w:i w:val="0"/>
          <w:sz w:val="14"/>
        </w:rPr>
        <w:t>Network Segmentation</w:t>
      </w:r>
      <w:r w:rsidRPr="00BB2BB3">
        <w:rPr>
          <w:rStyle w:val="Heading3Char"/>
          <w:rFonts w:asciiTheme="minorHAnsi" w:hAnsiTheme="minorHAnsi"/>
          <w:b w:val="0"/>
          <w:i w:val="0"/>
          <w:sz w:val="22"/>
        </w:rPr>
        <w:t xml:space="preserve">     </w:t>
      </w:r>
      <w:r w:rsidR="000972D7">
        <w:rPr>
          <w:rStyle w:val="Heading3Char"/>
          <w:rFonts w:asciiTheme="minorHAnsi" w:hAnsiTheme="minorHAnsi"/>
          <w:b w:val="0"/>
          <w:i w:val="0"/>
          <w:sz w:val="22"/>
        </w:rPr>
        <w:t xml:space="preserve">  </w:t>
      </w:r>
      <w:r w:rsidR="0057159D">
        <w:rPr>
          <w:rStyle w:val="Heading3Char"/>
          <w:rFonts w:asciiTheme="minorHAnsi" w:hAnsiTheme="minorHAnsi"/>
          <w:b w:val="0"/>
          <w:i w:val="0"/>
          <w:sz w:val="24"/>
        </w:rPr>
        <w:t>Fed Register</w:t>
      </w:r>
      <w:r w:rsidR="00FD3715">
        <w:rPr>
          <w:rStyle w:val="Heading3Char"/>
          <w:rFonts w:asciiTheme="minorHAnsi" w:hAnsiTheme="minorHAnsi"/>
          <w:b w:val="0"/>
          <w:i w:val="0"/>
          <w:sz w:val="24"/>
        </w:rPr>
        <w:t xml:space="preserve"> </w:t>
      </w:r>
      <w:r>
        <w:rPr>
          <w:rStyle w:val="Heading3Char"/>
          <w:rFonts w:asciiTheme="minorHAnsi" w:hAnsiTheme="minorHAnsi"/>
          <w:b w:val="0"/>
          <w:i w:val="0"/>
          <w:sz w:val="24"/>
        </w:rPr>
        <w:t xml:space="preserve">             Initial Adoption</w:t>
      </w:r>
      <w:r w:rsidR="000972D7">
        <w:rPr>
          <w:rStyle w:val="Heading3Char"/>
          <w:rFonts w:asciiTheme="minorHAnsi" w:hAnsiTheme="minorHAnsi"/>
          <w:b w:val="0"/>
          <w:i w:val="0"/>
          <w:sz w:val="24"/>
        </w:rPr>
        <w:t xml:space="preserve">          </w:t>
      </w:r>
      <w:r w:rsidR="000972D7" w:rsidRPr="000972D7">
        <w:rPr>
          <w:rFonts w:asciiTheme="minorHAnsi" w:hAnsiTheme="minorHAnsi" w:cs="Arial"/>
          <w:iCs/>
          <w:kern w:val="32"/>
          <w:sz w:val="24"/>
          <w:szCs w:val="26"/>
        </w:rPr>
        <w:t xml:space="preserve"> </w:t>
      </w:r>
      <w:r w:rsidR="000972D7" w:rsidRPr="000972D7">
        <w:rPr>
          <w:rFonts w:asciiTheme="minorHAnsi" w:hAnsiTheme="minorHAnsi" w:cs="Arial"/>
          <w:i w:val="0"/>
          <w:iCs/>
          <w:kern w:val="32"/>
          <w:sz w:val="24"/>
          <w:szCs w:val="26"/>
        </w:rPr>
        <w:t>Pilot Opportunities</w:t>
      </w:r>
      <w:r w:rsidR="000972D7">
        <w:rPr>
          <w:rFonts w:asciiTheme="minorHAnsi" w:hAnsiTheme="minorHAnsi" w:cs="Arial"/>
          <w:iCs/>
          <w:kern w:val="32"/>
          <w:sz w:val="24"/>
          <w:szCs w:val="26"/>
        </w:rPr>
        <w:t xml:space="preserve">      </w:t>
      </w:r>
    </w:p>
    <w:p w14:paraId="79E262A0" w14:textId="0BAF9A24" w:rsidR="001C7BDF" w:rsidRDefault="00BB2BB3" w:rsidP="00BC30CA">
      <w:pPr>
        <w:pStyle w:val="ParagraphItalics"/>
        <w:tabs>
          <w:tab w:val="left" w:pos="1350"/>
        </w:tabs>
        <w:spacing w:before="0" w:after="0"/>
        <w:rPr>
          <w:rStyle w:val="Heading3Char"/>
          <w:rFonts w:asciiTheme="minorHAnsi" w:hAnsiTheme="minorHAnsi"/>
          <w:b w:val="0"/>
          <w:i w:val="0"/>
          <w:sz w:val="24"/>
        </w:rPr>
      </w:pPr>
      <w:r>
        <w:rPr>
          <w:rStyle w:val="Heading3Char"/>
          <w:rFonts w:asciiTheme="minorHAnsi" w:hAnsiTheme="minorHAnsi"/>
          <w:b w:val="0"/>
          <w:i w:val="0"/>
          <w:sz w:val="24"/>
        </w:rPr>
        <w:t xml:space="preserve">                       </w:t>
      </w:r>
      <w:r>
        <w:rPr>
          <w:rStyle w:val="Heading3Char"/>
          <w:rFonts w:asciiTheme="minorHAnsi" w:hAnsiTheme="minorHAnsi"/>
          <w:b w:val="0"/>
          <w:i w:val="0"/>
          <w:sz w:val="14"/>
        </w:rPr>
        <w:t>Control Capability</w:t>
      </w:r>
      <w:r>
        <w:rPr>
          <w:rStyle w:val="Heading3Char"/>
          <w:rFonts w:asciiTheme="minorHAnsi" w:hAnsiTheme="minorHAnsi"/>
          <w:b w:val="0"/>
          <w:i w:val="0"/>
          <w:sz w:val="24"/>
        </w:rPr>
        <w:t xml:space="preserve">         </w:t>
      </w:r>
      <w:r w:rsidR="000972D7">
        <w:rPr>
          <w:rStyle w:val="Heading3Char"/>
          <w:rFonts w:asciiTheme="minorHAnsi" w:hAnsiTheme="minorHAnsi"/>
          <w:b w:val="0"/>
          <w:i w:val="0"/>
          <w:sz w:val="24"/>
        </w:rPr>
        <w:t xml:space="preserve">  </w:t>
      </w:r>
      <w:r>
        <w:rPr>
          <w:rStyle w:val="Heading3Char"/>
          <w:rFonts w:asciiTheme="minorHAnsi" w:hAnsiTheme="minorHAnsi"/>
          <w:b w:val="0"/>
          <w:i w:val="0"/>
          <w:sz w:val="24"/>
        </w:rPr>
        <w:t xml:space="preserve"> Peer </w:t>
      </w:r>
      <w:r w:rsidR="00FD3715">
        <w:rPr>
          <w:rStyle w:val="Heading3Char"/>
          <w:rFonts w:asciiTheme="minorHAnsi" w:hAnsiTheme="minorHAnsi"/>
          <w:b w:val="0"/>
          <w:i w:val="0"/>
          <w:sz w:val="24"/>
        </w:rPr>
        <w:t>Review</w:t>
      </w:r>
    </w:p>
    <w:p w14:paraId="54AA7CCC" w14:textId="7A9DB7C3" w:rsidR="00D26BF6" w:rsidRDefault="00D26BF6" w:rsidP="00BC30CA">
      <w:pPr>
        <w:pStyle w:val="ParagraphItalics"/>
        <w:tabs>
          <w:tab w:val="left" w:pos="1350"/>
        </w:tabs>
        <w:spacing w:before="0" w:after="0"/>
        <w:rPr>
          <w:rFonts w:asciiTheme="minorHAnsi" w:hAnsiTheme="minorHAnsi"/>
          <w:i w:val="0"/>
          <w:sz w:val="24"/>
          <w:szCs w:val="24"/>
        </w:rPr>
      </w:pPr>
    </w:p>
    <w:p w14:paraId="1828CA52" w14:textId="6EFFDB8C" w:rsidR="00D26BF6" w:rsidRPr="00D26BF6" w:rsidRDefault="00D26BF6" w:rsidP="00D26BF6">
      <w:pPr>
        <w:tabs>
          <w:tab w:val="left" w:pos="1350"/>
        </w:tabs>
        <w:spacing w:before="60" w:after="120"/>
        <w:rPr>
          <w:rFonts w:asciiTheme="minorHAnsi" w:hAnsiTheme="minorHAnsi" w:cs="Arial"/>
          <w:iCs/>
          <w:kern w:val="32"/>
          <w:sz w:val="24"/>
          <w:szCs w:val="26"/>
        </w:rPr>
      </w:pPr>
      <w:r>
        <w:rPr>
          <w:rFonts w:asciiTheme="minorHAnsi" w:hAnsiTheme="minorHAnsi" w:cs="Arial"/>
          <w:iCs/>
          <w:kern w:val="32"/>
          <w:sz w:val="24"/>
          <w:szCs w:val="26"/>
        </w:rPr>
        <w:t xml:space="preserve">  </w:t>
      </w:r>
    </w:p>
    <w:p w14:paraId="6FE666AE" w14:textId="1D1D766F" w:rsidR="00D26BF6" w:rsidRPr="00D26BF6" w:rsidRDefault="007112DB" w:rsidP="00D26BF6">
      <w:pPr>
        <w:tabs>
          <w:tab w:val="left" w:pos="1350"/>
        </w:tabs>
        <w:spacing w:before="60" w:after="120"/>
        <w:rPr>
          <w:rFonts w:asciiTheme="minorHAnsi" w:hAnsiTheme="minorHAnsi" w:cs="Arial"/>
          <w:iCs/>
          <w:kern w:val="32"/>
          <w:sz w:val="24"/>
          <w:szCs w:val="26"/>
        </w:rPr>
      </w:pPr>
      <w:r w:rsidRPr="00D26BF6">
        <w:rPr>
          <w:rFonts w:asciiTheme="minorHAnsi" w:hAnsiTheme="minorHAnsi" w:cs="Arial"/>
          <w:iCs/>
          <w:noProof/>
          <w:kern w:val="32"/>
          <w:sz w:val="24"/>
          <w:szCs w:val="26"/>
        </w:rPr>
        <mc:AlternateContent>
          <mc:Choice Requires="wps">
            <w:drawing>
              <wp:anchor distT="0" distB="0" distL="114300" distR="114300" simplePos="0" relativeHeight="251719680" behindDoc="0" locked="0" layoutInCell="1" allowOverlap="1" wp14:anchorId="0BCDAEAE" wp14:editId="4C87F870">
                <wp:simplePos x="0" y="0"/>
                <wp:positionH relativeFrom="column">
                  <wp:posOffset>4048125</wp:posOffset>
                </wp:positionH>
                <wp:positionV relativeFrom="paragraph">
                  <wp:posOffset>132715</wp:posOffset>
                </wp:positionV>
                <wp:extent cx="323850" cy="0"/>
                <wp:effectExtent l="0" t="76200" r="19050" b="95250"/>
                <wp:wrapNone/>
                <wp:docPr id="71" name="Straight Arrow Connector 71"/>
                <wp:cNvGraphicFramePr/>
                <a:graphic xmlns:a="http://schemas.openxmlformats.org/drawingml/2006/main">
                  <a:graphicData uri="http://schemas.microsoft.com/office/word/2010/wordprocessingShape">
                    <wps:wsp>
                      <wps:cNvCnPr/>
                      <wps:spPr>
                        <a:xfrm>
                          <a:off x="0" y="0"/>
                          <a:ext cx="323850" cy="0"/>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w:pict>
              <v:shape w14:anchorId="65A2A045" id="Straight Arrow Connector 71" o:spid="_x0000_s1026" type="#_x0000_t32" style="position:absolute;margin-left:318.75pt;margin-top:10.45pt;width:25.5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" strokecolor="#4a7ebb">
                <v:stroke endarrow="block"/>
              </v:shape>
            </w:pict>
          </mc:Fallback>
        </mc:AlternateContent>
      </w:r>
      <w:r w:rsidRPr="00BC30CA">
        <w:rPr>
          <w:rFonts w:asciiTheme="minorHAnsi" w:hAnsiTheme="minorHAnsi" w:cs="Arial"/>
          <w:iCs/>
          <w:noProof/>
          <w:kern w:val="32"/>
          <w:sz w:val="24"/>
          <w:szCs w:val="26"/>
        </w:rPr>
        <mc:AlternateContent>
          <mc:Choice Requires="wps">
            <w:drawing>
              <wp:anchor distT="0" distB="0" distL="114300" distR="114300" simplePos="0" relativeHeight="251721728" behindDoc="0" locked="0" layoutInCell="1" allowOverlap="1" wp14:anchorId="04745561" wp14:editId="0E553F6B">
                <wp:simplePos x="0" y="0"/>
                <wp:positionH relativeFrom="column">
                  <wp:posOffset>4629150</wp:posOffset>
                </wp:positionH>
                <wp:positionV relativeFrom="paragraph">
                  <wp:posOffset>8890</wp:posOffset>
                </wp:positionV>
                <wp:extent cx="304800" cy="228600"/>
                <wp:effectExtent l="0" t="0" r="19050" b="19050"/>
                <wp:wrapNone/>
                <wp:docPr id="72" name="Flowchart: Decision 72"/>
                <wp:cNvGraphicFramePr/>
                <a:graphic xmlns:a="http://schemas.openxmlformats.org/drawingml/2006/main">
                  <a:graphicData uri="http://schemas.microsoft.com/office/word/2010/wordprocessingShape">
                    <wps:wsp>
                      <wps:cNvSpPr/>
                      <wps:spPr>
                        <a:xfrm>
                          <a:off x="0" y="0"/>
                          <a:ext cx="304800" cy="228600"/>
                        </a:xfrm>
                        <a:prstGeom prst="flowChartDecision">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7A4AF3F" id="Flowchart: Decision 72" o:spid="_x0000_s1026" type="#_x0000_t110" style="position:absolute;margin-left:364.5pt;margin-top:.7pt;width:24pt;height:18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" fillcolor="#4f81bd" strokecolor="#385d8a" strokeweight="2pt"/>
            </w:pict>
          </mc:Fallback>
        </mc:AlternateContent>
      </w:r>
      <w:r w:rsidRPr="00D26BF6">
        <w:rPr>
          <w:rFonts w:asciiTheme="minorHAnsi" w:hAnsiTheme="minorHAnsi" w:cs="Arial"/>
          <w:iCs/>
          <w:noProof/>
          <w:kern w:val="32"/>
          <w:sz w:val="24"/>
          <w:szCs w:val="26"/>
        </w:rPr>
        <mc:AlternateContent>
          <mc:Choice Requires="wps">
            <w:drawing>
              <wp:anchor distT="0" distB="0" distL="114300" distR="114300" simplePos="0" relativeHeight="251713536" behindDoc="0" locked="0" layoutInCell="1" allowOverlap="1" wp14:anchorId="7B52F3A5" wp14:editId="3457CBFC">
                <wp:simplePos x="0" y="0"/>
                <wp:positionH relativeFrom="column">
                  <wp:posOffset>2343150</wp:posOffset>
                </wp:positionH>
                <wp:positionV relativeFrom="paragraph">
                  <wp:posOffset>12065</wp:posOffset>
                </wp:positionV>
                <wp:extent cx="304800" cy="228600"/>
                <wp:effectExtent l="0" t="0" r="19050" b="19050"/>
                <wp:wrapNone/>
                <wp:docPr id="65" name="Flowchart: Decision 65"/>
                <wp:cNvGraphicFramePr/>
                <a:graphic xmlns:a="http://schemas.openxmlformats.org/drawingml/2006/main">
                  <a:graphicData uri="http://schemas.microsoft.com/office/word/2010/wordprocessingShape">
                    <wps:wsp>
                      <wps:cNvSpPr/>
                      <wps:spPr>
                        <a:xfrm>
                          <a:off x="0" y="0"/>
                          <a:ext cx="304800" cy="228600"/>
                        </a:xfrm>
                        <a:prstGeom prst="flowChartDecision">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4266A27" id="Flowchart: Decision 65" o:spid="_x0000_s1026" type="#_x0000_t110" style="position:absolute;margin-left:184.5pt;margin-top:.95pt;width:24pt;height:18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" fillcolor="#4f81bd" strokecolor="#385d8a" strokeweight="2pt"/>
            </w:pict>
          </mc:Fallback>
        </mc:AlternateContent>
      </w:r>
      <w:r w:rsidR="000972D7" w:rsidRPr="00D26BF6">
        <w:rPr>
          <w:rFonts w:asciiTheme="minorHAnsi" w:hAnsiTheme="minorHAnsi" w:cs="Arial"/>
          <w:iCs/>
          <w:noProof/>
          <w:kern w:val="32"/>
          <w:sz w:val="24"/>
          <w:szCs w:val="26"/>
        </w:rPr>
        <mc:AlternateContent>
          <mc:Choice Requires="wps">
            <w:drawing>
              <wp:anchor distT="0" distB="0" distL="114300" distR="114300" simplePos="0" relativeHeight="251715584" behindDoc="0" locked="0" layoutInCell="1" allowOverlap="1" wp14:anchorId="7BAC1BF2" wp14:editId="40A09755">
                <wp:simplePos x="0" y="0"/>
                <wp:positionH relativeFrom="column">
                  <wp:posOffset>3257550</wp:posOffset>
                </wp:positionH>
                <wp:positionV relativeFrom="paragraph">
                  <wp:posOffset>12065</wp:posOffset>
                </wp:positionV>
                <wp:extent cx="609600" cy="228600"/>
                <wp:effectExtent l="0" t="0" r="19050" b="19050"/>
                <wp:wrapNone/>
                <wp:docPr id="63" name="Rectangle 63"/>
                <wp:cNvGraphicFramePr/>
                <a:graphic xmlns:a="http://schemas.openxmlformats.org/drawingml/2006/main">
                  <a:graphicData uri="http://schemas.microsoft.com/office/word/2010/wordprocessingShape">
                    <wps:wsp>
                      <wps:cNvSpPr/>
                      <wps:spPr>
                        <a:xfrm>
                          <a:off x="0" y="0"/>
                          <a:ext cx="609600" cy="228600"/>
                        </a:xfrm>
                        <a:prstGeom prst="rect">
                          <a:avLst/>
                        </a:prstGeom>
                        <a:solidFill>
                          <a:srgbClr val="4F81BD"/>
                        </a:solidFill>
                        <a:ln w="25400" cap="flat" cmpd="sng" algn="ctr">
                          <a:solidFill>
                            <a:srgbClr val="4F81BD">
                              <a:shade val="50000"/>
                            </a:srgbClr>
                          </a:solidFill>
                          <a:prstDash val="solid"/>
                        </a:ln>
                        <a:effectLst/>
                      </wps:spPr>
                      <wps:txbx>
                        <w:txbxContent>
                          <w:p w14:paraId="49B591B9" w14:textId="77777777" w:rsidR="001220E1" w:rsidRDefault="001220E1" w:rsidP="00D26BF6">
                            <w:pPr>
                              <w:jc w:val="center"/>
                            </w:pPr>
                            <w:r>
                              <w:t>V1.0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AC1BF2" id="Rectangle 63" o:spid="_x0000_s1029" style="position:absolute;margin-left:256.5pt;margin-top:.95pt;width:48pt;height:18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" fillcolor="#4f81bd" strokecolor="#385d8a" strokeweight="2pt">
                <v:textbox>
                  <w:txbxContent>
                    <w:p w14:paraId="49B591B9" w14:textId="77777777" w:rsidR="001220E1" w:rsidRDefault="001220E1" w:rsidP="00D26BF6">
                      <w:pPr>
                        <w:jc w:val="center"/>
                      </w:pPr>
                      <w:r>
                        <w:t>V1.0</w:t>
                      </w:r>
                    </w:p>
                  </w:txbxContent>
                </v:textbox>
              </v:rect>
            </w:pict>
          </mc:Fallback>
        </mc:AlternateContent>
      </w:r>
      <w:r w:rsidR="00BB2BB3" w:rsidRPr="00D26BF6">
        <w:rPr>
          <w:rFonts w:asciiTheme="minorHAnsi" w:hAnsiTheme="minorHAnsi" w:cs="Arial"/>
          <w:iCs/>
          <w:noProof/>
          <w:kern w:val="32"/>
          <w:sz w:val="24"/>
          <w:szCs w:val="26"/>
        </w:rPr>
        <mc:AlternateContent>
          <mc:Choice Requires="wps">
            <w:drawing>
              <wp:anchor distT="0" distB="0" distL="114300" distR="114300" simplePos="0" relativeHeight="251714560" behindDoc="0" locked="0" layoutInCell="1" allowOverlap="1" wp14:anchorId="18EEB0CB" wp14:editId="153320D6">
                <wp:simplePos x="0" y="0"/>
                <wp:positionH relativeFrom="column">
                  <wp:posOffset>2809875</wp:posOffset>
                </wp:positionH>
                <wp:positionV relativeFrom="paragraph">
                  <wp:posOffset>135890</wp:posOffset>
                </wp:positionV>
                <wp:extent cx="323850" cy="0"/>
                <wp:effectExtent l="0" t="76200" r="19050" b="95250"/>
                <wp:wrapNone/>
                <wp:docPr id="64" name="Straight Arrow Connector 64"/>
                <wp:cNvGraphicFramePr/>
                <a:graphic xmlns:a="http://schemas.openxmlformats.org/drawingml/2006/main">
                  <a:graphicData uri="http://schemas.microsoft.com/office/word/2010/wordprocessingShape">
                    <wps:wsp>
                      <wps:cNvCnPr/>
                      <wps:spPr>
                        <a:xfrm>
                          <a:off x="0" y="0"/>
                          <a:ext cx="323850" cy="0"/>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w:pict>
              <v:shape w14:anchorId="15FC2F44" id="Straight Arrow Connector 64" o:spid="_x0000_s1026" type="#_x0000_t32" style="position:absolute;margin-left:221.25pt;margin-top:10.7pt;width:25.5pt;height:0;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" strokecolor="#4a7ebb">
                <v:stroke endarrow="block"/>
              </v:shape>
            </w:pict>
          </mc:Fallback>
        </mc:AlternateContent>
      </w:r>
      <w:r w:rsidR="00BB2BB3" w:rsidRPr="00D26BF6">
        <w:rPr>
          <w:rFonts w:asciiTheme="minorHAnsi" w:hAnsiTheme="minorHAnsi" w:cs="Arial"/>
          <w:iCs/>
          <w:noProof/>
          <w:kern w:val="32"/>
          <w:sz w:val="24"/>
          <w:szCs w:val="26"/>
        </w:rPr>
        <mc:AlternateContent>
          <mc:Choice Requires="wps">
            <w:drawing>
              <wp:anchor distT="0" distB="0" distL="114300" distR="114300" simplePos="0" relativeHeight="251712512" behindDoc="0" locked="0" layoutInCell="1" allowOverlap="1" wp14:anchorId="6D3BB905" wp14:editId="4C6C50A7">
                <wp:simplePos x="0" y="0"/>
                <wp:positionH relativeFrom="column">
                  <wp:posOffset>1552575</wp:posOffset>
                </wp:positionH>
                <wp:positionV relativeFrom="paragraph">
                  <wp:posOffset>126365</wp:posOffset>
                </wp:positionV>
                <wp:extent cx="323850" cy="0"/>
                <wp:effectExtent l="0" t="76200" r="19050" b="95250"/>
                <wp:wrapNone/>
                <wp:docPr id="66" name="Straight Arrow Connector 66"/>
                <wp:cNvGraphicFramePr/>
                <a:graphic xmlns:a="http://schemas.openxmlformats.org/drawingml/2006/main">
                  <a:graphicData uri="http://schemas.microsoft.com/office/word/2010/wordprocessingShape">
                    <wps:wsp>
                      <wps:cNvCnPr/>
                      <wps:spPr>
                        <a:xfrm>
                          <a:off x="0" y="0"/>
                          <a:ext cx="323850" cy="0"/>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w:pict>
              <v:shape w14:anchorId="61F40894" id="Straight Arrow Connector 66" o:spid="_x0000_s1026" type="#_x0000_t32" style="position:absolute;margin-left:122.25pt;margin-top:9.95pt;width:25.5pt;height:0;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" strokecolor="#4a7ebb">
                <v:stroke endarrow="block"/>
              </v:shape>
            </w:pict>
          </mc:Fallback>
        </mc:AlternateContent>
      </w:r>
      <w:r w:rsidR="00D26BF6">
        <w:rPr>
          <w:rFonts w:asciiTheme="minorHAnsi" w:hAnsiTheme="minorHAnsi" w:cs="Arial"/>
          <w:i/>
          <w:iCs/>
          <w:noProof/>
          <w:kern w:val="32"/>
          <w:sz w:val="24"/>
          <w:szCs w:val="26"/>
        </w:rPr>
        <mc:AlternateContent>
          <mc:Choice Requires="wps">
            <w:drawing>
              <wp:anchor distT="0" distB="0" distL="114300" distR="114300" simplePos="0" relativeHeight="251717632" behindDoc="0" locked="0" layoutInCell="1" allowOverlap="1" wp14:anchorId="759E7CAF" wp14:editId="1D587A32">
                <wp:simplePos x="0" y="0"/>
                <wp:positionH relativeFrom="column">
                  <wp:posOffset>847725</wp:posOffset>
                </wp:positionH>
                <wp:positionV relativeFrom="paragraph">
                  <wp:posOffset>8890</wp:posOffset>
                </wp:positionV>
                <wp:extent cx="523875" cy="266700"/>
                <wp:effectExtent l="0" t="0" r="28575" b="19050"/>
                <wp:wrapNone/>
                <wp:docPr id="67" name="Text Box 67"/>
                <wp:cNvGraphicFramePr/>
                <a:graphic xmlns:a="http://schemas.openxmlformats.org/drawingml/2006/main">
                  <a:graphicData uri="http://schemas.microsoft.com/office/word/2010/wordprocessingShape">
                    <wps:wsp>
                      <wps:cNvSpPr txBox="1"/>
                      <wps:spPr>
                        <a:xfrm>
                          <a:off x="0" y="0"/>
                          <a:ext cx="523875" cy="266700"/>
                        </a:xfrm>
                        <a:prstGeom prst="rect">
                          <a:avLst/>
                        </a:prstGeom>
                        <a:solidFill>
                          <a:sysClr val="window" lastClr="FFFFFF"/>
                        </a:solidFill>
                        <a:ln w="6350">
                          <a:solidFill>
                            <a:prstClr val="black"/>
                          </a:solidFill>
                        </a:ln>
                        <a:effectLst/>
                      </wps:spPr>
                      <wps:txbx>
                        <w:txbxContent>
                          <w:p w14:paraId="0B684B85" w14:textId="77777777" w:rsidR="001220E1" w:rsidRPr="00BC30CA" w:rsidRDefault="001220E1" w:rsidP="00D26BF6">
                            <w:pPr>
                              <w:rPr>
                                <w:b/>
                                <w:outline/>
                                <w:color w:val="C0504D"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BC30CA">
                              <w:rPr>
                                <w:b/>
                                <w:outline/>
                                <w:color w:val="C0504D"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B1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9E7CAF" id="Text Box 67" o:spid="_x0000_s1030" type="#_x0000_t202" style="position:absolute;margin-left:66.75pt;margin-top:.7pt;width:41.25pt;height:21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" fillcolor="window" strokeweight=".5pt">
                <v:textbox>
                  <w:txbxContent>
                    <w:p w14:paraId="0B684B85" w14:textId="77777777" w:rsidR="001220E1" w:rsidRPr="00BC30CA" w:rsidRDefault="001220E1" w:rsidP="00D26BF6">
                      <w:pPr>
                        <w:rPr>
                          <w:b/>
                          <w:outline/>
                          <w:color w:val="C0504D"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BC30CA">
                        <w:rPr>
                          <w:b/>
                          <w:outline/>
                          <w:color w:val="C0504D"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B1</w:t>
                      </w:r>
                    </w:p>
                  </w:txbxContent>
                </v:textbox>
              </v:shape>
            </w:pict>
          </mc:Fallback>
        </mc:AlternateContent>
      </w:r>
      <w:r w:rsidR="00D26BF6" w:rsidRPr="00D26BF6">
        <w:rPr>
          <w:rFonts w:asciiTheme="minorHAnsi" w:hAnsiTheme="minorHAnsi" w:cs="Arial"/>
          <w:iCs/>
          <w:kern w:val="32"/>
          <w:sz w:val="24"/>
          <w:szCs w:val="26"/>
        </w:rPr>
        <w:tab/>
      </w:r>
      <w:r w:rsidR="00D26BF6">
        <w:rPr>
          <w:rFonts w:asciiTheme="minorHAnsi" w:hAnsiTheme="minorHAnsi" w:cs="Arial"/>
          <w:iCs/>
          <w:kern w:val="32"/>
          <w:sz w:val="24"/>
          <w:szCs w:val="26"/>
        </w:rPr>
        <w:t xml:space="preserve"> </w:t>
      </w:r>
    </w:p>
    <w:p w14:paraId="74FE1892" w14:textId="6B8B872A" w:rsidR="00D26BF6" w:rsidRPr="00D26BF6" w:rsidRDefault="00D26BF6" w:rsidP="00D26BF6">
      <w:pPr>
        <w:tabs>
          <w:tab w:val="left" w:pos="1350"/>
        </w:tabs>
        <w:spacing w:before="60" w:after="120"/>
        <w:rPr>
          <w:rFonts w:asciiTheme="minorHAnsi" w:hAnsiTheme="minorHAnsi" w:cs="Arial"/>
          <w:iCs/>
          <w:kern w:val="32"/>
          <w:sz w:val="24"/>
          <w:szCs w:val="26"/>
        </w:rPr>
      </w:pPr>
    </w:p>
    <w:p w14:paraId="53018084" w14:textId="6B7A1D4E" w:rsidR="00D26BF6" w:rsidRPr="00D26BF6" w:rsidRDefault="00D26BF6" w:rsidP="00D26BF6">
      <w:pPr>
        <w:tabs>
          <w:tab w:val="left" w:pos="1350"/>
        </w:tabs>
        <w:spacing w:before="60" w:after="120"/>
        <w:rPr>
          <w:rFonts w:asciiTheme="minorHAnsi" w:hAnsiTheme="minorHAnsi" w:cs="Arial"/>
          <w:iCs/>
          <w:kern w:val="32"/>
          <w:sz w:val="24"/>
          <w:szCs w:val="26"/>
        </w:rPr>
      </w:pPr>
      <w:r w:rsidRPr="00D26BF6">
        <w:rPr>
          <w:rFonts w:asciiTheme="minorHAnsi" w:hAnsiTheme="minorHAnsi" w:cs="Arial"/>
          <w:iCs/>
          <w:kern w:val="32"/>
          <w:sz w:val="24"/>
          <w:szCs w:val="26"/>
        </w:rPr>
        <w:tab/>
      </w:r>
      <w:r w:rsidR="00BB2BB3">
        <w:rPr>
          <w:rFonts w:asciiTheme="minorHAnsi" w:hAnsiTheme="minorHAnsi" w:cs="Arial"/>
          <w:iCs/>
          <w:kern w:val="32"/>
          <w:sz w:val="24"/>
          <w:szCs w:val="26"/>
        </w:rPr>
        <w:t>Full Scale Adoption</w:t>
      </w:r>
      <w:r w:rsidR="00BB2BB3" w:rsidRPr="00D26BF6">
        <w:rPr>
          <w:rFonts w:asciiTheme="minorHAnsi" w:hAnsiTheme="minorHAnsi" w:cs="Arial"/>
          <w:iCs/>
          <w:kern w:val="32"/>
          <w:sz w:val="24"/>
          <w:szCs w:val="26"/>
        </w:rPr>
        <w:t xml:space="preserve">   </w:t>
      </w:r>
      <w:r w:rsidR="00BB2BB3">
        <w:rPr>
          <w:rFonts w:asciiTheme="minorHAnsi" w:hAnsiTheme="minorHAnsi" w:cs="Arial"/>
          <w:iCs/>
          <w:kern w:val="32"/>
          <w:sz w:val="24"/>
          <w:szCs w:val="26"/>
        </w:rPr>
        <w:t xml:space="preserve">  </w:t>
      </w:r>
      <w:r w:rsidR="000972D7">
        <w:rPr>
          <w:rFonts w:asciiTheme="minorHAnsi" w:hAnsiTheme="minorHAnsi" w:cs="Arial"/>
          <w:iCs/>
          <w:kern w:val="32"/>
          <w:sz w:val="24"/>
          <w:szCs w:val="26"/>
        </w:rPr>
        <w:t>D/A Transition</w:t>
      </w:r>
      <w:r w:rsidRPr="00D26BF6">
        <w:rPr>
          <w:rFonts w:asciiTheme="minorHAnsi" w:hAnsiTheme="minorHAnsi" w:cs="Arial"/>
          <w:iCs/>
          <w:kern w:val="32"/>
          <w:sz w:val="24"/>
          <w:szCs w:val="26"/>
        </w:rPr>
        <w:t xml:space="preserve"> </w:t>
      </w:r>
      <w:r w:rsidR="000972D7">
        <w:rPr>
          <w:rFonts w:asciiTheme="minorHAnsi" w:hAnsiTheme="minorHAnsi" w:cs="Arial"/>
          <w:iCs/>
          <w:kern w:val="32"/>
          <w:sz w:val="24"/>
          <w:szCs w:val="26"/>
        </w:rPr>
        <w:t xml:space="preserve">  </w:t>
      </w:r>
      <w:r w:rsidRPr="00D26BF6">
        <w:rPr>
          <w:rFonts w:asciiTheme="minorHAnsi" w:hAnsiTheme="minorHAnsi" w:cs="Arial"/>
          <w:iCs/>
          <w:kern w:val="32"/>
          <w:sz w:val="24"/>
          <w:szCs w:val="26"/>
        </w:rPr>
        <w:t xml:space="preserve"> </w:t>
      </w:r>
      <w:r w:rsidR="000972D7">
        <w:rPr>
          <w:rFonts w:asciiTheme="minorHAnsi" w:hAnsiTheme="minorHAnsi" w:cs="Arial"/>
          <w:iCs/>
          <w:kern w:val="32"/>
          <w:sz w:val="24"/>
          <w:szCs w:val="26"/>
        </w:rPr>
        <w:t>RFI Process           Refresh/Maintenance</w:t>
      </w:r>
    </w:p>
    <w:p w14:paraId="2B826F55" w14:textId="77777777" w:rsidR="00D26BF6" w:rsidRDefault="00D26BF6" w:rsidP="00BC30CA">
      <w:pPr>
        <w:pStyle w:val="ParagraphItalics"/>
        <w:tabs>
          <w:tab w:val="left" w:pos="1350"/>
        </w:tabs>
        <w:spacing w:before="0" w:after="0"/>
        <w:rPr>
          <w:rFonts w:asciiTheme="minorHAnsi" w:hAnsiTheme="minorHAnsi"/>
          <w:i w:val="0"/>
          <w:sz w:val="24"/>
          <w:szCs w:val="24"/>
        </w:rPr>
      </w:pPr>
    </w:p>
    <w:p w14:paraId="67B73123" w14:textId="549A7F2E" w:rsidR="00D26BF6" w:rsidRPr="00D26BF6" w:rsidRDefault="00D26BF6" w:rsidP="00D26BF6">
      <w:pPr>
        <w:tabs>
          <w:tab w:val="left" w:pos="1350"/>
        </w:tabs>
        <w:spacing w:before="60" w:after="120"/>
        <w:rPr>
          <w:rFonts w:asciiTheme="minorHAnsi" w:hAnsiTheme="minorHAnsi" w:cs="Arial"/>
          <w:iCs/>
          <w:kern w:val="32"/>
          <w:sz w:val="24"/>
          <w:szCs w:val="26"/>
        </w:rPr>
      </w:pPr>
      <w:r>
        <w:rPr>
          <w:rFonts w:asciiTheme="minorHAnsi" w:hAnsiTheme="minorHAnsi"/>
          <w:i/>
          <w:sz w:val="24"/>
          <w:szCs w:val="24"/>
        </w:rPr>
        <w:tab/>
      </w:r>
      <w:r>
        <w:rPr>
          <w:rFonts w:asciiTheme="minorHAnsi" w:hAnsiTheme="minorHAnsi"/>
          <w:i/>
          <w:sz w:val="24"/>
          <w:szCs w:val="24"/>
        </w:rPr>
        <w:tab/>
      </w:r>
      <w:r>
        <w:rPr>
          <w:rFonts w:asciiTheme="minorHAnsi" w:hAnsiTheme="minorHAnsi"/>
          <w:i/>
          <w:sz w:val="24"/>
          <w:szCs w:val="24"/>
        </w:rPr>
        <w:tab/>
      </w:r>
      <w:r>
        <w:rPr>
          <w:rFonts w:asciiTheme="minorHAnsi" w:hAnsiTheme="minorHAnsi"/>
          <w:i/>
          <w:sz w:val="24"/>
          <w:szCs w:val="24"/>
        </w:rPr>
        <w:tab/>
      </w:r>
    </w:p>
    <w:p w14:paraId="79E4E8FF" w14:textId="721C732E" w:rsidR="00D26BF6" w:rsidRPr="00D26BF6" w:rsidRDefault="007112DB" w:rsidP="00D26BF6">
      <w:pPr>
        <w:tabs>
          <w:tab w:val="left" w:pos="1350"/>
        </w:tabs>
        <w:spacing w:before="60" w:after="120"/>
        <w:rPr>
          <w:rFonts w:asciiTheme="minorHAnsi" w:hAnsiTheme="minorHAnsi" w:cs="Arial"/>
          <w:iCs/>
          <w:kern w:val="32"/>
          <w:sz w:val="24"/>
          <w:szCs w:val="26"/>
        </w:rPr>
      </w:pPr>
      <w:r w:rsidRPr="00D26BF6">
        <w:rPr>
          <w:rFonts w:asciiTheme="minorHAnsi" w:hAnsiTheme="minorHAnsi" w:cs="Arial"/>
          <w:iCs/>
          <w:noProof/>
          <w:kern w:val="32"/>
          <w:sz w:val="24"/>
          <w:szCs w:val="26"/>
        </w:rPr>
        <mc:AlternateContent>
          <mc:Choice Requires="wps">
            <w:drawing>
              <wp:anchor distT="0" distB="0" distL="114300" distR="114300" simplePos="0" relativeHeight="251724800" behindDoc="0" locked="0" layoutInCell="1" allowOverlap="1" wp14:anchorId="02D36D73" wp14:editId="57724FE5">
                <wp:simplePos x="0" y="0"/>
                <wp:positionH relativeFrom="column">
                  <wp:posOffset>2124075</wp:posOffset>
                </wp:positionH>
                <wp:positionV relativeFrom="paragraph">
                  <wp:posOffset>12065</wp:posOffset>
                </wp:positionV>
                <wp:extent cx="304800" cy="228600"/>
                <wp:effectExtent l="0" t="0" r="19050" b="19050"/>
                <wp:wrapNone/>
                <wp:docPr id="78" name="Flowchart: Decision 78"/>
                <wp:cNvGraphicFramePr/>
                <a:graphic xmlns:a="http://schemas.openxmlformats.org/drawingml/2006/main">
                  <a:graphicData uri="http://schemas.microsoft.com/office/word/2010/wordprocessingShape">
                    <wps:wsp>
                      <wps:cNvSpPr/>
                      <wps:spPr>
                        <a:xfrm>
                          <a:off x="0" y="0"/>
                          <a:ext cx="304800" cy="228600"/>
                        </a:xfrm>
                        <a:prstGeom prst="flowChartDecision">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57C4CB8" id="Flowchart: Decision 78" o:spid="_x0000_s1026" type="#_x0000_t110" style="position:absolute;margin-left:167.25pt;margin-top:.95pt;width:24pt;height:18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" fillcolor="#4f81bd" strokecolor="#385d8a" strokeweight="2pt"/>
            </w:pict>
          </mc:Fallback>
        </mc:AlternateContent>
      </w:r>
      <w:r w:rsidRPr="00D26BF6">
        <w:rPr>
          <w:rFonts w:asciiTheme="minorHAnsi" w:hAnsiTheme="minorHAnsi" w:cs="Arial"/>
          <w:iCs/>
          <w:noProof/>
          <w:kern w:val="32"/>
          <w:sz w:val="24"/>
          <w:szCs w:val="26"/>
        </w:rPr>
        <mc:AlternateContent>
          <mc:Choice Requires="wps">
            <w:drawing>
              <wp:anchor distT="0" distB="0" distL="114300" distR="114300" simplePos="0" relativeHeight="251725824" behindDoc="0" locked="0" layoutInCell="1" allowOverlap="1" wp14:anchorId="046E5B69" wp14:editId="6A81FB72">
                <wp:simplePos x="0" y="0"/>
                <wp:positionH relativeFrom="column">
                  <wp:posOffset>2581275</wp:posOffset>
                </wp:positionH>
                <wp:positionV relativeFrom="paragraph">
                  <wp:posOffset>135890</wp:posOffset>
                </wp:positionV>
                <wp:extent cx="323850" cy="0"/>
                <wp:effectExtent l="0" t="76200" r="19050" b="95250"/>
                <wp:wrapNone/>
                <wp:docPr id="77" name="Straight Arrow Connector 77"/>
                <wp:cNvGraphicFramePr/>
                <a:graphic xmlns:a="http://schemas.openxmlformats.org/drawingml/2006/main">
                  <a:graphicData uri="http://schemas.microsoft.com/office/word/2010/wordprocessingShape">
                    <wps:wsp>
                      <wps:cNvCnPr/>
                      <wps:spPr>
                        <a:xfrm>
                          <a:off x="0" y="0"/>
                          <a:ext cx="323850" cy="0"/>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w:pict>
              <v:shape w14:anchorId="65FDCED5" id="Straight Arrow Connector 77" o:spid="_x0000_s1026" type="#_x0000_t32" style="position:absolute;margin-left:203.25pt;margin-top:10.7pt;width:25.5pt;height:0;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" strokecolor="#4a7ebb">
                <v:stroke endarrow="block"/>
              </v:shape>
            </w:pict>
          </mc:Fallback>
        </mc:AlternateContent>
      </w:r>
      <w:r w:rsidRPr="00D26BF6">
        <w:rPr>
          <w:rFonts w:asciiTheme="minorHAnsi" w:hAnsiTheme="minorHAnsi" w:cs="Arial"/>
          <w:iCs/>
          <w:noProof/>
          <w:kern w:val="32"/>
          <w:sz w:val="24"/>
          <w:szCs w:val="26"/>
        </w:rPr>
        <mc:AlternateContent>
          <mc:Choice Requires="wps">
            <w:drawing>
              <wp:anchor distT="0" distB="0" distL="114300" distR="114300" simplePos="0" relativeHeight="251726848" behindDoc="0" locked="0" layoutInCell="1" allowOverlap="1" wp14:anchorId="38E85066" wp14:editId="30900738">
                <wp:simplePos x="0" y="0"/>
                <wp:positionH relativeFrom="column">
                  <wp:posOffset>3124200</wp:posOffset>
                </wp:positionH>
                <wp:positionV relativeFrom="paragraph">
                  <wp:posOffset>12065</wp:posOffset>
                </wp:positionV>
                <wp:extent cx="609600" cy="228600"/>
                <wp:effectExtent l="0" t="0" r="19050" b="19050"/>
                <wp:wrapNone/>
                <wp:docPr id="76" name="Rectangle 76"/>
                <wp:cNvGraphicFramePr/>
                <a:graphic xmlns:a="http://schemas.openxmlformats.org/drawingml/2006/main">
                  <a:graphicData uri="http://schemas.microsoft.com/office/word/2010/wordprocessingShape">
                    <wps:wsp>
                      <wps:cNvSpPr/>
                      <wps:spPr>
                        <a:xfrm>
                          <a:off x="0" y="0"/>
                          <a:ext cx="609600" cy="228600"/>
                        </a:xfrm>
                        <a:prstGeom prst="rect">
                          <a:avLst/>
                        </a:prstGeom>
                        <a:solidFill>
                          <a:srgbClr val="4F81BD"/>
                        </a:solidFill>
                        <a:ln w="25400" cap="flat" cmpd="sng" algn="ctr">
                          <a:solidFill>
                            <a:srgbClr val="4F81BD">
                              <a:shade val="50000"/>
                            </a:srgbClr>
                          </a:solidFill>
                          <a:prstDash val="solid"/>
                        </a:ln>
                        <a:effectLst/>
                      </wps:spPr>
                      <wps:txbx>
                        <w:txbxContent>
                          <w:p w14:paraId="3521EC0A" w14:textId="430DF2AA" w:rsidR="001220E1" w:rsidRPr="007112DB" w:rsidRDefault="001220E1" w:rsidP="00D26BF6">
                            <w:pPr>
                              <w:jc w:val="center"/>
                              <w:rPr>
                                <w:color w:val="FFFFFF" w:themeColor="background1"/>
                              </w:rPr>
                            </w:pPr>
                            <w:r w:rsidRPr="007112DB">
                              <w:rPr>
                                <w:color w:val="FFFFFF" w:themeColor="background1"/>
                              </w:rPr>
                              <w:t>V2.0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E85066" id="Rectangle 76" o:spid="_x0000_s1031" style="position:absolute;margin-left:246pt;margin-top:.95pt;width:48pt;height:18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" fillcolor="#4f81bd" strokecolor="#385d8a" strokeweight="2pt">
                <v:textbox>
                  <w:txbxContent>
                    <w:p w14:paraId="3521EC0A" w14:textId="430DF2AA" w:rsidR="001220E1" w:rsidRPr="007112DB" w:rsidRDefault="001220E1" w:rsidP="00D26BF6">
                      <w:pPr>
                        <w:jc w:val="center"/>
                        <w:rPr>
                          <w:color w:val="FFFFFF" w:themeColor="background1"/>
                        </w:rPr>
                      </w:pPr>
                      <w:r w:rsidRPr="007112DB">
                        <w:rPr>
                          <w:color w:val="FFFFFF" w:themeColor="background1"/>
                        </w:rPr>
                        <w:t>V2.0</w:t>
                      </w:r>
                    </w:p>
                  </w:txbxContent>
                </v:textbox>
              </v:rect>
            </w:pict>
          </mc:Fallback>
        </mc:AlternateContent>
      </w:r>
      <w:r w:rsidRPr="00D26BF6">
        <w:rPr>
          <w:rFonts w:asciiTheme="minorHAnsi" w:hAnsiTheme="minorHAnsi" w:cs="Arial"/>
          <w:iCs/>
          <w:noProof/>
          <w:kern w:val="32"/>
          <w:sz w:val="24"/>
          <w:szCs w:val="26"/>
        </w:rPr>
        <mc:AlternateContent>
          <mc:Choice Requires="wps">
            <w:drawing>
              <wp:anchor distT="0" distB="0" distL="114300" distR="114300" simplePos="0" relativeHeight="251728896" behindDoc="0" locked="0" layoutInCell="1" allowOverlap="1" wp14:anchorId="65BCC73C" wp14:editId="07B2EC12">
                <wp:simplePos x="0" y="0"/>
                <wp:positionH relativeFrom="column">
                  <wp:posOffset>4029075</wp:posOffset>
                </wp:positionH>
                <wp:positionV relativeFrom="paragraph">
                  <wp:posOffset>132715</wp:posOffset>
                </wp:positionV>
                <wp:extent cx="323850" cy="0"/>
                <wp:effectExtent l="0" t="76200" r="19050" b="95250"/>
                <wp:wrapNone/>
                <wp:docPr id="74" name="Straight Arrow Connector 74"/>
                <wp:cNvGraphicFramePr/>
                <a:graphic xmlns:a="http://schemas.openxmlformats.org/drawingml/2006/main">
                  <a:graphicData uri="http://schemas.microsoft.com/office/word/2010/wordprocessingShape">
                    <wps:wsp>
                      <wps:cNvCnPr/>
                      <wps:spPr>
                        <a:xfrm>
                          <a:off x="0" y="0"/>
                          <a:ext cx="323850" cy="0"/>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w:pict>
              <v:shape w14:anchorId="5E60CFEB" id="Straight Arrow Connector 74" o:spid="_x0000_s1026" type="#_x0000_t32" style="position:absolute;margin-left:317.25pt;margin-top:10.45pt;width:25.5pt;height:0;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" strokecolor="#4a7ebb">
                <v:stroke endarrow="block"/>
              </v:shape>
            </w:pict>
          </mc:Fallback>
        </mc:AlternateContent>
      </w:r>
      <w:r w:rsidRPr="007112DB">
        <w:rPr>
          <w:rFonts w:asciiTheme="minorHAnsi" w:hAnsiTheme="minorHAnsi" w:cs="Arial"/>
          <w:iCs/>
          <w:noProof/>
          <w:kern w:val="32"/>
          <w:sz w:val="24"/>
          <w:szCs w:val="26"/>
        </w:rPr>
        <mc:AlternateContent>
          <mc:Choice Requires="wps">
            <w:drawing>
              <wp:anchor distT="0" distB="0" distL="114300" distR="114300" simplePos="0" relativeHeight="251744256" behindDoc="0" locked="0" layoutInCell="1" allowOverlap="1" wp14:anchorId="32133EBD" wp14:editId="6A233191">
                <wp:simplePos x="0" y="0"/>
                <wp:positionH relativeFrom="column">
                  <wp:posOffset>4562475</wp:posOffset>
                </wp:positionH>
                <wp:positionV relativeFrom="paragraph">
                  <wp:posOffset>46990</wp:posOffset>
                </wp:positionV>
                <wp:extent cx="609600" cy="228600"/>
                <wp:effectExtent l="0" t="0" r="19050" b="19050"/>
                <wp:wrapNone/>
                <wp:docPr id="69" name="Rectangle 69"/>
                <wp:cNvGraphicFramePr/>
                <a:graphic xmlns:a="http://schemas.openxmlformats.org/drawingml/2006/main">
                  <a:graphicData uri="http://schemas.microsoft.com/office/word/2010/wordprocessingShape">
                    <wps:wsp>
                      <wps:cNvSpPr/>
                      <wps:spPr>
                        <a:xfrm>
                          <a:off x="0" y="0"/>
                          <a:ext cx="609600" cy="228600"/>
                        </a:xfrm>
                        <a:prstGeom prst="rect">
                          <a:avLst/>
                        </a:prstGeom>
                        <a:solidFill>
                          <a:srgbClr val="4F81BD"/>
                        </a:solidFill>
                        <a:ln w="25400" cap="flat" cmpd="sng" algn="ctr">
                          <a:solidFill>
                            <a:srgbClr val="4F81BD">
                              <a:shade val="50000"/>
                            </a:srgbClr>
                          </a:solidFill>
                          <a:prstDash val="solid"/>
                        </a:ln>
                        <a:effectLst/>
                      </wps:spPr>
                      <wps:txbx>
                        <w:txbxContent>
                          <w:p w14:paraId="7DCF7370" w14:textId="726A62D1" w:rsidR="001220E1" w:rsidRDefault="001220E1" w:rsidP="007112DB">
                            <w:pPr>
                              <w:jc w:val="center"/>
                            </w:pPr>
                            <w:r>
                              <w:t>V2.0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133EBD" id="Rectangle 69" o:spid="_x0000_s1032" style="position:absolute;margin-left:359.25pt;margin-top:3.7pt;width:48pt;height:18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" fillcolor="#4f81bd" strokecolor="#385d8a" strokeweight="2pt">
                <v:textbox>
                  <w:txbxContent>
                    <w:p w14:paraId="7DCF7370" w14:textId="726A62D1" w:rsidR="001220E1" w:rsidRDefault="001220E1" w:rsidP="007112DB">
                      <w:pPr>
                        <w:jc w:val="center"/>
                      </w:pPr>
                      <w:r>
                        <w:t>V2.0</w:t>
                      </w:r>
                    </w:p>
                  </w:txbxContent>
                </v:textbox>
              </v:rect>
            </w:pict>
          </mc:Fallback>
        </mc:AlternateContent>
      </w:r>
      <w:r w:rsidRPr="00D26BF6">
        <w:rPr>
          <w:rFonts w:asciiTheme="minorHAnsi" w:hAnsiTheme="minorHAnsi" w:cs="Arial"/>
          <w:iCs/>
          <w:noProof/>
          <w:kern w:val="32"/>
          <w:sz w:val="24"/>
          <w:szCs w:val="26"/>
        </w:rPr>
        <mc:AlternateContent>
          <mc:Choice Requires="wps">
            <w:drawing>
              <wp:anchor distT="0" distB="0" distL="114300" distR="114300" simplePos="0" relativeHeight="251723776" behindDoc="0" locked="0" layoutInCell="1" allowOverlap="1" wp14:anchorId="0A4B8762" wp14:editId="5BBA2822">
                <wp:simplePos x="0" y="0"/>
                <wp:positionH relativeFrom="column">
                  <wp:posOffset>1562100</wp:posOffset>
                </wp:positionH>
                <wp:positionV relativeFrom="paragraph">
                  <wp:posOffset>126365</wp:posOffset>
                </wp:positionV>
                <wp:extent cx="323850" cy="0"/>
                <wp:effectExtent l="0" t="76200" r="19050" b="95250"/>
                <wp:wrapNone/>
                <wp:docPr id="79" name="Straight Arrow Connector 79"/>
                <wp:cNvGraphicFramePr/>
                <a:graphic xmlns:a="http://schemas.openxmlformats.org/drawingml/2006/main">
                  <a:graphicData uri="http://schemas.microsoft.com/office/word/2010/wordprocessingShape">
                    <wps:wsp>
                      <wps:cNvCnPr/>
                      <wps:spPr>
                        <a:xfrm>
                          <a:off x="0" y="0"/>
                          <a:ext cx="323850" cy="0"/>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w:pict>
              <v:shape w14:anchorId="4AFB63A3" id="Straight Arrow Connector 79" o:spid="_x0000_s1026" type="#_x0000_t32" style="position:absolute;margin-left:123pt;margin-top:9.95pt;width:25.5pt;height:0;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" strokecolor="#4a7ebb">
                <v:stroke endarrow="block"/>
              </v:shape>
            </w:pict>
          </mc:Fallback>
        </mc:AlternateContent>
      </w:r>
      <w:r w:rsidR="000972D7" w:rsidRPr="00D26BF6">
        <w:rPr>
          <w:rFonts w:asciiTheme="minorHAnsi" w:hAnsiTheme="minorHAnsi" w:cs="Arial"/>
          <w:iCs/>
          <w:noProof/>
          <w:kern w:val="32"/>
          <w:sz w:val="24"/>
          <w:szCs w:val="26"/>
        </w:rPr>
        <mc:AlternateContent>
          <mc:Choice Requires="wps">
            <w:drawing>
              <wp:anchor distT="0" distB="0" distL="114300" distR="114300" simplePos="0" relativeHeight="251729920" behindDoc="0" locked="0" layoutInCell="1" allowOverlap="1" wp14:anchorId="7EBD10B3" wp14:editId="487BAC4A">
                <wp:simplePos x="0" y="0"/>
                <wp:positionH relativeFrom="column">
                  <wp:posOffset>4429125</wp:posOffset>
                </wp:positionH>
                <wp:positionV relativeFrom="paragraph">
                  <wp:posOffset>8890</wp:posOffset>
                </wp:positionV>
                <wp:extent cx="304800" cy="228600"/>
                <wp:effectExtent l="0" t="0" r="0" b="0"/>
                <wp:wrapNone/>
                <wp:docPr id="73" name="Flowchart: Decision 73"/>
                <wp:cNvGraphicFramePr/>
                <a:graphic xmlns:a="http://schemas.openxmlformats.org/drawingml/2006/main">
                  <a:graphicData uri="http://schemas.microsoft.com/office/word/2010/wordprocessingShape">
                    <wps:wsp>
                      <wps:cNvSpPr/>
                      <wps:spPr>
                        <a:xfrm>
                          <a:off x="0" y="0"/>
                          <a:ext cx="304800" cy="228600"/>
                        </a:xfrm>
                        <a:prstGeom prst="flowChartDecision">
                          <a:avLst/>
                        </a:prstGeom>
                        <a:no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9A8216" id="Flowchart: Decision 73" o:spid="_x0000_s1026" type="#_x0000_t110" style="position:absolute;margin-left:348.75pt;margin-top:.7pt;width:24pt;height:18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" filled="f" stroked="f" strokeweight="2pt"/>
            </w:pict>
          </mc:Fallback>
        </mc:AlternateContent>
      </w:r>
      <w:r w:rsidR="00D26BF6">
        <w:rPr>
          <w:rFonts w:asciiTheme="minorHAnsi" w:hAnsiTheme="minorHAnsi" w:cs="Arial"/>
          <w:i/>
          <w:iCs/>
          <w:noProof/>
          <w:kern w:val="32"/>
          <w:sz w:val="24"/>
          <w:szCs w:val="26"/>
        </w:rPr>
        <mc:AlternateContent>
          <mc:Choice Requires="wps">
            <w:drawing>
              <wp:anchor distT="0" distB="0" distL="114300" distR="114300" simplePos="0" relativeHeight="251727872" behindDoc="0" locked="0" layoutInCell="1" allowOverlap="1" wp14:anchorId="6CA55068" wp14:editId="62EAA383">
                <wp:simplePos x="0" y="0"/>
                <wp:positionH relativeFrom="column">
                  <wp:posOffset>847725</wp:posOffset>
                </wp:positionH>
                <wp:positionV relativeFrom="paragraph">
                  <wp:posOffset>8890</wp:posOffset>
                </wp:positionV>
                <wp:extent cx="523875" cy="266700"/>
                <wp:effectExtent l="0" t="0" r="28575" b="19050"/>
                <wp:wrapNone/>
                <wp:docPr id="75" name="Text Box 75"/>
                <wp:cNvGraphicFramePr/>
                <a:graphic xmlns:a="http://schemas.openxmlformats.org/drawingml/2006/main">
                  <a:graphicData uri="http://schemas.microsoft.com/office/word/2010/wordprocessingShape">
                    <wps:wsp>
                      <wps:cNvSpPr txBox="1"/>
                      <wps:spPr>
                        <a:xfrm>
                          <a:off x="0" y="0"/>
                          <a:ext cx="523875" cy="266700"/>
                        </a:xfrm>
                        <a:prstGeom prst="rect">
                          <a:avLst/>
                        </a:prstGeom>
                        <a:solidFill>
                          <a:sysClr val="window" lastClr="FFFFFF"/>
                        </a:solidFill>
                        <a:ln w="6350">
                          <a:solidFill>
                            <a:prstClr val="black"/>
                          </a:solidFill>
                        </a:ln>
                        <a:effectLst/>
                      </wps:spPr>
                      <wps:txbx>
                        <w:txbxContent>
                          <w:p w14:paraId="065744EA" w14:textId="2E3F0776" w:rsidR="001220E1" w:rsidRPr="00BC30CA" w:rsidRDefault="001220E1" w:rsidP="00D26BF6">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C30C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A55068" id="Text Box 75" o:spid="_x0000_s1033" type="#_x0000_t202" style="position:absolute;margin-left:66.75pt;margin-top:.7pt;width:41.25pt;height:21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" fillcolor="window" strokeweight=".5pt">
                <v:textbox>
                  <w:txbxContent>
                    <w:p w14:paraId="065744EA" w14:textId="2E3F0776" w:rsidR="001220E1" w:rsidRPr="00BC30CA" w:rsidRDefault="001220E1" w:rsidP="00D26BF6">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C30C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B2</w:t>
                      </w:r>
                    </w:p>
                  </w:txbxContent>
                </v:textbox>
              </v:shape>
            </w:pict>
          </mc:Fallback>
        </mc:AlternateContent>
      </w:r>
      <w:r w:rsidR="00D26BF6" w:rsidRPr="00D26BF6">
        <w:rPr>
          <w:rFonts w:asciiTheme="minorHAnsi" w:hAnsiTheme="minorHAnsi" w:cs="Arial"/>
          <w:iCs/>
          <w:kern w:val="32"/>
          <w:sz w:val="24"/>
          <w:szCs w:val="26"/>
        </w:rPr>
        <w:tab/>
      </w:r>
      <w:r w:rsidR="00D26BF6">
        <w:rPr>
          <w:rFonts w:asciiTheme="minorHAnsi" w:hAnsiTheme="minorHAnsi" w:cs="Arial"/>
          <w:iCs/>
          <w:kern w:val="32"/>
          <w:sz w:val="24"/>
          <w:szCs w:val="26"/>
        </w:rPr>
        <w:t xml:space="preserve"> </w:t>
      </w:r>
      <w:r w:rsidR="000972D7">
        <w:rPr>
          <w:rFonts w:asciiTheme="minorHAnsi" w:hAnsiTheme="minorHAnsi" w:cs="Arial"/>
          <w:iCs/>
          <w:kern w:val="32"/>
          <w:sz w:val="24"/>
          <w:szCs w:val="26"/>
        </w:rPr>
        <w:t xml:space="preserve">    </w:t>
      </w:r>
      <w:r>
        <w:rPr>
          <w:rFonts w:asciiTheme="minorHAnsi" w:hAnsiTheme="minorHAnsi" w:cs="Arial"/>
          <w:iCs/>
          <w:kern w:val="32"/>
          <w:sz w:val="24"/>
          <w:szCs w:val="26"/>
        </w:rPr>
        <w:t>…</w:t>
      </w:r>
    </w:p>
    <w:p w14:paraId="5DCB844F" w14:textId="3C9DBE66" w:rsidR="00D26BF6" w:rsidRPr="00D26BF6" w:rsidRDefault="008B0695" w:rsidP="00D26BF6">
      <w:pPr>
        <w:tabs>
          <w:tab w:val="left" w:pos="1350"/>
        </w:tabs>
        <w:spacing w:before="60" w:after="120"/>
        <w:rPr>
          <w:rFonts w:asciiTheme="minorHAnsi" w:hAnsiTheme="minorHAnsi" w:cs="Arial"/>
          <w:iCs/>
          <w:kern w:val="32"/>
          <w:sz w:val="24"/>
          <w:szCs w:val="26"/>
        </w:rPr>
      </w:pPr>
      <w:r>
        <w:rPr>
          <w:rFonts w:asciiTheme="minorHAnsi" w:hAnsiTheme="minorHAnsi" w:cs="Arial"/>
          <w:iCs/>
          <w:noProof/>
          <w:kern w:val="32"/>
          <w:sz w:val="24"/>
          <w:szCs w:val="26"/>
        </w:rPr>
        <mc:AlternateContent>
          <mc:Choice Requires="wps">
            <w:drawing>
              <wp:anchor distT="0" distB="0" distL="114300" distR="114300" simplePos="0" relativeHeight="251653119" behindDoc="0" locked="0" layoutInCell="1" allowOverlap="1" wp14:anchorId="0A9E1AA9" wp14:editId="49DCCBB6">
                <wp:simplePos x="0" y="0"/>
                <wp:positionH relativeFrom="column">
                  <wp:posOffset>819150</wp:posOffset>
                </wp:positionH>
                <wp:positionV relativeFrom="paragraph">
                  <wp:posOffset>213995</wp:posOffset>
                </wp:positionV>
                <wp:extent cx="904875" cy="400050"/>
                <wp:effectExtent l="0" t="0" r="28575" b="19050"/>
                <wp:wrapNone/>
                <wp:docPr id="57" name="Rectangle 57"/>
                <wp:cNvGraphicFramePr/>
                <a:graphic xmlns:a="http://schemas.openxmlformats.org/drawingml/2006/main">
                  <a:graphicData uri="http://schemas.microsoft.com/office/word/2010/wordprocessingShape">
                    <wps:wsp>
                      <wps:cNvSpPr/>
                      <wps:spPr>
                        <a:xfrm>
                          <a:off x="0" y="0"/>
                          <a:ext cx="904875" cy="400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A3B4F8" id="Rectangle 57" o:spid="_x0000_s1026" style="position:absolute;margin-left:64.5pt;margin-top:16.85pt;width:71.25pt;height:31.5pt;z-index:25165311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" filled="f" strokecolor="#243f60 [1604]" strokeweight="2pt"/>
            </w:pict>
          </mc:Fallback>
        </mc:AlternateContent>
      </w:r>
    </w:p>
    <w:p w14:paraId="357A8860" w14:textId="576FF435" w:rsidR="000972D7" w:rsidRDefault="00D26BF6" w:rsidP="000972D7">
      <w:pPr>
        <w:pStyle w:val="ParagraphItalics"/>
        <w:tabs>
          <w:tab w:val="left" w:pos="1350"/>
        </w:tabs>
        <w:spacing w:before="0" w:after="0"/>
        <w:rPr>
          <w:rStyle w:val="Heading3Char"/>
          <w:rFonts w:asciiTheme="minorHAnsi" w:hAnsiTheme="minorHAnsi"/>
          <w:b w:val="0"/>
          <w:i w:val="0"/>
          <w:sz w:val="24"/>
        </w:rPr>
      </w:pPr>
      <w:r w:rsidRPr="00D26BF6">
        <w:rPr>
          <w:rFonts w:asciiTheme="minorHAnsi" w:hAnsiTheme="minorHAnsi" w:cs="Arial"/>
          <w:iCs/>
          <w:kern w:val="32"/>
          <w:sz w:val="24"/>
          <w:szCs w:val="26"/>
        </w:rPr>
        <w:tab/>
      </w:r>
      <w:r w:rsidR="00651E1D" w:rsidRPr="007112DB">
        <w:rPr>
          <w:rFonts w:asciiTheme="minorHAnsi" w:hAnsiTheme="minorHAnsi" w:cs="Arial"/>
          <w:i w:val="0"/>
          <w:iCs/>
          <w:kern w:val="32"/>
          <w:sz w:val="24"/>
          <w:szCs w:val="26"/>
        </w:rPr>
        <w:t>App</w:t>
      </w:r>
      <w:r w:rsidR="00FD3715">
        <w:rPr>
          <w:rFonts w:asciiTheme="minorHAnsi" w:hAnsiTheme="minorHAnsi" w:cs="Arial"/>
          <w:iCs/>
          <w:kern w:val="32"/>
          <w:sz w:val="24"/>
          <w:szCs w:val="26"/>
        </w:rPr>
        <w:t xml:space="preserve"> </w:t>
      </w:r>
      <w:r w:rsidR="00FD3715" w:rsidRPr="007112DB">
        <w:rPr>
          <w:rFonts w:asciiTheme="minorHAnsi" w:hAnsiTheme="minorHAnsi" w:cs="Arial"/>
          <w:i w:val="0"/>
          <w:iCs/>
          <w:kern w:val="32"/>
          <w:sz w:val="24"/>
          <w:szCs w:val="26"/>
        </w:rPr>
        <w:t>Isolation</w:t>
      </w:r>
      <w:r>
        <w:rPr>
          <w:rFonts w:asciiTheme="minorHAnsi" w:hAnsiTheme="minorHAnsi" w:cs="Arial"/>
          <w:iCs/>
          <w:kern w:val="32"/>
          <w:sz w:val="24"/>
          <w:szCs w:val="26"/>
        </w:rPr>
        <w:t xml:space="preserve">  </w:t>
      </w:r>
      <w:r w:rsidR="00651E1D">
        <w:rPr>
          <w:rFonts w:asciiTheme="minorHAnsi" w:hAnsiTheme="minorHAnsi" w:cs="Arial"/>
          <w:iCs/>
          <w:kern w:val="32"/>
          <w:sz w:val="24"/>
          <w:szCs w:val="26"/>
        </w:rPr>
        <w:t xml:space="preserve">   </w:t>
      </w:r>
      <w:r w:rsidR="000972D7">
        <w:rPr>
          <w:rStyle w:val="Heading3Char"/>
          <w:rFonts w:asciiTheme="minorHAnsi" w:hAnsiTheme="minorHAnsi"/>
          <w:b w:val="0"/>
          <w:i w:val="0"/>
          <w:sz w:val="24"/>
        </w:rPr>
        <w:t xml:space="preserve">Fed Register    </w:t>
      </w:r>
      <w:r w:rsidR="007112DB">
        <w:rPr>
          <w:rStyle w:val="Heading3Char"/>
          <w:rFonts w:asciiTheme="minorHAnsi" w:hAnsiTheme="minorHAnsi"/>
          <w:b w:val="0"/>
          <w:i w:val="0"/>
          <w:sz w:val="24"/>
        </w:rPr>
        <w:t xml:space="preserve">          Initial </w:t>
      </w:r>
      <w:r w:rsidR="000972D7">
        <w:rPr>
          <w:rStyle w:val="Heading3Char"/>
          <w:rFonts w:asciiTheme="minorHAnsi" w:hAnsiTheme="minorHAnsi"/>
          <w:b w:val="0"/>
          <w:i w:val="0"/>
          <w:sz w:val="24"/>
        </w:rPr>
        <w:t xml:space="preserve">Adoption   </w:t>
      </w:r>
      <w:r w:rsidR="007112DB">
        <w:rPr>
          <w:rStyle w:val="Heading3Char"/>
          <w:rFonts w:asciiTheme="minorHAnsi" w:hAnsiTheme="minorHAnsi"/>
          <w:b w:val="0"/>
          <w:i w:val="0"/>
          <w:sz w:val="24"/>
        </w:rPr>
        <w:t xml:space="preserve">        </w:t>
      </w:r>
      <w:r w:rsidR="000972D7" w:rsidRPr="000972D7">
        <w:rPr>
          <w:rFonts w:asciiTheme="minorHAnsi" w:hAnsiTheme="minorHAnsi" w:cs="Arial"/>
          <w:i w:val="0"/>
          <w:iCs/>
          <w:kern w:val="32"/>
          <w:sz w:val="24"/>
          <w:szCs w:val="26"/>
        </w:rPr>
        <w:t>Pilot Opportunities</w:t>
      </w:r>
      <w:r w:rsidR="007112DB">
        <w:rPr>
          <w:rFonts w:asciiTheme="minorHAnsi" w:hAnsiTheme="minorHAnsi" w:cs="Arial"/>
          <w:i w:val="0"/>
          <w:iCs/>
          <w:kern w:val="32"/>
          <w:sz w:val="24"/>
          <w:szCs w:val="26"/>
        </w:rPr>
        <w:t xml:space="preserve">  </w:t>
      </w:r>
    </w:p>
    <w:p w14:paraId="38CEA70A" w14:textId="031136EF" w:rsidR="000972D7" w:rsidRDefault="000972D7" w:rsidP="000972D7">
      <w:pPr>
        <w:pStyle w:val="ParagraphItalics"/>
        <w:tabs>
          <w:tab w:val="left" w:pos="1350"/>
        </w:tabs>
        <w:spacing w:before="0" w:after="0"/>
        <w:rPr>
          <w:rStyle w:val="Heading3Char"/>
          <w:rFonts w:asciiTheme="minorHAnsi" w:hAnsiTheme="minorHAnsi"/>
          <w:b w:val="0"/>
          <w:i w:val="0"/>
          <w:sz w:val="24"/>
        </w:rPr>
      </w:pPr>
      <w:r>
        <w:rPr>
          <w:rStyle w:val="Heading3Char"/>
          <w:rFonts w:asciiTheme="minorHAnsi" w:hAnsiTheme="minorHAnsi"/>
          <w:b w:val="0"/>
          <w:i w:val="0"/>
          <w:sz w:val="24"/>
        </w:rPr>
        <w:t xml:space="preserve">                         </w:t>
      </w:r>
      <w:r w:rsidRPr="007112DB">
        <w:rPr>
          <w:rStyle w:val="Heading3Char"/>
          <w:rFonts w:asciiTheme="minorHAnsi" w:hAnsiTheme="minorHAnsi"/>
          <w:b w:val="0"/>
          <w:i w:val="0"/>
          <w:sz w:val="18"/>
        </w:rPr>
        <w:t>Control Capability</w:t>
      </w:r>
      <w:r w:rsidRPr="007112DB">
        <w:rPr>
          <w:rStyle w:val="Heading3Char"/>
          <w:rFonts w:asciiTheme="minorHAnsi" w:hAnsiTheme="minorHAnsi"/>
          <w:b w:val="0"/>
          <w:i w:val="0"/>
          <w:sz w:val="32"/>
        </w:rPr>
        <w:t xml:space="preserve">   </w:t>
      </w:r>
      <w:r>
        <w:rPr>
          <w:rStyle w:val="Heading3Char"/>
          <w:rFonts w:asciiTheme="minorHAnsi" w:hAnsiTheme="minorHAnsi"/>
          <w:b w:val="0"/>
          <w:i w:val="0"/>
          <w:sz w:val="32"/>
        </w:rPr>
        <w:t xml:space="preserve"> </w:t>
      </w:r>
      <w:r>
        <w:rPr>
          <w:rStyle w:val="Heading3Char"/>
          <w:rFonts w:asciiTheme="minorHAnsi" w:hAnsiTheme="minorHAnsi"/>
          <w:b w:val="0"/>
          <w:i w:val="0"/>
          <w:sz w:val="24"/>
        </w:rPr>
        <w:t>Peer Review</w:t>
      </w:r>
    </w:p>
    <w:p w14:paraId="46C3241C" w14:textId="54CD021B" w:rsidR="000972D7" w:rsidRDefault="000972D7" w:rsidP="00D26BF6">
      <w:pPr>
        <w:tabs>
          <w:tab w:val="left" w:pos="1350"/>
        </w:tabs>
        <w:spacing w:before="60" w:after="120"/>
        <w:rPr>
          <w:rFonts w:asciiTheme="minorHAnsi" w:hAnsiTheme="minorHAnsi" w:cs="Arial"/>
          <w:iCs/>
          <w:kern w:val="32"/>
          <w:sz w:val="24"/>
          <w:szCs w:val="26"/>
        </w:rPr>
      </w:pPr>
    </w:p>
    <w:p w14:paraId="639FA656" w14:textId="25E57A56" w:rsidR="00D26BF6" w:rsidRPr="00D26BF6" w:rsidRDefault="000972D7" w:rsidP="000972D7">
      <w:pPr>
        <w:tabs>
          <w:tab w:val="left" w:pos="1350"/>
        </w:tabs>
        <w:spacing w:before="60" w:after="120"/>
        <w:rPr>
          <w:rFonts w:asciiTheme="minorHAnsi" w:hAnsiTheme="minorHAnsi" w:cs="Arial"/>
          <w:iCs/>
          <w:kern w:val="32"/>
          <w:sz w:val="24"/>
          <w:szCs w:val="26"/>
        </w:rPr>
      </w:pPr>
      <w:r>
        <w:rPr>
          <w:rFonts w:asciiTheme="minorHAnsi" w:hAnsiTheme="minorHAnsi" w:cs="Arial"/>
          <w:iCs/>
          <w:kern w:val="32"/>
          <w:sz w:val="24"/>
          <w:szCs w:val="26"/>
        </w:rPr>
        <w:tab/>
      </w:r>
      <w:r>
        <w:rPr>
          <w:rFonts w:asciiTheme="minorHAnsi" w:hAnsiTheme="minorHAnsi" w:cs="Arial"/>
          <w:iCs/>
          <w:kern w:val="32"/>
          <w:sz w:val="24"/>
          <w:szCs w:val="26"/>
        </w:rPr>
        <w:tab/>
      </w:r>
      <w:r>
        <w:rPr>
          <w:rFonts w:asciiTheme="minorHAnsi" w:hAnsiTheme="minorHAnsi" w:cs="Arial"/>
          <w:iCs/>
          <w:kern w:val="32"/>
          <w:sz w:val="24"/>
          <w:szCs w:val="26"/>
        </w:rPr>
        <w:tab/>
      </w:r>
      <w:r>
        <w:rPr>
          <w:rFonts w:asciiTheme="minorHAnsi" w:hAnsiTheme="minorHAnsi" w:cs="Arial"/>
          <w:iCs/>
          <w:kern w:val="32"/>
          <w:sz w:val="24"/>
          <w:szCs w:val="26"/>
        </w:rPr>
        <w:tab/>
      </w:r>
      <w:r w:rsidR="008B0695">
        <w:rPr>
          <w:rFonts w:asciiTheme="minorHAnsi" w:hAnsiTheme="minorHAnsi" w:cs="Arial"/>
          <w:iCs/>
          <w:kern w:val="32"/>
          <w:sz w:val="24"/>
          <w:szCs w:val="26"/>
        </w:rPr>
        <w:t xml:space="preserve">           </w:t>
      </w:r>
    </w:p>
    <w:p w14:paraId="46492B86" w14:textId="3074A7D4" w:rsidR="00D26BF6" w:rsidRDefault="00D26BF6" w:rsidP="00BC30CA">
      <w:pPr>
        <w:pStyle w:val="ParagraphItalics"/>
        <w:tabs>
          <w:tab w:val="left" w:pos="1350"/>
        </w:tabs>
        <w:spacing w:before="0" w:after="0"/>
        <w:rPr>
          <w:rFonts w:asciiTheme="minorHAnsi" w:hAnsiTheme="minorHAnsi"/>
          <w:i w:val="0"/>
          <w:sz w:val="24"/>
          <w:szCs w:val="24"/>
        </w:rPr>
      </w:pPr>
    </w:p>
    <w:p w14:paraId="00179C49" w14:textId="77777777" w:rsidR="00D26BF6" w:rsidRDefault="00D26BF6" w:rsidP="00BC30CA">
      <w:pPr>
        <w:pStyle w:val="ParagraphItalics"/>
        <w:tabs>
          <w:tab w:val="left" w:pos="1350"/>
        </w:tabs>
        <w:spacing w:before="0" w:after="0"/>
        <w:rPr>
          <w:rFonts w:asciiTheme="minorHAnsi" w:hAnsiTheme="minorHAnsi"/>
          <w:i w:val="0"/>
          <w:sz w:val="24"/>
          <w:szCs w:val="24"/>
        </w:rPr>
      </w:pPr>
    </w:p>
    <w:p w14:paraId="2FF8152C" w14:textId="29705B37" w:rsidR="00EC798E" w:rsidRDefault="00147F95" w:rsidP="00EC798E">
      <w:pPr>
        <w:pStyle w:val="ParagraphItalics"/>
        <w:tabs>
          <w:tab w:val="left" w:pos="1350"/>
        </w:tabs>
        <w:spacing w:before="0" w:after="0"/>
        <w:ind w:left="720"/>
        <w:rPr>
          <w:rStyle w:val="Heading3Char"/>
        </w:rPr>
      </w:pPr>
      <w:r>
        <w:rPr>
          <w:rFonts w:asciiTheme="minorHAnsi" w:hAnsiTheme="minorHAnsi"/>
          <w:b/>
          <w:i w:val="0"/>
          <w:sz w:val="26"/>
          <w:szCs w:val="26"/>
        </w:rPr>
        <w:tab/>
      </w:r>
      <w:r w:rsidR="00AB6CA5" w:rsidRPr="00BC30CA">
        <w:rPr>
          <w:rFonts w:asciiTheme="minorHAnsi" w:hAnsiTheme="minorHAnsi"/>
          <w:b/>
          <w:i w:val="0"/>
          <w:sz w:val="24"/>
          <w:szCs w:val="26"/>
        </w:rPr>
        <w:t>1.4.2.2</w:t>
      </w:r>
      <w:r w:rsidR="00EC798E" w:rsidRPr="00BC30CA">
        <w:rPr>
          <w:rFonts w:asciiTheme="minorHAnsi" w:hAnsiTheme="minorHAnsi"/>
          <w:b/>
          <w:i w:val="0"/>
          <w:sz w:val="24"/>
          <w:szCs w:val="26"/>
        </w:rPr>
        <w:t xml:space="preserve"> </w:t>
      </w:r>
      <w:r w:rsidRPr="00BC30CA">
        <w:rPr>
          <w:rStyle w:val="Heading3Char"/>
          <w:sz w:val="24"/>
        </w:rPr>
        <w:t>Transition to DHS Component Use</w:t>
      </w:r>
    </w:p>
    <w:p w14:paraId="54305A86" w14:textId="29C647AE" w:rsidR="00147F95" w:rsidRPr="00BC30CA" w:rsidRDefault="00147F95" w:rsidP="00147F95">
      <w:pPr>
        <w:pStyle w:val="ParagraphItalics"/>
        <w:tabs>
          <w:tab w:val="left" w:pos="1350"/>
        </w:tabs>
        <w:ind w:left="720"/>
        <w:rPr>
          <w:rStyle w:val="Heading3Char"/>
          <w:rFonts w:asciiTheme="minorHAnsi" w:hAnsiTheme="minorHAnsi"/>
          <w:b w:val="0"/>
          <w:i w:val="0"/>
          <w:sz w:val="24"/>
        </w:rPr>
      </w:pPr>
      <w:r w:rsidRPr="00BC30CA">
        <w:rPr>
          <w:rStyle w:val="Heading3Char"/>
          <w:rFonts w:asciiTheme="minorHAnsi" w:hAnsiTheme="minorHAnsi"/>
          <w:b w:val="0"/>
          <w:i w:val="0"/>
          <w:sz w:val="24"/>
        </w:rPr>
        <w:t xml:space="preserve">The successful adoption of the Cyber.gov architecture across the federal departments and agencies (D/As) hinges upon five factors to motivate acceptance by key stakeholders: </w:t>
      </w:r>
      <w:r w:rsidRPr="0071076F">
        <w:rPr>
          <w:rStyle w:val="Heading3Char"/>
          <w:rFonts w:asciiTheme="minorHAnsi" w:hAnsiTheme="minorHAnsi"/>
          <w:b w:val="0"/>
          <w:sz w:val="24"/>
          <w:u w:val="single"/>
        </w:rPr>
        <w:t>cyber security benefit</w:t>
      </w:r>
      <w:r w:rsidRPr="00BC30CA">
        <w:rPr>
          <w:rStyle w:val="Heading3Char"/>
          <w:rFonts w:asciiTheme="minorHAnsi" w:hAnsiTheme="minorHAnsi"/>
          <w:b w:val="0"/>
          <w:i w:val="0"/>
          <w:sz w:val="24"/>
        </w:rPr>
        <w:t xml:space="preserve">, </w:t>
      </w:r>
      <w:r w:rsidRPr="0071076F">
        <w:rPr>
          <w:rStyle w:val="Heading3Char"/>
          <w:rFonts w:asciiTheme="minorHAnsi" w:hAnsiTheme="minorHAnsi"/>
          <w:b w:val="0"/>
          <w:sz w:val="24"/>
          <w:u w:val="single"/>
        </w:rPr>
        <w:t>coverage</w:t>
      </w:r>
      <w:r w:rsidRPr="00BC30CA">
        <w:rPr>
          <w:rStyle w:val="Heading3Char"/>
          <w:rFonts w:asciiTheme="minorHAnsi" w:hAnsiTheme="minorHAnsi"/>
          <w:b w:val="0"/>
          <w:i w:val="0"/>
          <w:sz w:val="24"/>
        </w:rPr>
        <w:t xml:space="preserve">, </w:t>
      </w:r>
      <w:r w:rsidRPr="0071076F">
        <w:rPr>
          <w:rStyle w:val="Heading3Char"/>
          <w:rFonts w:asciiTheme="minorHAnsi" w:hAnsiTheme="minorHAnsi"/>
          <w:b w:val="0"/>
          <w:sz w:val="24"/>
          <w:u w:val="single"/>
        </w:rPr>
        <w:t>value</w:t>
      </w:r>
      <w:r w:rsidRPr="00BC30CA">
        <w:rPr>
          <w:rStyle w:val="Heading3Char"/>
          <w:rFonts w:asciiTheme="minorHAnsi" w:hAnsiTheme="minorHAnsi"/>
          <w:b w:val="0"/>
          <w:i w:val="0"/>
          <w:sz w:val="24"/>
        </w:rPr>
        <w:t xml:space="preserve">, </w:t>
      </w:r>
      <w:r w:rsidRPr="0071076F">
        <w:rPr>
          <w:rStyle w:val="Heading3Char"/>
          <w:rFonts w:asciiTheme="minorHAnsi" w:hAnsiTheme="minorHAnsi"/>
          <w:b w:val="0"/>
          <w:sz w:val="24"/>
          <w:u w:val="single"/>
        </w:rPr>
        <w:t>ease</w:t>
      </w:r>
      <w:r w:rsidRPr="00BC30CA">
        <w:rPr>
          <w:rStyle w:val="Heading3Char"/>
          <w:rFonts w:asciiTheme="minorHAnsi" w:hAnsiTheme="minorHAnsi"/>
          <w:b w:val="0"/>
          <w:i w:val="0"/>
          <w:sz w:val="24"/>
        </w:rPr>
        <w:t xml:space="preserve">, and </w:t>
      </w:r>
      <w:r w:rsidRPr="0071076F">
        <w:rPr>
          <w:rStyle w:val="Heading3Char"/>
          <w:rFonts w:asciiTheme="minorHAnsi" w:hAnsiTheme="minorHAnsi"/>
          <w:b w:val="0"/>
          <w:sz w:val="24"/>
          <w:u w:val="single"/>
        </w:rPr>
        <w:t>impacts</w:t>
      </w:r>
      <w:r w:rsidRPr="00BC30CA">
        <w:rPr>
          <w:rStyle w:val="Heading3Char"/>
          <w:rFonts w:asciiTheme="minorHAnsi" w:hAnsiTheme="minorHAnsi"/>
          <w:b w:val="0"/>
          <w:i w:val="0"/>
          <w:sz w:val="24"/>
        </w:rPr>
        <w:t xml:space="preserve">.  The objective of the Cyber.gov architecture is to provide D/As access to the highest level of security currently possible.  For adoption, it will be necessary to </w:t>
      </w:r>
      <w:r w:rsidRPr="00BC30CA">
        <w:rPr>
          <w:rStyle w:val="Heading3Char"/>
          <w:rFonts w:asciiTheme="minorHAnsi" w:hAnsiTheme="minorHAnsi"/>
          <w:b w:val="0"/>
          <w:i w:val="0"/>
          <w:sz w:val="24"/>
        </w:rPr>
        <w:lastRenderedPageBreak/>
        <w:t xml:space="preserve">show this objective is met – through quantifiable improvements to D/As current security posture, an ability to upgrade and modify to match evolving threats, and the resilience to maintain key missions under duress.  Related to this, CIOs and CISOs will require proof that the architecture provides coverage for all mandates and regulatory requirements their organization must meet (e.g. FISMA).  Further, value will be an important consideration for adoption, and can be shown via a decrease in overall capital/operational expenditure and the architecture’s ability to leverage existing legacy defense tools rather the forklift upgrades. Finally, the ease of adoption and impact to users must be understood and influential in the overall adoption process. Using these factors as considerations for the successful adoption of the Cyber.gov architecture, the following four phases are presented at a high level: </w:t>
      </w:r>
      <w:r w:rsidRPr="0071076F">
        <w:rPr>
          <w:rStyle w:val="Heading3Char"/>
          <w:rFonts w:asciiTheme="minorHAnsi" w:hAnsiTheme="minorHAnsi"/>
          <w:b w:val="0"/>
          <w:sz w:val="24"/>
          <w:u w:val="single"/>
        </w:rPr>
        <w:t>Initiation</w:t>
      </w:r>
      <w:r w:rsidRPr="00BC30CA">
        <w:rPr>
          <w:rStyle w:val="Heading3Char"/>
          <w:rFonts w:asciiTheme="minorHAnsi" w:hAnsiTheme="minorHAnsi"/>
          <w:b w:val="0"/>
          <w:i w:val="0"/>
          <w:sz w:val="24"/>
        </w:rPr>
        <w:t xml:space="preserve">, </w:t>
      </w:r>
      <w:r w:rsidRPr="0071076F">
        <w:rPr>
          <w:rStyle w:val="Heading3Char"/>
          <w:rFonts w:asciiTheme="minorHAnsi" w:hAnsiTheme="minorHAnsi"/>
          <w:b w:val="0"/>
          <w:sz w:val="24"/>
          <w:u w:val="single"/>
        </w:rPr>
        <w:t>Initial Adoption</w:t>
      </w:r>
      <w:r w:rsidRPr="00BC30CA">
        <w:rPr>
          <w:rStyle w:val="Heading3Char"/>
          <w:rFonts w:asciiTheme="minorHAnsi" w:hAnsiTheme="minorHAnsi"/>
          <w:b w:val="0"/>
          <w:i w:val="0"/>
          <w:sz w:val="24"/>
        </w:rPr>
        <w:t xml:space="preserve">, </w:t>
      </w:r>
      <w:r w:rsidRPr="0071076F">
        <w:rPr>
          <w:rStyle w:val="Heading3Char"/>
          <w:rFonts w:asciiTheme="minorHAnsi" w:hAnsiTheme="minorHAnsi"/>
          <w:b w:val="0"/>
          <w:sz w:val="24"/>
          <w:u w:val="single"/>
        </w:rPr>
        <w:t>Full Scale Adoption</w:t>
      </w:r>
      <w:r w:rsidRPr="00BC30CA">
        <w:rPr>
          <w:rStyle w:val="Heading3Char"/>
          <w:rFonts w:asciiTheme="minorHAnsi" w:hAnsiTheme="minorHAnsi"/>
          <w:b w:val="0"/>
          <w:i w:val="0"/>
          <w:sz w:val="24"/>
        </w:rPr>
        <w:t xml:space="preserve">, and </w:t>
      </w:r>
      <w:r w:rsidRPr="0071076F">
        <w:rPr>
          <w:rStyle w:val="Heading3Char"/>
          <w:rFonts w:asciiTheme="minorHAnsi" w:hAnsiTheme="minorHAnsi"/>
          <w:b w:val="0"/>
          <w:sz w:val="24"/>
          <w:u w:val="single"/>
        </w:rPr>
        <w:t>Sustainment</w:t>
      </w:r>
      <w:r w:rsidR="0071076F" w:rsidRPr="0071076F">
        <w:rPr>
          <w:rStyle w:val="Heading3Char"/>
          <w:rFonts w:asciiTheme="minorHAnsi" w:hAnsiTheme="minorHAnsi"/>
          <w:b w:val="0"/>
          <w:sz w:val="24"/>
          <w:u w:val="single"/>
        </w:rPr>
        <w:t>/Refresh</w:t>
      </w:r>
      <w:r w:rsidRPr="00BC30CA">
        <w:rPr>
          <w:rStyle w:val="Heading3Char"/>
          <w:rFonts w:asciiTheme="minorHAnsi" w:hAnsiTheme="minorHAnsi"/>
          <w:b w:val="0"/>
          <w:i w:val="0"/>
          <w:sz w:val="24"/>
        </w:rPr>
        <w:t>.</w:t>
      </w:r>
    </w:p>
    <w:p w14:paraId="5E0DB007" w14:textId="656E34F3" w:rsidR="00147F95" w:rsidRPr="00BC30CA" w:rsidRDefault="00147F95" w:rsidP="00147F95">
      <w:pPr>
        <w:pStyle w:val="ParagraphItalics"/>
        <w:tabs>
          <w:tab w:val="left" w:pos="1350"/>
        </w:tabs>
        <w:ind w:left="720"/>
        <w:rPr>
          <w:rStyle w:val="Heading3Char"/>
          <w:rFonts w:asciiTheme="minorHAnsi" w:hAnsiTheme="minorHAnsi"/>
          <w:b w:val="0"/>
          <w:sz w:val="24"/>
          <w:u w:val="single"/>
        </w:rPr>
      </w:pPr>
      <w:r w:rsidRPr="0071076F">
        <w:rPr>
          <w:rStyle w:val="Heading3Char"/>
          <w:rFonts w:asciiTheme="minorHAnsi" w:hAnsiTheme="minorHAnsi"/>
          <w:sz w:val="24"/>
          <w:u w:val="single"/>
        </w:rPr>
        <w:t>Phase 1</w:t>
      </w:r>
      <w:r w:rsidR="0071076F">
        <w:rPr>
          <w:rStyle w:val="Heading3Char"/>
          <w:rFonts w:asciiTheme="minorHAnsi" w:hAnsiTheme="minorHAnsi"/>
          <w:b w:val="0"/>
          <w:sz w:val="24"/>
          <w:u w:val="single"/>
        </w:rPr>
        <w:t xml:space="preserve">- </w:t>
      </w:r>
      <w:r w:rsidRPr="00BC30CA">
        <w:rPr>
          <w:rStyle w:val="Heading3Char"/>
          <w:rFonts w:asciiTheme="minorHAnsi" w:hAnsiTheme="minorHAnsi"/>
          <w:b w:val="0"/>
          <w:sz w:val="24"/>
          <w:u w:val="single"/>
        </w:rPr>
        <w:t>Initiation</w:t>
      </w:r>
    </w:p>
    <w:p w14:paraId="4E26E538" w14:textId="77777777" w:rsidR="00147F95" w:rsidRPr="00BC30CA" w:rsidRDefault="00147F95" w:rsidP="00147F95">
      <w:pPr>
        <w:pStyle w:val="ParagraphItalics"/>
        <w:tabs>
          <w:tab w:val="left" w:pos="1350"/>
        </w:tabs>
        <w:ind w:left="720"/>
        <w:rPr>
          <w:rStyle w:val="Heading3Char"/>
          <w:rFonts w:asciiTheme="minorHAnsi" w:hAnsiTheme="minorHAnsi"/>
          <w:b w:val="0"/>
          <w:i w:val="0"/>
          <w:sz w:val="24"/>
        </w:rPr>
      </w:pPr>
      <w:r w:rsidRPr="00BC30CA">
        <w:rPr>
          <w:rStyle w:val="Heading3Char"/>
          <w:rFonts w:asciiTheme="minorHAnsi" w:hAnsiTheme="minorHAnsi"/>
          <w:b w:val="0"/>
          <w:i w:val="0"/>
          <w:sz w:val="24"/>
        </w:rPr>
        <w:t xml:space="preserve">The key to the initiation phase is to create an ecosystem which establishes a common venue for information sharing, technology distribution, and continuous improvement. Such a focal point would establish the program as a center for integration between all stakeholders including D/A management, subject matter experts, vendors of cyber security tools and services, research- and standards-focused institutions, and government-oversight entities. The ecosystem must include the canonical location for the architecture information, a marketplace for vendors to post vetted tools and services, a training and certification component, and a maintenance organization to provide the vetting of tools and support of stakeholders interacting with site services. </w:t>
      </w:r>
    </w:p>
    <w:p w14:paraId="453465AB" w14:textId="3304D30A" w:rsidR="00147F95" w:rsidRPr="00BC30CA" w:rsidRDefault="00147F95" w:rsidP="00147F95">
      <w:pPr>
        <w:pStyle w:val="ParagraphItalics"/>
        <w:tabs>
          <w:tab w:val="left" w:pos="1350"/>
        </w:tabs>
        <w:ind w:left="720"/>
        <w:rPr>
          <w:rStyle w:val="Heading3Char"/>
          <w:rFonts w:asciiTheme="minorHAnsi" w:hAnsiTheme="minorHAnsi"/>
          <w:b w:val="0"/>
          <w:sz w:val="24"/>
          <w:u w:val="single"/>
        </w:rPr>
      </w:pPr>
      <w:r w:rsidRPr="0071076F">
        <w:rPr>
          <w:rStyle w:val="Heading3Char"/>
          <w:rFonts w:asciiTheme="minorHAnsi" w:hAnsiTheme="minorHAnsi"/>
          <w:sz w:val="24"/>
          <w:u w:val="single"/>
        </w:rPr>
        <w:t>Phase 2</w:t>
      </w:r>
      <w:r w:rsidRPr="00BC30CA">
        <w:rPr>
          <w:rStyle w:val="Heading3Char"/>
          <w:rFonts w:asciiTheme="minorHAnsi" w:hAnsiTheme="minorHAnsi"/>
          <w:b w:val="0"/>
          <w:sz w:val="24"/>
          <w:u w:val="single"/>
        </w:rPr>
        <w:t xml:space="preserve"> </w:t>
      </w:r>
      <w:r w:rsidR="0071076F">
        <w:rPr>
          <w:rStyle w:val="Heading3Char"/>
          <w:rFonts w:asciiTheme="minorHAnsi" w:hAnsiTheme="minorHAnsi"/>
          <w:b w:val="0"/>
          <w:sz w:val="24"/>
          <w:u w:val="single"/>
        </w:rPr>
        <w:t xml:space="preserve"> -</w:t>
      </w:r>
      <w:r w:rsidRPr="00BC30CA">
        <w:rPr>
          <w:rStyle w:val="Heading3Char"/>
          <w:rFonts w:asciiTheme="minorHAnsi" w:hAnsiTheme="minorHAnsi"/>
          <w:b w:val="0"/>
          <w:sz w:val="24"/>
          <w:u w:val="single"/>
        </w:rPr>
        <w:t>Initial Adoption</w:t>
      </w:r>
    </w:p>
    <w:p w14:paraId="062D202D" w14:textId="77777777" w:rsidR="00147F95" w:rsidRPr="00BC30CA" w:rsidRDefault="00147F95" w:rsidP="00147F95">
      <w:pPr>
        <w:pStyle w:val="ParagraphItalics"/>
        <w:tabs>
          <w:tab w:val="left" w:pos="1350"/>
        </w:tabs>
        <w:ind w:left="720"/>
        <w:rPr>
          <w:rStyle w:val="Heading3Char"/>
          <w:rFonts w:asciiTheme="minorHAnsi" w:hAnsiTheme="minorHAnsi"/>
          <w:b w:val="0"/>
          <w:i w:val="0"/>
          <w:sz w:val="24"/>
        </w:rPr>
      </w:pPr>
      <w:r w:rsidRPr="00BC30CA">
        <w:rPr>
          <w:rStyle w:val="Heading3Char"/>
          <w:rFonts w:asciiTheme="minorHAnsi" w:hAnsiTheme="minorHAnsi"/>
          <w:b w:val="0"/>
          <w:i w:val="0"/>
          <w:sz w:val="24"/>
        </w:rPr>
        <w:t xml:space="preserve">Before full scale adoption can be established, the Cyber.gov program needs to establish credibility through proof of concept and pilot opportunities. Not only do these provide quantifiable evidence of five factors mentioned above (cyber security benefit, coverage, value, ease, impact), but they also help to establish </w:t>
      </w:r>
      <w:r w:rsidRPr="00BC30CA">
        <w:rPr>
          <w:rStyle w:val="Heading3Char"/>
          <w:rFonts w:asciiTheme="minorHAnsi" w:hAnsiTheme="minorHAnsi"/>
          <w:b w:val="0"/>
          <w:i w:val="0"/>
          <w:sz w:val="24"/>
        </w:rPr>
        <w:lastRenderedPageBreak/>
        <w:t>“champions” of the architecture to convince others of the benefits of adoption. The key is to pilot technologies or services which have a measurable impact to the security posture and provide excellent feedback mechanisms for both information technology employees and end users.</w:t>
      </w:r>
    </w:p>
    <w:p w14:paraId="0C3803AA" w14:textId="5B210019" w:rsidR="00147F95" w:rsidRPr="00BC30CA" w:rsidRDefault="00147F95" w:rsidP="00147F95">
      <w:pPr>
        <w:pStyle w:val="ParagraphItalics"/>
        <w:tabs>
          <w:tab w:val="left" w:pos="1350"/>
        </w:tabs>
        <w:ind w:left="720"/>
        <w:rPr>
          <w:rStyle w:val="Heading3Char"/>
          <w:rFonts w:asciiTheme="minorHAnsi" w:hAnsiTheme="minorHAnsi"/>
          <w:b w:val="0"/>
          <w:sz w:val="24"/>
          <w:u w:val="single"/>
        </w:rPr>
      </w:pPr>
      <w:r w:rsidRPr="0071076F">
        <w:rPr>
          <w:rStyle w:val="Heading3Char"/>
          <w:rFonts w:asciiTheme="minorHAnsi" w:hAnsiTheme="minorHAnsi"/>
          <w:sz w:val="24"/>
          <w:u w:val="single"/>
        </w:rPr>
        <w:t>Phase 3</w:t>
      </w:r>
      <w:r w:rsidR="0071076F">
        <w:rPr>
          <w:rStyle w:val="Heading3Char"/>
          <w:rFonts w:asciiTheme="minorHAnsi" w:hAnsiTheme="minorHAnsi"/>
          <w:b w:val="0"/>
          <w:sz w:val="24"/>
          <w:u w:val="single"/>
        </w:rPr>
        <w:t xml:space="preserve"> -</w:t>
      </w:r>
      <w:r w:rsidRPr="0071076F">
        <w:rPr>
          <w:rStyle w:val="Heading3Char"/>
          <w:rFonts w:asciiTheme="minorHAnsi" w:hAnsiTheme="minorHAnsi"/>
          <w:b w:val="0"/>
          <w:sz w:val="24"/>
          <w:u w:val="single"/>
        </w:rPr>
        <w:t xml:space="preserve"> </w:t>
      </w:r>
      <w:r w:rsidRPr="00BC30CA">
        <w:rPr>
          <w:rStyle w:val="Heading3Char"/>
          <w:rFonts w:asciiTheme="minorHAnsi" w:hAnsiTheme="minorHAnsi"/>
          <w:b w:val="0"/>
          <w:sz w:val="24"/>
          <w:u w:val="single"/>
        </w:rPr>
        <w:t>Full Scale Adoption</w:t>
      </w:r>
    </w:p>
    <w:p w14:paraId="5BF155C4" w14:textId="1FA6E084" w:rsidR="00147F95" w:rsidRPr="00BC30CA" w:rsidRDefault="00147F95" w:rsidP="00147F95">
      <w:pPr>
        <w:pStyle w:val="ParagraphItalics"/>
        <w:tabs>
          <w:tab w:val="left" w:pos="1350"/>
        </w:tabs>
        <w:ind w:left="720"/>
        <w:rPr>
          <w:rStyle w:val="Heading3Char"/>
          <w:rFonts w:asciiTheme="minorHAnsi" w:hAnsiTheme="minorHAnsi"/>
          <w:b w:val="0"/>
          <w:i w:val="0"/>
          <w:sz w:val="24"/>
        </w:rPr>
      </w:pPr>
      <w:r w:rsidRPr="00BC30CA">
        <w:rPr>
          <w:rStyle w:val="Heading3Char"/>
          <w:rFonts w:asciiTheme="minorHAnsi" w:hAnsiTheme="minorHAnsi"/>
          <w:b w:val="0"/>
          <w:i w:val="0"/>
          <w:sz w:val="24"/>
        </w:rPr>
        <w:t>Once the initial adoption phase has resulted in greater forward progress, it will be important to understand the efforts required to sustain progress. There is a broad spectrum of D/A maturity and needs. Some organizations will need “turn-key” installations with onsite support, while other organizations will be able to complete adoption efforts with minimal helpdesk style support. Mismatch in providing the right level of support will induce frustration and cause the adoption of even the best capability to proceed poorly or even fail. Also, it is important to realize that 100% adoption will not be achievable due to the evolving nature of the architecture, and therefore it may be better to map current capabilities and understand priorities according to measured risks.</w:t>
      </w:r>
    </w:p>
    <w:p w14:paraId="4A4AFAC6" w14:textId="1C0D9447" w:rsidR="00982718" w:rsidRPr="00BC30CA" w:rsidRDefault="00FD3715" w:rsidP="00BC30CA">
      <w:pPr>
        <w:widowControl w:val="0"/>
        <w:autoSpaceDE w:val="0"/>
        <w:autoSpaceDN w:val="0"/>
        <w:spacing w:before="120"/>
        <w:ind w:left="115"/>
        <w:jc w:val="both"/>
        <w:outlineLvl w:val="0"/>
        <w:rPr>
          <w:rFonts w:asciiTheme="minorHAnsi" w:hAnsiTheme="minorHAnsi"/>
          <w:bCs/>
          <w:i/>
          <w:sz w:val="24"/>
          <w:u w:val="single"/>
        </w:rPr>
      </w:pPr>
      <w:r w:rsidRPr="00FD3715">
        <w:rPr>
          <w:rFonts w:asciiTheme="minorHAnsi" w:hAnsiTheme="minorHAnsi"/>
          <w:bCs/>
          <w:i/>
          <w:sz w:val="24"/>
        </w:rPr>
        <w:t xml:space="preserve">          </w:t>
      </w:r>
      <w:r>
        <w:rPr>
          <w:rFonts w:asciiTheme="minorHAnsi" w:hAnsiTheme="minorHAnsi"/>
          <w:bCs/>
          <w:i/>
          <w:sz w:val="24"/>
          <w:u w:val="single"/>
        </w:rPr>
        <w:t xml:space="preserve"> </w:t>
      </w:r>
      <w:r w:rsidR="00982718" w:rsidRPr="0071076F">
        <w:rPr>
          <w:rFonts w:asciiTheme="minorHAnsi" w:hAnsiTheme="minorHAnsi"/>
          <w:b/>
          <w:bCs/>
          <w:i/>
          <w:sz w:val="24"/>
          <w:u w:val="single"/>
        </w:rPr>
        <w:t>Phase 4</w:t>
      </w:r>
      <w:r w:rsidR="00982718" w:rsidRPr="00BC30CA">
        <w:rPr>
          <w:rFonts w:asciiTheme="minorHAnsi" w:hAnsiTheme="minorHAnsi"/>
          <w:bCs/>
          <w:i/>
          <w:sz w:val="24"/>
          <w:u w:val="single"/>
        </w:rPr>
        <w:t xml:space="preserve"> </w:t>
      </w:r>
      <w:r w:rsidR="0071076F">
        <w:rPr>
          <w:rFonts w:asciiTheme="minorHAnsi" w:hAnsiTheme="minorHAnsi"/>
          <w:bCs/>
          <w:i/>
          <w:sz w:val="24"/>
          <w:u w:val="single"/>
        </w:rPr>
        <w:t xml:space="preserve"> - </w:t>
      </w:r>
      <w:r w:rsidR="00982718" w:rsidRPr="00BC30CA">
        <w:rPr>
          <w:rFonts w:asciiTheme="minorHAnsi" w:hAnsiTheme="minorHAnsi"/>
          <w:bCs/>
          <w:i/>
          <w:sz w:val="24"/>
          <w:u w:val="single"/>
        </w:rPr>
        <w:t>Sustainment and Refresh Maintenance</w:t>
      </w:r>
    </w:p>
    <w:p w14:paraId="3F1274CD" w14:textId="77777777" w:rsidR="00982718" w:rsidRDefault="00982718" w:rsidP="00BC30CA">
      <w:pPr>
        <w:widowControl w:val="0"/>
        <w:autoSpaceDE w:val="0"/>
        <w:autoSpaceDN w:val="0"/>
        <w:ind w:firstLine="720"/>
        <w:rPr>
          <w:rFonts w:asciiTheme="minorHAnsi" w:hAnsiTheme="minorHAnsi"/>
          <w:sz w:val="24"/>
        </w:rPr>
      </w:pPr>
      <w:r w:rsidRPr="00BC30CA">
        <w:rPr>
          <w:rFonts w:asciiTheme="minorHAnsi" w:hAnsiTheme="minorHAnsi"/>
          <w:sz w:val="24"/>
        </w:rPr>
        <w:t xml:space="preserve">The bookend of a successful adoption process results in a sustained ecosystem </w:t>
      </w:r>
    </w:p>
    <w:p w14:paraId="6B8D5C7A" w14:textId="77777777" w:rsidR="00982718" w:rsidRDefault="00982718" w:rsidP="00BC30CA">
      <w:pPr>
        <w:widowControl w:val="0"/>
        <w:autoSpaceDE w:val="0"/>
        <w:autoSpaceDN w:val="0"/>
        <w:ind w:firstLine="720"/>
        <w:rPr>
          <w:rFonts w:asciiTheme="minorHAnsi" w:hAnsiTheme="minorHAnsi"/>
          <w:sz w:val="24"/>
        </w:rPr>
      </w:pPr>
      <w:r w:rsidRPr="00BC30CA">
        <w:rPr>
          <w:rFonts w:asciiTheme="minorHAnsi" w:hAnsiTheme="minorHAnsi"/>
          <w:sz w:val="24"/>
        </w:rPr>
        <w:t xml:space="preserve">which continues to fuel the full-scale adoption of the architecture. Sustainment </w:t>
      </w:r>
    </w:p>
    <w:p w14:paraId="1AD8C8E3" w14:textId="77777777" w:rsidR="00982718" w:rsidRDefault="00982718" w:rsidP="00BC30CA">
      <w:pPr>
        <w:widowControl w:val="0"/>
        <w:autoSpaceDE w:val="0"/>
        <w:autoSpaceDN w:val="0"/>
        <w:ind w:firstLine="720"/>
        <w:rPr>
          <w:rFonts w:asciiTheme="minorHAnsi" w:hAnsiTheme="minorHAnsi"/>
          <w:sz w:val="24"/>
        </w:rPr>
      </w:pPr>
      <w:r w:rsidRPr="00BC30CA">
        <w:rPr>
          <w:rFonts w:asciiTheme="minorHAnsi" w:hAnsiTheme="minorHAnsi"/>
          <w:sz w:val="24"/>
        </w:rPr>
        <w:t xml:space="preserve">must include the continued measurement of benefit and risk of the current </w:t>
      </w:r>
    </w:p>
    <w:p w14:paraId="3F95D07A" w14:textId="77777777" w:rsidR="0071076F" w:rsidRDefault="00982718" w:rsidP="00BC30CA">
      <w:pPr>
        <w:widowControl w:val="0"/>
        <w:autoSpaceDE w:val="0"/>
        <w:autoSpaceDN w:val="0"/>
        <w:ind w:firstLine="720"/>
        <w:rPr>
          <w:rFonts w:asciiTheme="minorHAnsi" w:hAnsiTheme="minorHAnsi"/>
          <w:sz w:val="24"/>
        </w:rPr>
      </w:pPr>
      <w:r w:rsidRPr="00BC30CA">
        <w:rPr>
          <w:rFonts w:asciiTheme="minorHAnsi" w:hAnsiTheme="minorHAnsi"/>
          <w:sz w:val="24"/>
        </w:rPr>
        <w:t>archite</w:t>
      </w:r>
      <w:r w:rsidR="0071076F">
        <w:rPr>
          <w:rFonts w:asciiTheme="minorHAnsi" w:hAnsiTheme="minorHAnsi"/>
          <w:sz w:val="24"/>
        </w:rPr>
        <w:t>cture</w:t>
      </w:r>
      <w:r w:rsidRPr="00BC30CA">
        <w:rPr>
          <w:rFonts w:asciiTheme="minorHAnsi" w:hAnsiTheme="minorHAnsi"/>
          <w:sz w:val="24"/>
        </w:rPr>
        <w:t xml:space="preserve">, resulting </w:t>
      </w:r>
      <w:r w:rsidRPr="00982718">
        <w:rPr>
          <w:rFonts w:asciiTheme="minorHAnsi" w:hAnsiTheme="minorHAnsi"/>
          <w:sz w:val="24"/>
        </w:rPr>
        <w:t>in</w:t>
      </w:r>
      <w:r w:rsidRPr="00BC30CA">
        <w:rPr>
          <w:rFonts w:asciiTheme="minorHAnsi" w:hAnsiTheme="minorHAnsi"/>
          <w:sz w:val="24"/>
        </w:rPr>
        <w:t xml:space="preserve"> targeted refreshes of the architecture that is not purely</w:t>
      </w:r>
    </w:p>
    <w:p w14:paraId="67B8EB7D" w14:textId="060596B0" w:rsidR="00982718" w:rsidRDefault="0071076F" w:rsidP="0071076F">
      <w:pPr>
        <w:widowControl w:val="0"/>
        <w:autoSpaceDE w:val="0"/>
        <w:autoSpaceDN w:val="0"/>
        <w:rPr>
          <w:rFonts w:asciiTheme="minorHAnsi" w:hAnsiTheme="minorHAnsi"/>
          <w:sz w:val="24"/>
        </w:rPr>
      </w:pPr>
      <w:r>
        <w:rPr>
          <w:rFonts w:asciiTheme="minorHAnsi" w:hAnsiTheme="minorHAnsi"/>
          <w:sz w:val="24"/>
        </w:rPr>
        <w:t xml:space="preserve">             </w:t>
      </w:r>
      <w:r w:rsidR="00982718" w:rsidRPr="00BC30CA">
        <w:rPr>
          <w:rFonts w:asciiTheme="minorHAnsi" w:hAnsiTheme="minorHAnsi"/>
          <w:sz w:val="24"/>
        </w:rPr>
        <w:t xml:space="preserve">based </w:t>
      </w:r>
      <w:r>
        <w:rPr>
          <w:rFonts w:asciiTheme="minorHAnsi" w:hAnsiTheme="minorHAnsi"/>
          <w:sz w:val="24"/>
        </w:rPr>
        <w:t>upon a date-trigger, and then relevant updates at the D/As.</w:t>
      </w:r>
    </w:p>
    <w:p w14:paraId="591E99F8" w14:textId="77777777" w:rsidR="0071076F" w:rsidRPr="00BC30CA" w:rsidRDefault="0071076F" w:rsidP="0071076F">
      <w:pPr>
        <w:widowControl w:val="0"/>
        <w:autoSpaceDE w:val="0"/>
        <w:autoSpaceDN w:val="0"/>
        <w:rPr>
          <w:rFonts w:asciiTheme="minorHAnsi" w:hAnsiTheme="minorHAnsi"/>
          <w:sz w:val="24"/>
        </w:rPr>
      </w:pPr>
    </w:p>
    <w:p w14:paraId="1B4FEBE9" w14:textId="1F729E61" w:rsidR="00982718" w:rsidRDefault="00982718" w:rsidP="00BC30CA">
      <w:pPr>
        <w:widowControl w:val="0"/>
        <w:autoSpaceDE w:val="0"/>
        <w:autoSpaceDN w:val="0"/>
        <w:ind w:firstLine="720"/>
        <w:rPr>
          <w:rFonts w:asciiTheme="minorHAnsi" w:hAnsiTheme="minorHAnsi"/>
          <w:sz w:val="24"/>
        </w:rPr>
      </w:pPr>
      <w:r w:rsidRPr="00BC30CA">
        <w:rPr>
          <w:rFonts w:asciiTheme="minorHAnsi" w:hAnsiTheme="minorHAnsi"/>
          <w:sz w:val="24"/>
        </w:rPr>
        <w:t>To support the maintenance and update of the architecture at a given D/A</w:t>
      </w:r>
      <w:r w:rsidR="0071076F">
        <w:rPr>
          <w:rFonts w:asciiTheme="minorHAnsi" w:hAnsiTheme="minorHAnsi"/>
          <w:sz w:val="24"/>
        </w:rPr>
        <w:t>,</w:t>
      </w:r>
      <w:r w:rsidRPr="00BC30CA">
        <w:rPr>
          <w:rFonts w:asciiTheme="minorHAnsi" w:hAnsiTheme="minorHAnsi"/>
          <w:sz w:val="24"/>
        </w:rPr>
        <w:t xml:space="preserve"> one </w:t>
      </w:r>
    </w:p>
    <w:p w14:paraId="0B6362BF" w14:textId="77777777" w:rsidR="00982718" w:rsidRDefault="00982718" w:rsidP="00BC30CA">
      <w:pPr>
        <w:widowControl w:val="0"/>
        <w:autoSpaceDE w:val="0"/>
        <w:autoSpaceDN w:val="0"/>
        <w:ind w:firstLine="720"/>
        <w:rPr>
          <w:rFonts w:asciiTheme="minorHAnsi" w:hAnsiTheme="minorHAnsi"/>
          <w:sz w:val="24"/>
        </w:rPr>
      </w:pPr>
      <w:r w:rsidRPr="00BC30CA">
        <w:rPr>
          <w:rFonts w:asciiTheme="minorHAnsi" w:hAnsiTheme="minorHAnsi"/>
          <w:sz w:val="24"/>
        </w:rPr>
        <w:t xml:space="preserve">concept the Cyber.gov effort is exploring is utilizing a </w:t>
      </w:r>
      <w:r w:rsidRPr="0071076F">
        <w:rPr>
          <w:rFonts w:asciiTheme="minorHAnsi" w:hAnsiTheme="minorHAnsi"/>
          <w:i/>
          <w:sz w:val="24"/>
        </w:rPr>
        <w:t>modeled system</w:t>
      </w:r>
      <w:r w:rsidRPr="00BC30CA">
        <w:rPr>
          <w:rFonts w:asciiTheme="minorHAnsi" w:hAnsiTheme="minorHAnsi"/>
          <w:sz w:val="24"/>
        </w:rPr>
        <w:t xml:space="preserve"> to assess the </w:t>
      </w:r>
    </w:p>
    <w:p w14:paraId="13C86617" w14:textId="77777777" w:rsidR="00982718" w:rsidRDefault="00982718" w:rsidP="00BC30CA">
      <w:pPr>
        <w:widowControl w:val="0"/>
        <w:autoSpaceDE w:val="0"/>
        <w:autoSpaceDN w:val="0"/>
        <w:ind w:firstLine="720"/>
        <w:rPr>
          <w:rFonts w:asciiTheme="minorHAnsi" w:hAnsiTheme="minorHAnsi"/>
          <w:sz w:val="24"/>
        </w:rPr>
      </w:pPr>
      <w:r w:rsidRPr="00BC30CA">
        <w:rPr>
          <w:rFonts w:asciiTheme="minorHAnsi" w:hAnsiTheme="minorHAnsi"/>
          <w:sz w:val="24"/>
        </w:rPr>
        <w:t xml:space="preserve">need to update a particular capability and/or component of the architecture. In this </w:t>
      </w:r>
    </w:p>
    <w:p w14:paraId="3EF3DBF4" w14:textId="77777777" w:rsidR="00982718" w:rsidRDefault="00982718" w:rsidP="00BC30CA">
      <w:pPr>
        <w:widowControl w:val="0"/>
        <w:autoSpaceDE w:val="0"/>
        <w:autoSpaceDN w:val="0"/>
        <w:ind w:firstLine="720"/>
        <w:rPr>
          <w:rFonts w:asciiTheme="minorHAnsi" w:hAnsiTheme="minorHAnsi"/>
          <w:sz w:val="24"/>
        </w:rPr>
      </w:pPr>
      <w:r w:rsidRPr="0071076F">
        <w:rPr>
          <w:rFonts w:asciiTheme="minorHAnsi" w:hAnsiTheme="minorHAnsi"/>
          <w:i/>
          <w:sz w:val="24"/>
        </w:rPr>
        <w:t>modeled system</w:t>
      </w:r>
      <w:r w:rsidRPr="00BC30CA">
        <w:rPr>
          <w:rFonts w:asciiTheme="minorHAnsi" w:hAnsiTheme="minorHAnsi"/>
          <w:sz w:val="24"/>
        </w:rPr>
        <w:t xml:space="preserve">, there would be the ability to run comparisons using data on the </w:t>
      </w:r>
    </w:p>
    <w:p w14:paraId="62456753" w14:textId="77777777" w:rsidR="00982718" w:rsidRDefault="00982718" w:rsidP="00BC30CA">
      <w:pPr>
        <w:widowControl w:val="0"/>
        <w:autoSpaceDE w:val="0"/>
        <w:autoSpaceDN w:val="0"/>
        <w:ind w:firstLine="720"/>
        <w:rPr>
          <w:rFonts w:asciiTheme="minorHAnsi" w:hAnsiTheme="minorHAnsi"/>
          <w:sz w:val="24"/>
        </w:rPr>
      </w:pPr>
      <w:r w:rsidRPr="00BC30CA">
        <w:rPr>
          <w:rFonts w:asciiTheme="minorHAnsi" w:hAnsiTheme="minorHAnsi"/>
          <w:sz w:val="24"/>
        </w:rPr>
        <w:lastRenderedPageBreak/>
        <w:t xml:space="preserve">threats and vulnerabilities from specific implemented versions (since the Cyber.gov </w:t>
      </w:r>
    </w:p>
    <w:p w14:paraId="5406E2A3" w14:textId="77777777" w:rsidR="00982718" w:rsidRDefault="00982718" w:rsidP="00BC30CA">
      <w:pPr>
        <w:widowControl w:val="0"/>
        <w:autoSpaceDE w:val="0"/>
        <w:autoSpaceDN w:val="0"/>
        <w:ind w:firstLine="720"/>
        <w:rPr>
          <w:rFonts w:asciiTheme="minorHAnsi" w:hAnsiTheme="minorHAnsi"/>
          <w:sz w:val="24"/>
        </w:rPr>
      </w:pPr>
      <w:r w:rsidRPr="00BC30CA">
        <w:rPr>
          <w:rFonts w:asciiTheme="minorHAnsi" w:hAnsiTheme="minorHAnsi"/>
          <w:sz w:val="24"/>
        </w:rPr>
        <w:t xml:space="preserve">architecture will not be a one-size fits all). Tests can be run against these models to </w:t>
      </w:r>
    </w:p>
    <w:p w14:paraId="04B28B3E" w14:textId="77777777" w:rsidR="00982718" w:rsidRDefault="00982718" w:rsidP="00BC30CA">
      <w:pPr>
        <w:widowControl w:val="0"/>
        <w:autoSpaceDE w:val="0"/>
        <w:autoSpaceDN w:val="0"/>
        <w:ind w:firstLine="720"/>
        <w:rPr>
          <w:rFonts w:asciiTheme="minorHAnsi" w:hAnsiTheme="minorHAnsi"/>
          <w:sz w:val="24"/>
        </w:rPr>
      </w:pPr>
      <w:r w:rsidRPr="00BC30CA">
        <w:rPr>
          <w:rFonts w:asciiTheme="minorHAnsi" w:hAnsiTheme="minorHAnsi"/>
          <w:sz w:val="24"/>
        </w:rPr>
        <w:t xml:space="preserve">compare their effective mitigation, which can be condensed into a risk score of some </w:t>
      </w:r>
    </w:p>
    <w:p w14:paraId="1EE2A2B6" w14:textId="77777777" w:rsidR="00982718" w:rsidRDefault="00982718" w:rsidP="00BC30CA">
      <w:pPr>
        <w:widowControl w:val="0"/>
        <w:autoSpaceDE w:val="0"/>
        <w:autoSpaceDN w:val="0"/>
        <w:ind w:firstLine="720"/>
        <w:rPr>
          <w:rFonts w:asciiTheme="minorHAnsi" w:hAnsiTheme="minorHAnsi"/>
          <w:sz w:val="24"/>
        </w:rPr>
      </w:pPr>
      <w:r w:rsidRPr="00BC30CA">
        <w:rPr>
          <w:rFonts w:asciiTheme="minorHAnsi" w:hAnsiTheme="minorHAnsi"/>
          <w:sz w:val="24"/>
        </w:rPr>
        <w:t xml:space="preserve">kind. Risk trend reports could then be produced by running tests over time to </w:t>
      </w:r>
    </w:p>
    <w:p w14:paraId="3BE38A3F" w14:textId="77777777" w:rsidR="00982718" w:rsidRDefault="00982718" w:rsidP="00BC30CA">
      <w:pPr>
        <w:widowControl w:val="0"/>
        <w:autoSpaceDE w:val="0"/>
        <w:autoSpaceDN w:val="0"/>
        <w:ind w:firstLine="720"/>
        <w:rPr>
          <w:rFonts w:asciiTheme="minorHAnsi" w:hAnsiTheme="minorHAnsi"/>
          <w:sz w:val="24"/>
        </w:rPr>
      </w:pPr>
      <w:r w:rsidRPr="00BC30CA">
        <w:rPr>
          <w:rFonts w:asciiTheme="minorHAnsi" w:hAnsiTheme="minorHAnsi"/>
          <w:sz w:val="24"/>
        </w:rPr>
        <w:t xml:space="preserve">attempt to predict when an unacceptable amount of risk would reach a threshold. </w:t>
      </w:r>
    </w:p>
    <w:p w14:paraId="624375E6" w14:textId="77777777" w:rsidR="00982718" w:rsidRDefault="00982718" w:rsidP="00BC30CA">
      <w:pPr>
        <w:widowControl w:val="0"/>
        <w:autoSpaceDE w:val="0"/>
        <w:autoSpaceDN w:val="0"/>
        <w:ind w:firstLine="720"/>
        <w:rPr>
          <w:rFonts w:asciiTheme="minorHAnsi" w:hAnsiTheme="minorHAnsi"/>
          <w:sz w:val="24"/>
        </w:rPr>
      </w:pPr>
      <w:r w:rsidRPr="00BC30CA">
        <w:rPr>
          <w:rFonts w:asciiTheme="minorHAnsi" w:hAnsiTheme="minorHAnsi"/>
          <w:sz w:val="24"/>
        </w:rPr>
        <w:t xml:space="preserve">Unacceptable risk scores and/or trends towards an unacceptable amount of risk </w:t>
      </w:r>
    </w:p>
    <w:p w14:paraId="672D4F10" w14:textId="77777777" w:rsidR="00982718" w:rsidRDefault="00982718" w:rsidP="00BC30CA">
      <w:pPr>
        <w:widowControl w:val="0"/>
        <w:autoSpaceDE w:val="0"/>
        <w:autoSpaceDN w:val="0"/>
        <w:ind w:firstLine="720"/>
        <w:rPr>
          <w:rFonts w:asciiTheme="minorHAnsi" w:hAnsiTheme="minorHAnsi"/>
          <w:sz w:val="24"/>
        </w:rPr>
      </w:pPr>
      <w:r w:rsidRPr="00BC30CA">
        <w:rPr>
          <w:rFonts w:asciiTheme="minorHAnsi" w:hAnsiTheme="minorHAnsi"/>
          <w:sz w:val="24"/>
        </w:rPr>
        <w:t xml:space="preserve">would trigger an appropriate upgrade or refresh look at the architecture and its </w:t>
      </w:r>
    </w:p>
    <w:p w14:paraId="7D32C499" w14:textId="62881E33" w:rsidR="00982718" w:rsidRDefault="00FD3715" w:rsidP="00BC30CA">
      <w:pPr>
        <w:widowControl w:val="0"/>
        <w:autoSpaceDE w:val="0"/>
        <w:autoSpaceDN w:val="0"/>
        <w:ind w:firstLine="720"/>
        <w:rPr>
          <w:rFonts w:asciiTheme="minorHAnsi" w:hAnsiTheme="minorHAnsi"/>
          <w:sz w:val="24"/>
        </w:rPr>
      </w:pPr>
      <w:r>
        <w:rPr>
          <w:rFonts w:asciiTheme="minorHAnsi" w:hAnsiTheme="minorHAnsi"/>
          <w:sz w:val="24"/>
        </w:rPr>
        <w:t>c</w:t>
      </w:r>
      <w:r w:rsidR="00982718" w:rsidRPr="00BC30CA">
        <w:rPr>
          <w:rFonts w:asciiTheme="minorHAnsi" w:hAnsiTheme="minorHAnsi"/>
          <w:sz w:val="24"/>
        </w:rPr>
        <w:t xml:space="preserve">omponents/capabilities.  </w:t>
      </w:r>
    </w:p>
    <w:p w14:paraId="3DF94086" w14:textId="77777777" w:rsidR="00EE43D6" w:rsidRPr="00BC30CA" w:rsidRDefault="00EE43D6" w:rsidP="00BC30CA">
      <w:pPr>
        <w:widowControl w:val="0"/>
        <w:autoSpaceDE w:val="0"/>
        <w:autoSpaceDN w:val="0"/>
        <w:ind w:firstLine="720"/>
        <w:rPr>
          <w:rFonts w:asciiTheme="minorHAnsi" w:hAnsiTheme="minorHAnsi"/>
          <w:sz w:val="24"/>
        </w:rPr>
      </w:pPr>
    </w:p>
    <w:p w14:paraId="2A7CC78B" w14:textId="5569C27E" w:rsidR="00982718" w:rsidRPr="00BC30CA" w:rsidRDefault="00EE43D6" w:rsidP="00EE43D6">
      <w:pPr>
        <w:widowControl w:val="0"/>
        <w:autoSpaceDE w:val="0"/>
        <w:autoSpaceDN w:val="0"/>
        <w:rPr>
          <w:rFonts w:asciiTheme="minorHAnsi" w:hAnsiTheme="minorHAnsi"/>
          <w:sz w:val="24"/>
        </w:rPr>
      </w:pPr>
      <w:r>
        <w:rPr>
          <w:rFonts w:asciiTheme="minorHAnsi" w:hAnsiTheme="minorHAnsi"/>
          <w:sz w:val="24"/>
        </w:rPr>
        <w:t xml:space="preserve">             </w:t>
      </w:r>
      <w:r w:rsidR="00982718" w:rsidRPr="00BC30CA">
        <w:rPr>
          <w:rFonts w:asciiTheme="minorHAnsi" w:hAnsiTheme="minorHAnsi"/>
          <w:sz w:val="24"/>
        </w:rPr>
        <w:t xml:space="preserve">To support maintenance and upgrades to the overall architecture there may be a </w:t>
      </w:r>
    </w:p>
    <w:p w14:paraId="5FFFE757" w14:textId="55573C35" w:rsidR="00982718" w:rsidRDefault="00EE43D6" w:rsidP="00EE43D6">
      <w:pPr>
        <w:widowControl w:val="0"/>
        <w:autoSpaceDE w:val="0"/>
        <w:autoSpaceDN w:val="0"/>
        <w:rPr>
          <w:rFonts w:asciiTheme="minorHAnsi" w:hAnsiTheme="minorHAnsi"/>
          <w:sz w:val="24"/>
        </w:rPr>
      </w:pPr>
      <w:r>
        <w:rPr>
          <w:rFonts w:asciiTheme="minorHAnsi" w:hAnsiTheme="minorHAnsi"/>
          <w:sz w:val="24"/>
        </w:rPr>
        <w:t xml:space="preserve">             </w:t>
      </w:r>
      <w:r w:rsidR="00982718" w:rsidRPr="00BC30CA">
        <w:rPr>
          <w:rFonts w:asciiTheme="minorHAnsi" w:hAnsiTheme="minorHAnsi"/>
          <w:sz w:val="24"/>
        </w:rPr>
        <w:t xml:space="preserve">similar approach. The Cyber.gov effort is researching the development of a similar </w:t>
      </w:r>
    </w:p>
    <w:p w14:paraId="7585D0DA" w14:textId="0EAD8E54" w:rsidR="00982718" w:rsidRDefault="00EE43D6" w:rsidP="00EE43D6">
      <w:pPr>
        <w:widowControl w:val="0"/>
        <w:autoSpaceDE w:val="0"/>
        <w:autoSpaceDN w:val="0"/>
        <w:rPr>
          <w:rFonts w:asciiTheme="minorHAnsi" w:hAnsiTheme="minorHAnsi"/>
          <w:sz w:val="24"/>
        </w:rPr>
      </w:pPr>
      <w:r>
        <w:rPr>
          <w:rFonts w:asciiTheme="minorHAnsi" w:hAnsiTheme="minorHAnsi"/>
          <w:i/>
          <w:sz w:val="24"/>
        </w:rPr>
        <w:t xml:space="preserve">             </w:t>
      </w:r>
      <w:r w:rsidR="00982718" w:rsidRPr="0071076F">
        <w:rPr>
          <w:rFonts w:asciiTheme="minorHAnsi" w:hAnsiTheme="minorHAnsi"/>
          <w:i/>
          <w:sz w:val="24"/>
        </w:rPr>
        <w:t>comparative analysis</w:t>
      </w:r>
      <w:r w:rsidR="00982718" w:rsidRPr="00BC30CA">
        <w:rPr>
          <w:rFonts w:asciiTheme="minorHAnsi" w:hAnsiTheme="minorHAnsi"/>
          <w:sz w:val="24"/>
        </w:rPr>
        <w:t xml:space="preserve"> of variants to drive a risk-based timeline. Monitoring and </w:t>
      </w:r>
    </w:p>
    <w:p w14:paraId="04257940" w14:textId="3339F486" w:rsidR="00982718" w:rsidRDefault="00EE43D6" w:rsidP="00EE43D6">
      <w:pPr>
        <w:widowControl w:val="0"/>
        <w:autoSpaceDE w:val="0"/>
        <w:autoSpaceDN w:val="0"/>
        <w:rPr>
          <w:rFonts w:asciiTheme="minorHAnsi" w:hAnsiTheme="minorHAnsi"/>
          <w:sz w:val="24"/>
        </w:rPr>
      </w:pPr>
      <w:r>
        <w:rPr>
          <w:rFonts w:asciiTheme="minorHAnsi" w:hAnsiTheme="minorHAnsi"/>
          <w:sz w:val="24"/>
        </w:rPr>
        <w:t xml:space="preserve">             </w:t>
      </w:r>
      <w:r w:rsidR="00982718" w:rsidRPr="00BC30CA">
        <w:rPr>
          <w:rFonts w:asciiTheme="minorHAnsi" w:hAnsiTheme="minorHAnsi"/>
          <w:sz w:val="24"/>
        </w:rPr>
        <w:t xml:space="preserve">observance of risk profiles that can trigger the need for analysis and updates to the </w:t>
      </w:r>
    </w:p>
    <w:p w14:paraId="7668986F" w14:textId="51668182" w:rsidR="00982718" w:rsidRDefault="00EE43D6" w:rsidP="00EE43D6">
      <w:pPr>
        <w:widowControl w:val="0"/>
        <w:autoSpaceDE w:val="0"/>
        <w:autoSpaceDN w:val="0"/>
        <w:rPr>
          <w:rFonts w:asciiTheme="minorHAnsi" w:hAnsiTheme="minorHAnsi"/>
          <w:sz w:val="24"/>
        </w:rPr>
      </w:pPr>
      <w:r>
        <w:rPr>
          <w:rFonts w:asciiTheme="minorHAnsi" w:hAnsiTheme="minorHAnsi"/>
          <w:sz w:val="24"/>
        </w:rPr>
        <w:t xml:space="preserve">             </w:t>
      </w:r>
      <w:r w:rsidR="00982718" w:rsidRPr="00BC30CA">
        <w:rPr>
          <w:rFonts w:asciiTheme="minorHAnsi" w:hAnsiTheme="minorHAnsi"/>
          <w:sz w:val="24"/>
        </w:rPr>
        <w:t>overall architecture. Secondly</w:t>
      </w:r>
      <w:r w:rsidR="00FE5535">
        <w:rPr>
          <w:rFonts w:asciiTheme="minorHAnsi" w:hAnsiTheme="minorHAnsi"/>
          <w:sz w:val="24"/>
        </w:rPr>
        <w:t>,</w:t>
      </w:r>
      <w:r w:rsidR="00982718" w:rsidRPr="00BC30CA">
        <w:rPr>
          <w:rFonts w:asciiTheme="minorHAnsi" w:hAnsiTheme="minorHAnsi"/>
          <w:sz w:val="24"/>
        </w:rPr>
        <w:t xml:space="preserve"> there should be analysis of the adoption and </w:t>
      </w:r>
    </w:p>
    <w:p w14:paraId="72AA25D3" w14:textId="64834758" w:rsidR="00982718" w:rsidRDefault="00EE43D6" w:rsidP="00EE43D6">
      <w:pPr>
        <w:widowControl w:val="0"/>
        <w:autoSpaceDE w:val="0"/>
        <w:autoSpaceDN w:val="0"/>
        <w:rPr>
          <w:rFonts w:asciiTheme="minorHAnsi" w:hAnsiTheme="minorHAnsi"/>
          <w:sz w:val="24"/>
        </w:rPr>
      </w:pPr>
      <w:r>
        <w:rPr>
          <w:rFonts w:asciiTheme="minorHAnsi" w:hAnsiTheme="minorHAnsi"/>
          <w:sz w:val="24"/>
        </w:rPr>
        <w:t xml:space="preserve">             </w:t>
      </w:r>
      <w:r w:rsidR="00982718" w:rsidRPr="00BC30CA">
        <w:rPr>
          <w:rFonts w:asciiTheme="minorHAnsi" w:hAnsiTheme="minorHAnsi"/>
          <w:sz w:val="24"/>
        </w:rPr>
        <w:t xml:space="preserve">supporting trends for the architecture. The gaps revealed by this analysis would be </w:t>
      </w:r>
    </w:p>
    <w:p w14:paraId="1FAD2B14" w14:textId="1B54E31F" w:rsidR="00982718" w:rsidRPr="00BC30CA" w:rsidRDefault="00EE43D6" w:rsidP="00EE43D6">
      <w:pPr>
        <w:widowControl w:val="0"/>
        <w:autoSpaceDE w:val="0"/>
        <w:autoSpaceDN w:val="0"/>
        <w:rPr>
          <w:rFonts w:asciiTheme="minorHAnsi" w:hAnsiTheme="minorHAnsi"/>
          <w:sz w:val="24"/>
        </w:rPr>
      </w:pPr>
      <w:r>
        <w:rPr>
          <w:rFonts w:asciiTheme="minorHAnsi" w:hAnsiTheme="minorHAnsi"/>
          <w:sz w:val="24"/>
        </w:rPr>
        <w:t xml:space="preserve">             </w:t>
      </w:r>
      <w:r w:rsidR="00982718" w:rsidRPr="00BC30CA">
        <w:rPr>
          <w:rFonts w:asciiTheme="minorHAnsi" w:hAnsiTheme="minorHAnsi"/>
          <w:sz w:val="24"/>
        </w:rPr>
        <w:t xml:space="preserve">an important indicator for prompting a new evaluation of the overall architecture.  </w:t>
      </w:r>
    </w:p>
    <w:p w14:paraId="693E3339" w14:textId="77777777" w:rsidR="00982718" w:rsidRPr="00BC30CA" w:rsidRDefault="00982718" w:rsidP="00982718">
      <w:pPr>
        <w:widowControl w:val="0"/>
        <w:autoSpaceDE w:val="0"/>
        <w:autoSpaceDN w:val="0"/>
        <w:ind w:left="144" w:firstLine="720"/>
        <w:rPr>
          <w:rFonts w:asciiTheme="minorHAnsi" w:hAnsiTheme="minorHAnsi"/>
          <w:sz w:val="24"/>
        </w:rPr>
      </w:pPr>
    </w:p>
    <w:p w14:paraId="12400746" w14:textId="2299E22C" w:rsidR="00982718" w:rsidRPr="00BC30CA" w:rsidRDefault="00EE43D6" w:rsidP="00EE43D6">
      <w:pPr>
        <w:widowControl w:val="0"/>
        <w:autoSpaceDE w:val="0"/>
        <w:autoSpaceDN w:val="0"/>
        <w:rPr>
          <w:rFonts w:asciiTheme="minorHAnsi" w:hAnsiTheme="minorHAnsi"/>
          <w:sz w:val="24"/>
        </w:rPr>
      </w:pPr>
      <w:r>
        <w:rPr>
          <w:rFonts w:asciiTheme="minorHAnsi" w:hAnsiTheme="minorHAnsi"/>
          <w:sz w:val="24"/>
        </w:rPr>
        <w:t xml:space="preserve">              </w:t>
      </w:r>
      <w:r w:rsidR="00982718" w:rsidRPr="00BC30CA">
        <w:rPr>
          <w:rFonts w:asciiTheme="minorHAnsi" w:hAnsiTheme="minorHAnsi"/>
          <w:sz w:val="24"/>
        </w:rPr>
        <w:t xml:space="preserve">These methods of analysis will require an understanding of which components and </w:t>
      </w:r>
    </w:p>
    <w:p w14:paraId="3623E558" w14:textId="04867786" w:rsidR="00982718" w:rsidRPr="00BC30CA" w:rsidRDefault="00EE43D6" w:rsidP="00EE43D6">
      <w:pPr>
        <w:widowControl w:val="0"/>
        <w:autoSpaceDE w:val="0"/>
        <w:autoSpaceDN w:val="0"/>
        <w:rPr>
          <w:rFonts w:asciiTheme="minorHAnsi" w:hAnsiTheme="minorHAnsi"/>
          <w:sz w:val="24"/>
        </w:rPr>
      </w:pPr>
      <w:r>
        <w:rPr>
          <w:rFonts w:asciiTheme="minorHAnsi" w:hAnsiTheme="minorHAnsi"/>
          <w:sz w:val="24"/>
        </w:rPr>
        <w:t xml:space="preserve">              </w:t>
      </w:r>
      <w:r w:rsidR="00982718" w:rsidRPr="00BC30CA">
        <w:rPr>
          <w:rFonts w:asciiTheme="minorHAnsi" w:hAnsiTheme="minorHAnsi"/>
          <w:sz w:val="24"/>
        </w:rPr>
        <w:t xml:space="preserve">capabilities are in use at various D/As including which ones are not being adopted. </w:t>
      </w:r>
    </w:p>
    <w:p w14:paraId="5926BD3C" w14:textId="35A3F25F" w:rsidR="00982718" w:rsidRDefault="00EE43D6" w:rsidP="00EE43D6">
      <w:pPr>
        <w:widowControl w:val="0"/>
        <w:autoSpaceDE w:val="0"/>
        <w:autoSpaceDN w:val="0"/>
        <w:rPr>
          <w:rFonts w:asciiTheme="minorHAnsi" w:hAnsiTheme="minorHAnsi"/>
          <w:sz w:val="24"/>
        </w:rPr>
      </w:pPr>
      <w:r>
        <w:rPr>
          <w:rFonts w:asciiTheme="minorHAnsi" w:hAnsiTheme="minorHAnsi"/>
          <w:sz w:val="24"/>
        </w:rPr>
        <w:t xml:space="preserve">              </w:t>
      </w:r>
      <w:r w:rsidR="00982718" w:rsidRPr="00BC30CA">
        <w:rPr>
          <w:rFonts w:asciiTheme="minorHAnsi" w:hAnsiTheme="minorHAnsi"/>
          <w:sz w:val="24"/>
        </w:rPr>
        <w:t xml:space="preserve">While exact operational and policy mechanisms would need to be established, </w:t>
      </w:r>
    </w:p>
    <w:p w14:paraId="7C886756" w14:textId="6D96042B" w:rsidR="00982718" w:rsidRDefault="00EE43D6" w:rsidP="00EE43D6">
      <w:pPr>
        <w:widowControl w:val="0"/>
        <w:autoSpaceDE w:val="0"/>
        <w:autoSpaceDN w:val="0"/>
        <w:rPr>
          <w:rFonts w:asciiTheme="minorHAnsi" w:hAnsiTheme="minorHAnsi"/>
          <w:sz w:val="24"/>
        </w:rPr>
      </w:pPr>
      <w:r>
        <w:rPr>
          <w:rFonts w:asciiTheme="minorHAnsi" w:hAnsiTheme="minorHAnsi"/>
          <w:sz w:val="24"/>
        </w:rPr>
        <w:lastRenderedPageBreak/>
        <w:t xml:space="preserve">              </w:t>
      </w:r>
      <w:r w:rsidR="00982718" w:rsidRPr="00BC30CA">
        <w:rPr>
          <w:rFonts w:asciiTheme="minorHAnsi" w:hAnsiTheme="minorHAnsi"/>
          <w:sz w:val="24"/>
        </w:rPr>
        <w:t xml:space="preserve">there could be a data store of a variety of usage data sent to a central authority </w:t>
      </w:r>
    </w:p>
    <w:p w14:paraId="4F45A2A0" w14:textId="2F2AE7C6" w:rsidR="00982718" w:rsidRDefault="00EE43D6" w:rsidP="00EE43D6">
      <w:pPr>
        <w:widowControl w:val="0"/>
        <w:autoSpaceDE w:val="0"/>
        <w:autoSpaceDN w:val="0"/>
        <w:rPr>
          <w:rFonts w:asciiTheme="minorHAnsi" w:hAnsiTheme="minorHAnsi"/>
          <w:sz w:val="24"/>
        </w:rPr>
      </w:pPr>
      <w:r>
        <w:rPr>
          <w:rFonts w:asciiTheme="minorHAnsi" w:hAnsiTheme="minorHAnsi"/>
          <w:sz w:val="24"/>
        </w:rPr>
        <w:t xml:space="preserve">              </w:t>
      </w:r>
      <w:r w:rsidR="00982718" w:rsidRPr="00BC30CA">
        <w:rPr>
          <w:rFonts w:asciiTheme="minorHAnsi" w:hAnsiTheme="minorHAnsi"/>
          <w:sz w:val="24"/>
        </w:rPr>
        <w:t xml:space="preserve">voluntarily or as a requirement from the D/As.  That data could be used to </w:t>
      </w:r>
    </w:p>
    <w:p w14:paraId="377FAFA8" w14:textId="1C0A5E0A" w:rsidR="00982718" w:rsidRDefault="00EE43D6" w:rsidP="00EE43D6">
      <w:pPr>
        <w:widowControl w:val="0"/>
        <w:autoSpaceDE w:val="0"/>
        <w:autoSpaceDN w:val="0"/>
        <w:rPr>
          <w:rFonts w:asciiTheme="minorHAnsi" w:hAnsiTheme="minorHAnsi"/>
          <w:sz w:val="24"/>
        </w:rPr>
      </w:pPr>
      <w:r>
        <w:rPr>
          <w:rFonts w:asciiTheme="minorHAnsi" w:hAnsiTheme="minorHAnsi"/>
          <w:sz w:val="24"/>
        </w:rPr>
        <w:t xml:space="preserve">              </w:t>
      </w:r>
      <w:r w:rsidR="00982718" w:rsidRPr="00BC30CA">
        <w:rPr>
          <w:rFonts w:asciiTheme="minorHAnsi" w:hAnsiTheme="minorHAnsi"/>
          <w:sz w:val="24"/>
        </w:rPr>
        <w:t xml:space="preserve">maintain the models and to help assess risk. The Cyber.gov architecture is </w:t>
      </w:r>
    </w:p>
    <w:p w14:paraId="15717906" w14:textId="54C66792" w:rsidR="00982718" w:rsidRDefault="00EE43D6" w:rsidP="00EE43D6">
      <w:pPr>
        <w:widowControl w:val="0"/>
        <w:autoSpaceDE w:val="0"/>
        <w:autoSpaceDN w:val="0"/>
        <w:rPr>
          <w:rFonts w:asciiTheme="minorHAnsi" w:hAnsiTheme="minorHAnsi"/>
          <w:sz w:val="24"/>
        </w:rPr>
      </w:pPr>
      <w:r>
        <w:rPr>
          <w:rFonts w:asciiTheme="minorHAnsi" w:hAnsiTheme="minorHAnsi"/>
          <w:sz w:val="24"/>
        </w:rPr>
        <w:t xml:space="preserve">              </w:t>
      </w:r>
      <w:r w:rsidR="00982718" w:rsidRPr="00BC30CA">
        <w:rPr>
          <w:rFonts w:asciiTheme="minorHAnsi" w:hAnsiTheme="minorHAnsi"/>
          <w:sz w:val="24"/>
        </w:rPr>
        <w:t xml:space="preserve">researching and does contemplate inclusion of a data sharing platform as a key </w:t>
      </w:r>
    </w:p>
    <w:p w14:paraId="515A5DBB" w14:textId="5A801FE2" w:rsidR="00982718" w:rsidRPr="00BC30CA" w:rsidRDefault="00EE43D6" w:rsidP="00EE43D6">
      <w:pPr>
        <w:widowControl w:val="0"/>
        <w:autoSpaceDE w:val="0"/>
        <w:autoSpaceDN w:val="0"/>
        <w:rPr>
          <w:rFonts w:asciiTheme="minorHAnsi" w:hAnsiTheme="minorHAnsi"/>
          <w:sz w:val="24"/>
        </w:rPr>
      </w:pPr>
      <w:r>
        <w:rPr>
          <w:rFonts w:asciiTheme="minorHAnsi" w:hAnsiTheme="minorHAnsi"/>
          <w:sz w:val="24"/>
        </w:rPr>
        <w:t xml:space="preserve">              </w:t>
      </w:r>
      <w:r w:rsidR="00982718" w:rsidRPr="00BC30CA">
        <w:rPr>
          <w:rFonts w:asciiTheme="minorHAnsi" w:hAnsiTheme="minorHAnsi"/>
          <w:sz w:val="24"/>
        </w:rPr>
        <w:t>component.</w:t>
      </w:r>
    </w:p>
    <w:p w14:paraId="3F5EBAE6" w14:textId="77777777" w:rsidR="00982718" w:rsidRPr="00BC30CA" w:rsidRDefault="00982718" w:rsidP="00982718">
      <w:pPr>
        <w:widowControl w:val="0"/>
        <w:autoSpaceDE w:val="0"/>
        <w:autoSpaceDN w:val="0"/>
        <w:ind w:left="144" w:firstLine="720"/>
        <w:rPr>
          <w:rFonts w:asciiTheme="minorHAnsi" w:hAnsiTheme="minorHAnsi"/>
          <w:sz w:val="24"/>
        </w:rPr>
      </w:pPr>
    </w:p>
    <w:p w14:paraId="3034D023" w14:textId="32475048" w:rsidR="00982718" w:rsidRPr="00BC30CA" w:rsidRDefault="00EE43D6" w:rsidP="00EE43D6">
      <w:pPr>
        <w:widowControl w:val="0"/>
        <w:autoSpaceDE w:val="0"/>
        <w:autoSpaceDN w:val="0"/>
        <w:rPr>
          <w:rFonts w:asciiTheme="minorHAnsi" w:hAnsiTheme="minorHAnsi"/>
          <w:sz w:val="24"/>
        </w:rPr>
      </w:pPr>
      <w:r>
        <w:rPr>
          <w:rFonts w:asciiTheme="minorHAnsi" w:hAnsiTheme="minorHAnsi"/>
          <w:sz w:val="24"/>
        </w:rPr>
        <w:t xml:space="preserve">              </w:t>
      </w:r>
      <w:r w:rsidR="00982718" w:rsidRPr="00BC30CA">
        <w:rPr>
          <w:rFonts w:asciiTheme="minorHAnsi" w:hAnsiTheme="minorHAnsi"/>
          <w:sz w:val="24"/>
        </w:rPr>
        <w:t xml:space="preserve">An additional longer term consideration is based upon current facts that there are </w:t>
      </w:r>
    </w:p>
    <w:p w14:paraId="58396931" w14:textId="005404C3" w:rsidR="00982718" w:rsidRDefault="00EE43D6" w:rsidP="00EE43D6">
      <w:pPr>
        <w:widowControl w:val="0"/>
        <w:autoSpaceDE w:val="0"/>
        <w:autoSpaceDN w:val="0"/>
        <w:rPr>
          <w:rFonts w:asciiTheme="minorHAnsi" w:hAnsiTheme="minorHAnsi"/>
          <w:sz w:val="24"/>
        </w:rPr>
      </w:pPr>
      <w:r>
        <w:rPr>
          <w:rFonts w:asciiTheme="minorHAnsi" w:hAnsiTheme="minorHAnsi"/>
          <w:sz w:val="24"/>
        </w:rPr>
        <w:t xml:space="preserve">              </w:t>
      </w:r>
      <w:r w:rsidR="00982718" w:rsidRPr="00BC30CA">
        <w:rPr>
          <w:rFonts w:asciiTheme="minorHAnsi" w:hAnsiTheme="minorHAnsi"/>
          <w:sz w:val="24"/>
        </w:rPr>
        <w:t xml:space="preserve">several critical services which many D/As are not able to sustain on their own due </w:t>
      </w:r>
    </w:p>
    <w:p w14:paraId="01C33A3D" w14:textId="74DFB0C6" w:rsidR="00982718" w:rsidRPr="00BC30CA" w:rsidRDefault="00EE43D6" w:rsidP="00EE43D6">
      <w:pPr>
        <w:widowControl w:val="0"/>
        <w:autoSpaceDE w:val="0"/>
        <w:autoSpaceDN w:val="0"/>
        <w:rPr>
          <w:rFonts w:asciiTheme="minorHAnsi" w:hAnsiTheme="minorHAnsi"/>
          <w:sz w:val="24"/>
        </w:rPr>
      </w:pPr>
      <w:r>
        <w:rPr>
          <w:rFonts w:asciiTheme="minorHAnsi" w:hAnsiTheme="minorHAnsi"/>
          <w:sz w:val="24"/>
        </w:rPr>
        <w:t xml:space="preserve">              </w:t>
      </w:r>
      <w:r w:rsidR="00982718" w:rsidRPr="00BC30CA">
        <w:rPr>
          <w:rFonts w:asciiTheme="minorHAnsi" w:hAnsiTheme="minorHAnsi"/>
          <w:sz w:val="24"/>
        </w:rPr>
        <w:t xml:space="preserve">to resource constraints, including </w:t>
      </w:r>
      <w:r w:rsidR="00982718" w:rsidRPr="00EE43D6">
        <w:rPr>
          <w:rFonts w:asciiTheme="minorHAnsi" w:hAnsiTheme="minorHAnsi"/>
          <w:i/>
          <w:sz w:val="24"/>
        </w:rPr>
        <w:t>cyber forensics</w:t>
      </w:r>
      <w:r w:rsidR="00982718" w:rsidRPr="00BC30CA">
        <w:rPr>
          <w:rFonts w:asciiTheme="minorHAnsi" w:hAnsiTheme="minorHAnsi"/>
          <w:sz w:val="24"/>
        </w:rPr>
        <w:t xml:space="preserve"> and </w:t>
      </w:r>
      <w:r w:rsidR="00982718" w:rsidRPr="00EE43D6">
        <w:rPr>
          <w:rFonts w:asciiTheme="minorHAnsi" w:hAnsiTheme="minorHAnsi"/>
          <w:i/>
          <w:sz w:val="24"/>
        </w:rPr>
        <w:t>red teaming</w:t>
      </w:r>
      <w:r w:rsidR="00982718" w:rsidRPr="00BC30CA">
        <w:rPr>
          <w:rFonts w:asciiTheme="minorHAnsi" w:hAnsiTheme="minorHAnsi"/>
          <w:sz w:val="24"/>
        </w:rPr>
        <w:t xml:space="preserve">. As part of </w:t>
      </w:r>
    </w:p>
    <w:p w14:paraId="7AA5BD8C" w14:textId="448D8341" w:rsidR="00982718" w:rsidRPr="00BC30CA" w:rsidRDefault="00EE43D6" w:rsidP="00EE43D6">
      <w:pPr>
        <w:widowControl w:val="0"/>
        <w:autoSpaceDE w:val="0"/>
        <w:autoSpaceDN w:val="0"/>
        <w:rPr>
          <w:rFonts w:asciiTheme="minorHAnsi" w:hAnsiTheme="minorHAnsi"/>
          <w:sz w:val="24"/>
        </w:rPr>
      </w:pPr>
      <w:r>
        <w:rPr>
          <w:rFonts w:asciiTheme="minorHAnsi" w:hAnsiTheme="minorHAnsi"/>
          <w:sz w:val="24"/>
        </w:rPr>
        <w:t xml:space="preserve">              </w:t>
      </w:r>
      <w:r w:rsidR="00982718" w:rsidRPr="00BC30CA">
        <w:rPr>
          <w:rFonts w:asciiTheme="minorHAnsi" w:hAnsiTheme="minorHAnsi"/>
          <w:sz w:val="24"/>
        </w:rPr>
        <w:t xml:space="preserve">sustainment and architectural refresh processes, DHS or some other operational or </w:t>
      </w:r>
    </w:p>
    <w:p w14:paraId="2F30F618" w14:textId="03F1410A" w:rsidR="00982718" w:rsidRPr="00BC30CA" w:rsidRDefault="00EE43D6" w:rsidP="00EE43D6">
      <w:pPr>
        <w:widowControl w:val="0"/>
        <w:autoSpaceDE w:val="0"/>
        <w:autoSpaceDN w:val="0"/>
        <w:rPr>
          <w:rFonts w:asciiTheme="minorHAnsi" w:hAnsiTheme="minorHAnsi"/>
          <w:sz w:val="24"/>
        </w:rPr>
      </w:pPr>
      <w:r>
        <w:rPr>
          <w:rFonts w:asciiTheme="minorHAnsi" w:hAnsiTheme="minorHAnsi"/>
          <w:sz w:val="24"/>
        </w:rPr>
        <w:t xml:space="preserve">              </w:t>
      </w:r>
      <w:r w:rsidR="00982718" w:rsidRPr="00BC30CA">
        <w:rPr>
          <w:rFonts w:asciiTheme="minorHAnsi" w:hAnsiTheme="minorHAnsi"/>
          <w:sz w:val="24"/>
        </w:rPr>
        <w:t xml:space="preserve">policy entity should consider establishing a highly skilled team as a shared asset or </w:t>
      </w:r>
    </w:p>
    <w:p w14:paraId="1A485B77" w14:textId="5958C9BD" w:rsidR="00982718" w:rsidRPr="00BC30CA" w:rsidRDefault="00EE43D6" w:rsidP="00EE43D6">
      <w:pPr>
        <w:widowControl w:val="0"/>
        <w:autoSpaceDE w:val="0"/>
        <w:autoSpaceDN w:val="0"/>
        <w:rPr>
          <w:rFonts w:asciiTheme="minorHAnsi" w:hAnsiTheme="minorHAnsi"/>
          <w:sz w:val="24"/>
        </w:rPr>
      </w:pPr>
      <w:r>
        <w:rPr>
          <w:rFonts w:asciiTheme="minorHAnsi" w:hAnsiTheme="minorHAnsi"/>
          <w:sz w:val="24"/>
        </w:rPr>
        <w:t xml:space="preserve">              </w:t>
      </w:r>
      <w:r w:rsidR="00982718" w:rsidRPr="00BC30CA">
        <w:rPr>
          <w:rFonts w:asciiTheme="minorHAnsi" w:hAnsiTheme="minorHAnsi"/>
          <w:sz w:val="24"/>
        </w:rPr>
        <w:t xml:space="preserve">service for the resource-constrained D/As. Such support capability or a National </w:t>
      </w:r>
    </w:p>
    <w:p w14:paraId="72C0D1A7" w14:textId="3E403ED6" w:rsidR="00982718" w:rsidRPr="00BC30CA" w:rsidRDefault="00EE43D6" w:rsidP="00EE43D6">
      <w:pPr>
        <w:widowControl w:val="0"/>
        <w:autoSpaceDE w:val="0"/>
        <w:autoSpaceDN w:val="0"/>
        <w:rPr>
          <w:rFonts w:asciiTheme="minorHAnsi" w:hAnsiTheme="minorHAnsi"/>
          <w:sz w:val="24"/>
        </w:rPr>
      </w:pPr>
      <w:r>
        <w:rPr>
          <w:rFonts w:asciiTheme="minorHAnsi" w:hAnsiTheme="minorHAnsi"/>
          <w:sz w:val="24"/>
        </w:rPr>
        <w:t xml:space="preserve">              </w:t>
      </w:r>
      <w:r w:rsidR="00982718" w:rsidRPr="00BC30CA">
        <w:rPr>
          <w:rFonts w:asciiTheme="minorHAnsi" w:hAnsiTheme="minorHAnsi"/>
          <w:sz w:val="24"/>
        </w:rPr>
        <w:t xml:space="preserve">Coordination Office concept could provide the necessary data and inputs upon </w:t>
      </w:r>
    </w:p>
    <w:p w14:paraId="7E26741B" w14:textId="41B77627" w:rsidR="00982718" w:rsidRPr="00BC30CA" w:rsidRDefault="00EE43D6" w:rsidP="00EE43D6">
      <w:pPr>
        <w:widowControl w:val="0"/>
        <w:autoSpaceDE w:val="0"/>
        <w:autoSpaceDN w:val="0"/>
        <w:rPr>
          <w:rFonts w:asciiTheme="minorHAnsi" w:hAnsiTheme="minorHAnsi"/>
          <w:sz w:val="24"/>
        </w:rPr>
      </w:pPr>
      <w:r>
        <w:rPr>
          <w:rFonts w:asciiTheme="minorHAnsi" w:hAnsiTheme="minorHAnsi"/>
          <w:sz w:val="24"/>
        </w:rPr>
        <w:t xml:space="preserve">              </w:t>
      </w:r>
      <w:r w:rsidR="00982718" w:rsidRPr="00BC30CA">
        <w:rPr>
          <w:rFonts w:asciiTheme="minorHAnsi" w:hAnsiTheme="minorHAnsi"/>
          <w:sz w:val="24"/>
        </w:rPr>
        <w:t xml:space="preserve">which architectural analysis and refresh trigger points would utilize, in addition to </w:t>
      </w:r>
    </w:p>
    <w:p w14:paraId="71BC6D5A" w14:textId="363C8AEA" w:rsidR="00982718" w:rsidRPr="00BC30CA" w:rsidRDefault="00EE43D6" w:rsidP="00EE43D6">
      <w:pPr>
        <w:widowControl w:val="0"/>
        <w:autoSpaceDE w:val="0"/>
        <w:autoSpaceDN w:val="0"/>
        <w:rPr>
          <w:rFonts w:asciiTheme="minorHAnsi" w:hAnsiTheme="minorHAnsi"/>
          <w:sz w:val="24"/>
        </w:rPr>
      </w:pPr>
      <w:r>
        <w:rPr>
          <w:rFonts w:asciiTheme="minorHAnsi" w:hAnsiTheme="minorHAnsi"/>
          <w:sz w:val="24"/>
        </w:rPr>
        <w:t xml:space="preserve">              </w:t>
      </w:r>
      <w:r w:rsidR="00982718" w:rsidRPr="00BC30CA">
        <w:rPr>
          <w:rFonts w:asciiTheme="minorHAnsi" w:hAnsiTheme="minorHAnsi"/>
          <w:sz w:val="24"/>
        </w:rPr>
        <w:t xml:space="preserve">ongoing awareness of what private and commercial sectors are adopting as </w:t>
      </w:r>
    </w:p>
    <w:p w14:paraId="1CA42145" w14:textId="4BA9F731" w:rsidR="00982718" w:rsidRPr="00BC30CA" w:rsidRDefault="00EE43D6" w:rsidP="00EE43D6">
      <w:pPr>
        <w:widowControl w:val="0"/>
        <w:autoSpaceDE w:val="0"/>
        <w:autoSpaceDN w:val="0"/>
        <w:rPr>
          <w:rFonts w:asciiTheme="minorHAnsi" w:hAnsiTheme="minorHAnsi"/>
          <w:sz w:val="24"/>
        </w:rPr>
      </w:pPr>
      <w:r>
        <w:rPr>
          <w:rFonts w:asciiTheme="minorHAnsi" w:hAnsiTheme="minorHAnsi"/>
          <w:sz w:val="24"/>
        </w:rPr>
        <w:t xml:space="preserve">              </w:t>
      </w:r>
      <w:r w:rsidR="00982718" w:rsidRPr="00BC30CA">
        <w:rPr>
          <w:rFonts w:asciiTheme="minorHAnsi" w:hAnsiTheme="minorHAnsi"/>
          <w:sz w:val="24"/>
        </w:rPr>
        <w:t xml:space="preserve">innovative or next-generation cyber-security architectures and products/services </w:t>
      </w:r>
    </w:p>
    <w:p w14:paraId="12CAA302" w14:textId="527CF7E1" w:rsidR="00982718" w:rsidRPr="00982718" w:rsidRDefault="00EE43D6" w:rsidP="00EE43D6">
      <w:pPr>
        <w:widowControl w:val="0"/>
        <w:autoSpaceDE w:val="0"/>
        <w:autoSpaceDN w:val="0"/>
        <w:rPr>
          <w:rFonts w:ascii="Times New Roman" w:hAnsi="Times New Roman"/>
          <w:sz w:val="24"/>
        </w:rPr>
      </w:pPr>
      <w:r>
        <w:rPr>
          <w:rFonts w:asciiTheme="minorHAnsi" w:hAnsiTheme="minorHAnsi"/>
          <w:sz w:val="24"/>
        </w:rPr>
        <w:t xml:space="preserve">              </w:t>
      </w:r>
      <w:r w:rsidR="00982718" w:rsidRPr="00BC30CA">
        <w:rPr>
          <w:rFonts w:asciiTheme="minorHAnsi" w:hAnsiTheme="minorHAnsi"/>
          <w:sz w:val="24"/>
        </w:rPr>
        <w:t>emerge.</w:t>
      </w:r>
    </w:p>
    <w:p w14:paraId="5AC64084" w14:textId="77777777" w:rsidR="00EC798E" w:rsidRPr="00BC30CA" w:rsidRDefault="00EC798E" w:rsidP="00EC798E">
      <w:pPr>
        <w:pStyle w:val="ParagraphItalics"/>
        <w:tabs>
          <w:tab w:val="left" w:pos="1350"/>
        </w:tabs>
        <w:spacing w:before="0" w:after="0"/>
        <w:ind w:left="720"/>
        <w:rPr>
          <w:rStyle w:val="Heading3Char"/>
          <w:b w:val="0"/>
          <w:i w:val="0"/>
        </w:rPr>
      </w:pPr>
    </w:p>
    <w:p w14:paraId="48107EFF" w14:textId="72D5E821" w:rsidR="000D3CCD" w:rsidRPr="00D65586" w:rsidRDefault="008A0805" w:rsidP="007F30B7">
      <w:pPr>
        <w:pStyle w:val="Heading2"/>
        <w:tabs>
          <w:tab w:val="num" w:pos="720"/>
          <w:tab w:val="left" w:pos="810"/>
          <w:tab w:val="left" w:pos="1080"/>
        </w:tabs>
        <w:ind w:left="720" w:hanging="360"/>
        <w:rPr>
          <w:rFonts w:asciiTheme="minorHAnsi" w:hAnsiTheme="minorHAnsi" w:cs="Times New Roman"/>
        </w:rPr>
      </w:pPr>
      <w:bookmarkStart w:id="47" w:name="_Toc314117751"/>
      <w:bookmarkStart w:id="48" w:name="_Toc315863681"/>
      <w:bookmarkStart w:id="49" w:name="_Toc315868969"/>
      <w:bookmarkStart w:id="50" w:name="_Toc315870400"/>
      <w:bookmarkStart w:id="51" w:name="_Toc315961170"/>
      <w:bookmarkStart w:id="52" w:name="_Toc315961302"/>
      <w:bookmarkStart w:id="53" w:name="_Toc315961433"/>
      <w:bookmarkStart w:id="54" w:name="_Toc315961565"/>
      <w:bookmarkStart w:id="55" w:name="_Toc315961697"/>
      <w:bookmarkStart w:id="56" w:name="_Toc315961830"/>
      <w:bookmarkStart w:id="57" w:name="_Toc315961964"/>
      <w:bookmarkStart w:id="58" w:name="_Toc315962098"/>
      <w:bookmarkStart w:id="59" w:name="_Toc315962233"/>
      <w:bookmarkStart w:id="60" w:name="_Toc315962367"/>
      <w:bookmarkStart w:id="61" w:name="_Toc315962503"/>
      <w:bookmarkStart w:id="62" w:name="_Toc315962710"/>
      <w:bookmarkStart w:id="63" w:name="_Toc316479950"/>
      <w:bookmarkStart w:id="64" w:name="_Toc316480370"/>
      <w:bookmarkStart w:id="65" w:name="_Toc314117752"/>
      <w:bookmarkStart w:id="66" w:name="_Toc315863682"/>
      <w:bookmarkStart w:id="67" w:name="_Toc315868970"/>
      <w:bookmarkStart w:id="68" w:name="_Toc315870401"/>
      <w:bookmarkStart w:id="69" w:name="_Toc315961171"/>
      <w:bookmarkStart w:id="70" w:name="_Toc315961303"/>
      <w:bookmarkStart w:id="71" w:name="_Toc315961434"/>
      <w:bookmarkStart w:id="72" w:name="_Toc315961566"/>
      <w:bookmarkStart w:id="73" w:name="_Toc315961698"/>
      <w:bookmarkStart w:id="74" w:name="_Toc315961831"/>
      <w:bookmarkStart w:id="75" w:name="_Toc315961965"/>
      <w:bookmarkStart w:id="76" w:name="_Toc315962099"/>
      <w:bookmarkStart w:id="77" w:name="_Toc315962234"/>
      <w:bookmarkStart w:id="78" w:name="_Toc315962368"/>
      <w:bookmarkStart w:id="79" w:name="_Toc315962504"/>
      <w:bookmarkStart w:id="80" w:name="_Toc315962711"/>
      <w:bookmarkStart w:id="81" w:name="_Toc316479951"/>
      <w:bookmarkStart w:id="82" w:name="_Toc316480371"/>
      <w:bookmarkStart w:id="83" w:name="_Toc314117757"/>
      <w:bookmarkStart w:id="84" w:name="_Toc315863687"/>
      <w:bookmarkStart w:id="85" w:name="_Toc315868975"/>
      <w:bookmarkStart w:id="86" w:name="_Toc315870406"/>
      <w:bookmarkStart w:id="87" w:name="_Toc315961176"/>
      <w:bookmarkStart w:id="88" w:name="_Toc315961308"/>
      <w:bookmarkStart w:id="89" w:name="_Toc315961439"/>
      <w:bookmarkStart w:id="90" w:name="_Toc315961571"/>
      <w:bookmarkStart w:id="91" w:name="_Toc315961703"/>
      <w:bookmarkStart w:id="92" w:name="_Toc315961836"/>
      <w:bookmarkStart w:id="93" w:name="_Toc315961970"/>
      <w:bookmarkStart w:id="94" w:name="_Toc315962104"/>
      <w:bookmarkStart w:id="95" w:name="_Toc315962239"/>
      <w:bookmarkStart w:id="96" w:name="_Toc315962373"/>
      <w:bookmarkStart w:id="97" w:name="_Toc315962509"/>
      <w:bookmarkStart w:id="98" w:name="_Toc315962716"/>
      <w:bookmarkStart w:id="99" w:name="_Toc316474741"/>
      <w:bookmarkStart w:id="100" w:name="_Toc316479582"/>
      <w:bookmarkStart w:id="101" w:name="_Toc316479956"/>
      <w:bookmarkStart w:id="102" w:name="_Toc316480376"/>
      <w:bookmarkStart w:id="103" w:name="_Toc314117762"/>
      <w:bookmarkStart w:id="104" w:name="_Toc315868980"/>
      <w:bookmarkStart w:id="105" w:name="_Toc364771667"/>
      <w:bookmarkStart w:id="106" w:name="_Toc474764699"/>
      <w:bookmarkStart w:id="107" w:name="_Toc299031933"/>
      <w:bookmarkStart w:id="108" w:name="_Toc299373324"/>
      <w:bookmarkStart w:id="109" w:name="_Toc300064066"/>
      <w:bookmarkStart w:id="110" w:name="_Toc300236494"/>
      <w:bookmarkStart w:id="111" w:name="_Toc300845402"/>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r w:rsidRPr="00D65586">
        <w:rPr>
          <w:rFonts w:asciiTheme="minorHAnsi" w:hAnsiTheme="minorHAnsi" w:cs="Times New Roman"/>
        </w:rPr>
        <w:lastRenderedPageBreak/>
        <w:t xml:space="preserve">Schedule and </w:t>
      </w:r>
      <w:r w:rsidR="00364F2D" w:rsidRPr="00D65586">
        <w:rPr>
          <w:rFonts w:asciiTheme="minorHAnsi" w:hAnsiTheme="minorHAnsi" w:cs="Times New Roman"/>
        </w:rPr>
        <w:t>Budget</w:t>
      </w:r>
      <w:r w:rsidRPr="00D65586">
        <w:rPr>
          <w:rFonts w:asciiTheme="minorHAnsi" w:hAnsiTheme="minorHAnsi" w:cs="Times New Roman"/>
        </w:rPr>
        <w:t xml:space="preserve"> Summary</w:t>
      </w:r>
      <w:bookmarkEnd w:id="104"/>
      <w:bookmarkEnd w:id="105"/>
      <w:bookmarkEnd w:id="106"/>
    </w:p>
    <w:p w14:paraId="3BE4E77C" w14:textId="01066A4F" w:rsidR="001903A8" w:rsidRDefault="00F07911" w:rsidP="00BC30CA">
      <w:pPr>
        <w:pStyle w:val="Heading3"/>
      </w:pPr>
      <w:r w:rsidRPr="00BC30CA">
        <w:rPr>
          <w:sz w:val="24"/>
        </w:rPr>
        <w:t>Project</w:t>
      </w:r>
      <w:r w:rsidR="001903A8" w:rsidRPr="00BC30CA">
        <w:rPr>
          <w:sz w:val="24"/>
        </w:rPr>
        <w:t xml:space="preserve"> Schedule and Budget Summary</w:t>
      </w:r>
    </w:p>
    <w:p w14:paraId="2F85AE40" w14:textId="77777777" w:rsidR="002E32A8" w:rsidRPr="00D65586" w:rsidRDefault="002E32A8" w:rsidP="00534EDA">
      <w:pPr>
        <w:pStyle w:val="ParagraphItalics"/>
        <w:spacing w:before="0" w:after="0"/>
        <w:ind w:left="720"/>
        <w:rPr>
          <w:rFonts w:asciiTheme="minorHAnsi" w:hAnsiTheme="minorHAnsi"/>
          <w:b/>
          <w:i w:val="0"/>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030"/>
        <w:gridCol w:w="1128"/>
        <w:gridCol w:w="1090"/>
        <w:gridCol w:w="1127"/>
        <w:gridCol w:w="1128"/>
        <w:gridCol w:w="1128"/>
        <w:gridCol w:w="1127"/>
        <w:gridCol w:w="1232"/>
      </w:tblGrid>
      <w:tr w:rsidR="002E32A8" w:rsidRPr="00847B91" w14:paraId="03114CAA" w14:textId="77777777" w:rsidTr="002E32A8">
        <w:trPr>
          <w:trHeight w:val="350"/>
          <w:jc w:val="center"/>
        </w:trPr>
        <w:tc>
          <w:tcPr>
            <w:tcW w:w="1030" w:type="dxa"/>
            <w:tcBorders>
              <w:top w:val="single" w:sz="4" w:space="0" w:color="auto"/>
              <w:bottom w:val="single" w:sz="6" w:space="0" w:color="auto"/>
            </w:tcBorders>
            <w:shd w:val="clear" w:color="auto" w:fill="002060"/>
            <w:vAlign w:val="center"/>
          </w:tcPr>
          <w:p w14:paraId="3F316A5B" w14:textId="77777777" w:rsidR="002E32A8" w:rsidRPr="00847B91" w:rsidRDefault="002E32A8" w:rsidP="00495CBA">
            <w:pPr>
              <w:jc w:val="center"/>
              <w:rPr>
                <w:rFonts w:asciiTheme="minorHAnsi" w:hAnsiTheme="minorHAnsi"/>
                <w:b/>
                <w:sz w:val="22"/>
                <w:szCs w:val="22"/>
              </w:rPr>
            </w:pPr>
            <w:r w:rsidRPr="00847B91">
              <w:rPr>
                <w:rFonts w:asciiTheme="minorHAnsi" w:hAnsiTheme="minorHAnsi"/>
                <w:b/>
                <w:sz w:val="22"/>
                <w:szCs w:val="22"/>
              </w:rPr>
              <w:t>Funding Source</w:t>
            </w:r>
          </w:p>
        </w:tc>
        <w:tc>
          <w:tcPr>
            <w:tcW w:w="1128" w:type="dxa"/>
            <w:tcBorders>
              <w:top w:val="single" w:sz="4" w:space="0" w:color="auto"/>
              <w:bottom w:val="single" w:sz="6" w:space="0" w:color="auto"/>
            </w:tcBorders>
            <w:shd w:val="clear" w:color="auto" w:fill="002060"/>
            <w:vAlign w:val="center"/>
          </w:tcPr>
          <w:p w14:paraId="65CA0C3C" w14:textId="77777777" w:rsidR="002E32A8" w:rsidRPr="00847B91" w:rsidRDefault="002E32A8" w:rsidP="00495CBA">
            <w:pPr>
              <w:jc w:val="center"/>
              <w:rPr>
                <w:rFonts w:asciiTheme="minorHAnsi" w:hAnsiTheme="minorHAnsi"/>
                <w:b/>
                <w:sz w:val="22"/>
                <w:szCs w:val="22"/>
              </w:rPr>
            </w:pPr>
            <w:r w:rsidRPr="00847B91">
              <w:rPr>
                <w:rFonts w:asciiTheme="minorHAnsi" w:hAnsiTheme="minorHAnsi"/>
                <w:b/>
                <w:sz w:val="22"/>
                <w:szCs w:val="22"/>
              </w:rPr>
              <w:t>FY16</w:t>
            </w:r>
          </w:p>
        </w:tc>
        <w:tc>
          <w:tcPr>
            <w:tcW w:w="1090" w:type="dxa"/>
            <w:tcBorders>
              <w:top w:val="single" w:sz="4" w:space="0" w:color="auto"/>
              <w:bottom w:val="single" w:sz="6" w:space="0" w:color="auto"/>
            </w:tcBorders>
            <w:shd w:val="clear" w:color="auto" w:fill="002060"/>
            <w:vAlign w:val="center"/>
          </w:tcPr>
          <w:p w14:paraId="13443836" w14:textId="77777777" w:rsidR="002E32A8" w:rsidRPr="00847B91" w:rsidRDefault="002E32A8" w:rsidP="00495CBA">
            <w:pPr>
              <w:jc w:val="center"/>
              <w:rPr>
                <w:rFonts w:asciiTheme="minorHAnsi" w:hAnsiTheme="minorHAnsi"/>
                <w:b/>
                <w:sz w:val="22"/>
                <w:szCs w:val="22"/>
              </w:rPr>
            </w:pPr>
            <w:r w:rsidRPr="00847B91">
              <w:rPr>
                <w:rFonts w:asciiTheme="minorHAnsi" w:hAnsiTheme="minorHAnsi"/>
                <w:b/>
                <w:sz w:val="22"/>
                <w:szCs w:val="22"/>
              </w:rPr>
              <w:t>FY17</w:t>
            </w:r>
          </w:p>
        </w:tc>
        <w:tc>
          <w:tcPr>
            <w:tcW w:w="1127" w:type="dxa"/>
            <w:tcBorders>
              <w:top w:val="single" w:sz="4" w:space="0" w:color="auto"/>
              <w:bottom w:val="single" w:sz="6" w:space="0" w:color="auto"/>
            </w:tcBorders>
            <w:shd w:val="clear" w:color="auto" w:fill="002060"/>
            <w:vAlign w:val="center"/>
          </w:tcPr>
          <w:p w14:paraId="3B2D1E00" w14:textId="77777777" w:rsidR="002E32A8" w:rsidRPr="00847B91" w:rsidRDefault="002E32A8" w:rsidP="00495CBA">
            <w:pPr>
              <w:jc w:val="center"/>
              <w:rPr>
                <w:rFonts w:asciiTheme="minorHAnsi" w:hAnsiTheme="minorHAnsi"/>
                <w:b/>
                <w:sz w:val="22"/>
                <w:szCs w:val="22"/>
              </w:rPr>
            </w:pPr>
            <w:r w:rsidRPr="00847B91">
              <w:rPr>
                <w:rFonts w:asciiTheme="minorHAnsi" w:hAnsiTheme="minorHAnsi"/>
                <w:b/>
                <w:sz w:val="22"/>
                <w:szCs w:val="22"/>
              </w:rPr>
              <w:t>FY18</w:t>
            </w:r>
          </w:p>
        </w:tc>
        <w:tc>
          <w:tcPr>
            <w:tcW w:w="1128" w:type="dxa"/>
            <w:tcBorders>
              <w:top w:val="single" w:sz="4" w:space="0" w:color="auto"/>
              <w:bottom w:val="single" w:sz="6" w:space="0" w:color="auto"/>
            </w:tcBorders>
            <w:shd w:val="clear" w:color="auto" w:fill="002060"/>
            <w:vAlign w:val="center"/>
          </w:tcPr>
          <w:p w14:paraId="4CE4AA2F" w14:textId="77777777" w:rsidR="002E32A8" w:rsidRPr="00847B91" w:rsidRDefault="002E32A8" w:rsidP="00495CBA">
            <w:pPr>
              <w:jc w:val="center"/>
              <w:rPr>
                <w:rFonts w:asciiTheme="minorHAnsi" w:hAnsiTheme="minorHAnsi"/>
                <w:b/>
                <w:sz w:val="22"/>
                <w:szCs w:val="22"/>
              </w:rPr>
            </w:pPr>
            <w:r w:rsidRPr="00847B91">
              <w:rPr>
                <w:rFonts w:asciiTheme="minorHAnsi" w:hAnsiTheme="minorHAnsi"/>
                <w:b/>
                <w:sz w:val="22"/>
                <w:szCs w:val="22"/>
              </w:rPr>
              <w:t>FY19</w:t>
            </w:r>
          </w:p>
        </w:tc>
        <w:tc>
          <w:tcPr>
            <w:tcW w:w="1128" w:type="dxa"/>
            <w:tcBorders>
              <w:top w:val="single" w:sz="4" w:space="0" w:color="auto"/>
              <w:bottom w:val="single" w:sz="6" w:space="0" w:color="auto"/>
            </w:tcBorders>
            <w:shd w:val="clear" w:color="auto" w:fill="002060"/>
            <w:vAlign w:val="center"/>
          </w:tcPr>
          <w:p w14:paraId="7B61B226" w14:textId="77777777" w:rsidR="002E32A8" w:rsidRPr="00847B91" w:rsidRDefault="002E32A8" w:rsidP="00495CBA">
            <w:pPr>
              <w:jc w:val="center"/>
              <w:rPr>
                <w:rFonts w:asciiTheme="minorHAnsi" w:hAnsiTheme="minorHAnsi"/>
                <w:b/>
                <w:sz w:val="22"/>
                <w:szCs w:val="22"/>
              </w:rPr>
            </w:pPr>
            <w:r w:rsidRPr="00847B91">
              <w:rPr>
                <w:rFonts w:asciiTheme="minorHAnsi" w:hAnsiTheme="minorHAnsi"/>
                <w:b/>
                <w:sz w:val="22"/>
                <w:szCs w:val="22"/>
              </w:rPr>
              <w:t>FY20</w:t>
            </w:r>
          </w:p>
        </w:tc>
        <w:tc>
          <w:tcPr>
            <w:tcW w:w="1127" w:type="dxa"/>
            <w:tcBorders>
              <w:top w:val="single" w:sz="4" w:space="0" w:color="auto"/>
              <w:bottom w:val="single" w:sz="6" w:space="0" w:color="auto"/>
            </w:tcBorders>
            <w:shd w:val="clear" w:color="auto" w:fill="002060"/>
          </w:tcPr>
          <w:p w14:paraId="6DFC5D47" w14:textId="77777777" w:rsidR="002E32A8" w:rsidRPr="00847B91" w:rsidRDefault="002E32A8" w:rsidP="00495CBA">
            <w:pPr>
              <w:jc w:val="center"/>
              <w:rPr>
                <w:rFonts w:asciiTheme="minorHAnsi" w:hAnsiTheme="minorHAnsi"/>
                <w:b/>
                <w:sz w:val="22"/>
                <w:szCs w:val="22"/>
              </w:rPr>
            </w:pPr>
            <w:r w:rsidRPr="00847B91">
              <w:rPr>
                <w:rFonts w:asciiTheme="minorHAnsi" w:hAnsiTheme="minorHAnsi"/>
                <w:b/>
                <w:sz w:val="22"/>
                <w:szCs w:val="22"/>
              </w:rPr>
              <w:t>FY21</w:t>
            </w:r>
          </w:p>
        </w:tc>
        <w:tc>
          <w:tcPr>
            <w:tcW w:w="1232" w:type="dxa"/>
            <w:tcBorders>
              <w:top w:val="single" w:sz="4" w:space="0" w:color="auto"/>
              <w:bottom w:val="single" w:sz="6" w:space="0" w:color="auto"/>
            </w:tcBorders>
            <w:shd w:val="clear" w:color="auto" w:fill="002060"/>
            <w:vAlign w:val="center"/>
          </w:tcPr>
          <w:p w14:paraId="05936834" w14:textId="77777777" w:rsidR="002E32A8" w:rsidRPr="00847B91" w:rsidRDefault="002E32A8" w:rsidP="00495CBA">
            <w:pPr>
              <w:jc w:val="center"/>
              <w:rPr>
                <w:rFonts w:asciiTheme="minorHAnsi" w:hAnsiTheme="minorHAnsi"/>
                <w:b/>
                <w:sz w:val="22"/>
                <w:szCs w:val="22"/>
              </w:rPr>
            </w:pPr>
            <w:r w:rsidRPr="00847B91">
              <w:rPr>
                <w:rFonts w:asciiTheme="minorHAnsi" w:hAnsiTheme="minorHAnsi"/>
                <w:b/>
                <w:sz w:val="22"/>
                <w:szCs w:val="22"/>
              </w:rPr>
              <w:t>Total</w:t>
            </w:r>
          </w:p>
        </w:tc>
      </w:tr>
      <w:tr w:rsidR="002E32A8" w:rsidRPr="00847B91" w14:paraId="36445B86" w14:textId="77777777" w:rsidTr="002E32A8">
        <w:trPr>
          <w:trHeight w:val="345"/>
          <w:jc w:val="center"/>
        </w:trPr>
        <w:tc>
          <w:tcPr>
            <w:tcW w:w="1030" w:type="dxa"/>
            <w:tcBorders>
              <w:top w:val="single" w:sz="6" w:space="0" w:color="auto"/>
            </w:tcBorders>
          </w:tcPr>
          <w:p w14:paraId="49B6CAF5" w14:textId="77777777" w:rsidR="002E32A8" w:rsidRPr="00847B91" w:rsidRDefault="002E32A8" w:rsidP="00495CBA">
            <w:pPr>
              <w:rPr>
                <w:rFonts w:asciiTheme="minorHAnsi" w:hAnsiTheme="minorHAnsi"/>
              </w:rPr>
            </w:pPr>
            <w:r w:rsidRPr="00847B91">
              <w:rPr>
                <w:rFonts w:asciiTheme="minorHAnsi" w:hAnsiTheme="minorHAnsi"/>
              </w:rPr>
              <w:t>Internal (S&amp;T)</w:t>
            </w:r>
          </w:p>
        </w:tc>
        <w:tc>
          <w:tcPr>
            <w:tcW w:w="1128" w:type="dxa"/>
            <w:tcBorders>
              <w:top w:val="single" w:sz="6" w:space="0" w:color="auto"/>
            </w:tcBorders>
            <w:vAlign w:val="center"/>
          </w:tcPr>
          <w:p w14:paraId="0494F180" w14:textId="77777777" w:rsidR="002E32A8" w:rsidRPr="00847B91" w:rsidRDefault="002E32A8" w:rsidP="00495CBA">
            <w:pPr>
              <w:jc w:val="center"/>
              <w:rPr>
                <w:rFonts w:asciiTheme="minorHAnsi" w:hAnsiTheme="minorHAnsi"/>
                <w:color w:val="595959" w:themeColor="text1" w:themeTint="A6"/>
              </w:rPr>
            </w:pPr>
            <w:r w:rsidRPr="00847B91">
              <w:rPr>
                <w:rFonts w:asciiTheme="minorHAnsi" w:hAnsiTheme="minorHAnsi"/>
                <w:color w:val="595959" w:themeColor="text1" w:themeTint="A6"/>
              </w:rPr>
              <w:t>10,000,000</w:t>
            </w:r>
          </w:p>
        </w:tc>
        <w:tc>
          <w:tcPr>
            <w:tcW w:w="1090" w:type="dxa"/>
            <w:tcBorders>
              <w:top w:val="single" w:sz="6" w:space="0" w:color="auto"/>
            </w:tcBorders>
            <w:vAlign w:val="center"/>
          </w:tcPr>
          <w:p w14:paraId="61017378" w14:textId="77777777" w:rsidR="002E32A8" w:rsidRPr="00847B91" w:rsidRDefault="002E32A8" w:rsidP="00495CBA">
            <w:pPr>
              <w:jc w:val="center"/>
              <w:rPr>
                <w:rFonts w:asciiTheme="minorHAnsi" w:hAnsiTheme="minorHAnsi"/>
                <w:color w:val="595959" w:themeColor="text1" w:themeTint="A6"/>
              </w:rPr>
            </w:pPr>
            <w:r>
              <w:rPr>
                <w:rFonts w:asciiTheme="minorHAnsi" w:hAnsiTheme="minorHAnsi"/>
                <w:color w:val="595959" w:themeColor="text1" w:themeTint="A6"/>
              </w:rPr>
              <w:t>9,999,69</w:t>
            </w:r>
            <w:r w:rsidRPr="00847B91">
              <w:rPr>
                <w:rFonts w:asciiTheme="minorHAnsi" w:hAnsiTheme="minorHAnsi"/>
                <w:color w:val="595959" w:themeColor="text1" w:themeTint="A6"/>
              </w:rPr>
              <w:t>0</w:t>
            </w:r>
          </w:p>
        </w:tc>
        <w:tc>
          <w:tcPr>
            <w:tcW w:w="1127" w:type="dxa"/>
            <w:tcBorders>
              <w:top w:val="single" w:sz="6" w:space="0" w:color="auto"/>
            </w:tcBorders>
            <w:vAlign w:val="center"/>
          </w:tcPr>
          <w:p w14:paraId="0FB7B6BC" w14:textId="77777777" w:rsidR="002E32A8" w:rsidRPr="00847B91" w:rsidRDefault="002E32A8" w:rsidP="00495CBA">
            <w:pPr>
              <w:jc w:val="center"/>
              <w:rPr>
                <w:rFonts w:asciiTheme="minorHAnsi" w:hAnsiTheme="minorHAnsi"/>
                <w:color w:val="595959" w:themeColor="text1" w:themeTint="A6"/>
              </w:rPr>
            </w:pPr>
            <w:r>
              <w:rPr>
                <w:rFonts w:asciiTheme="minorHAnsi" w:hAnsiTheme="minorHAnsi"/>
                <w:color w:val="595959" w:themeColor="text1" w:themeTint="A6"/>
              </w:rPr>
              <w:t>10,000,000</w:t>
            </w:r>
          </w:p>
        </w:tc>
        <w:tc>
          <w:tcPr>
            <w:tcW w:w="1128" w:type="dxa"/>
            <w:tcBorders>
              <w:top w:val="single" w:sz="6" w:space="0" w:color="auto"/>
            </w:tcBorders>
            <w:vAlign w:val="center"/>
          </w:tcPr>
          <w:p w14:paraId="15EA129B" w14:textId="77777777" w:rsidR="002E32A8" w:rsidRPr="00847B91" w:rsidRDefault="002E32A8" w:rsidP="00495CBA">
            <w:pPr>
              <w:jc w:val="center"/>
              <w:rPr>
                <w:rFonts w:asciiTheme="minorHAnsi" w:hAnsiTheme="minorHAnsi"/>
                <w:color w:val="595959" w:themeColor="text1" w:themeTint="A6"/>
              </w:rPr>
            </w:pPr>
            <w:r w:rsidRPr="00847B91">
              <w:rPr>
                <w:rFonts w:asciiTheme="minorHAnsi" w:hAnsiTheme="minorHAnsi"/>
                <w:color w:val="595959" w:themeColor="text1" w:themeTint="A6"/>
              </w:rPr>
              <w:t>10,000,000</w:t>
            </w:r>
          </w:p>
        </w:tc>
        <w:tc>
          <w:tcPr>
            <w:tcW w:w="1128" w:type="dxa"/>
            <w:tcBorders>
              <w:top w:val="single" w:sz="6" w:space="0" w:color="auto"/>
            </w:tcBorders>
            <w:vAlign w:val="center"/>
          </w:tcPr>
          <w:p w14:paraId="4FD882A6" w14:textId="77777777" w:rsidR="002E32A8" w:rsidRPr="00847B91" w:rsidRDefault="002E32A8" w:rsidP="00495CBA">
            <w:pPr>
              <w:jc w:val="center"/>
              <w:rPr>
                <w:rFonts w:asciiTheme="minorHAnsi" w:hAnsiTheme="minorHAnsi"/>
                <w:color w:val="595959" w:themeColor="text1" w:themeTint="A6"/>
              </w:rPr>
            </w:pPr>
            <w:r w:rsidRPr="00847B91">
              <w:rPr>
                <w:rFonts w:asciiTheme="minorHAnsi" w:hAnsiTheme="minorHAnsi"/>
                <w:color w:val="595959" w:themeColor="text1" w:themeTint="A6"/>
              </w:rPr>
              <w:t>10,000,000</w:t>
            </w:r>
          </w:p>
        </w:tc>
        <w:tc>
          <w:tcPr>
            <w:tcW w:w="1127" w:type="dxa"/>
            <w:tcBorders>
              <w:top w:val="single" w:sz="6" w:space="0" w:color="auto"/>
            </w:tcBorders>
          </w:tcPr>
          <w:p w14:paraId="4018F8F0" w14:textId="77777777" w:rsidR="002E32A8" w:rsidRDefault="002E32A8" w:rsidP="00495CBA">
            <w:pPr>
              <w:jc w:val="center"/>
              <w:rPr>
                <w:rFonts w:asciiTheme="minorHAnsi" w:hAnsiTheme="minorHAnsi"/>
                <w:color w:val="595959" w:themeColor="text1" w:themeTint="A6"/>
              </w:rPr>
            </w:pPr>
          </w:p>
          <w:p w14:paraId="1912F8D7" w14:textId="77777777" w:rsidR="002E32A8" w:rsidRDefault="002E32A8" w:rsidP="00495CBA">
            <w:pPr>
              <w:jc w:val="center"/>
              <w:rPr>
                <w:rFonts w:asciiTheme="minorHAnsi" w:hAnsiTheme="minorHAnsi"/>
                <w:color w:val="595959" w:themeColor="text1" w:themeTint="A6"/>
              </w:rPr>
            </w:pPr>
            <w:r>
              <w:rPr>
                <w:rFonts w:asciiTheme="minorHAnsi" w:hAnsiTheme="minorHAnsi"/>
                <w:color w:val="595959" w:themeColor="text1" w:themeTint="A6"/>
              </w:rPr>
              <w:t>10,000,000</w:t>
            </w:r>
          </w:p>
          <w:p w14:paraId="07E107EE" w14:textId="77777777" w:rsidR="002E32A8" w:rsidRPr="00847B91" w:rsidRDefault="002E32A8" w:rsidP="00495CBA">
            <w:pPr>
              <w:jc w:val="center"/>
              <w:rPr>
                <w:rFonts w:asciiTheme="minorHAnsi" w:hAnsiTheme="minorHAnsi"/>
                <w:color w:val="595959" w:themeColor="text1" w:themeTint="A6"/>
              </w:rPr>
            </w:pPr>
          </w:p>
        </w:tc>
        <w:tc>
          <w:tcPr>
            <w:tcW w:w="1232" w:type="dxa"/>
            <w:tcBorders>
              <w:top w:val="single" w:sz="6" w:space="0" w:color="auto"/>
            </w:tcBorders>
            <w:vAlign w:val="center"/>
          </w:tcPr>
          <w:p w14:paraId="5EF9F54C" w14:textId="77777777" w:rsidR="002E32A8" w:rsidRPr="00847B91" w:rsidRDefault="002E32A8" w:rsidP="00495CBA">
            <w:pPr>
              <w:jc w:val="center"/>
              <w:rPr>
                <w:rFonts w:asciiTheme="minorHAnsi" w:hAnsiTheme="minorHAnsi"/>
                <w:color w:val="595959" w:themeColor="text1" w:themeTint="A6"/>
              </w:rPr>
            </w:pPr>
            <w:r>
              <w:rPr>
                <w:rFonts w:asciiTheme="minorHAnsi" w:hAnsiTheme="minorHAnsi"/>
                <w:color w:val="595959" w:themeColor="text1" w:themeTint="A6"/>
              </w:rPr>
              <w:t>59</w:t>
            </w:r>
            <w:r w:rsidRPr="00847B91">
              <w:rPr>
                <w:rFonts w:asciiTheme="minorHAnsi" w:hAnsiTheme="minorHAnsi"/>
                <w:color w:val="595959" w:themeColor="text1" w:themeTint="A6"/>
              </w:rPr>
              <w:t>,</w:t>
            </w:r>
            <w:r>
              <w:rPr>
                <w:rFonts w:asciiTheme="minorHAnsi" w:hAnsiTheme="minorHAnsi"/>
                <w:color w:val="595959" w:themeColor="text1" w:themeTint="A6"/>
              </w:rPr>
              <w:t>999,690</w:t>
            </w:r>
          </w:p>
        </w:tc>
      </w:tr>
      <w:tr w:rsidR="002E32A8" w:rsidRPr="00847B91" w14:paraId="26ECC372" w14:textId="77777777" w:rsidTr="002E32A8">
        <w:trPr>
          <w:trHeight w:val="210"/>
          <w:jc w:val="center"/>
        </w:trPr>
        <w:tc>
          <w:tcPr>
            <w:tcW w:w="1030" w:type="dxa"/>
          </w:tcPr>
          <w:p w14:paraId="7777E145" w14:textId="77777777" w:rsidR="002E32A8" w:rsidRPr="00847B91" w:rsidRDefault="002E32A8" w:rsidP="00495CBA">
            <w:pPr>
              <w:rPr>
                <w:rFonts w:asciiTheme="minorHAnsi" w:hAnsiTheme="minorHAnsi"/>
              </w:rPr>
            </w:pPr>
            <w:r w:rsidRPr="00847B91">
              <w:rPr>
                <w:rFonts w:asciiTheme="minorHAnsi" w:hAnsiTheme="minorHAnsi"/>
              </w:rPr>
              <w:t xml:space="preserve">External </w:t>
            </w:r>
          </w:p>
        </w:tc>
        <w:tc>
          <w:tcPr>
            <w:tcW w:w="1128" w:type="dxa"/>
            <w:vAlign w:val="center"/>
          </w:tcPr>
          <w:p w14:paraId="4D09F9BE" w14:textId="77777777" w:rsidR="002E32A8" w:rsidRPr="00847B91" w:rsidRDefault="002E32A8" w:rsidP="00495CBA">
            <w:pPr>
              <w:jc w:val="center"/>
              <w:rPr>
                <w:rFonts w:asciiTheme="minorHAnsi" w:hAnsiTheme="minorHAnsi"/>
                <w:color w:val="595959" w:themeColor="text1" w:themeTint="A6"/>
              </w:rPr>
            </w:pPr>
            <w:r w:rsidRPr="00847B91">
              <w:rPr>
                <w:rFonts w:asciiTheme="minorHAnsi" w:hAnsiTheme="minorHAnsi"/>
                <w:color w:val="595959" w:themeColor="text1" w:themeTint="A6"/>
              </w:rPr>
              <w:t>N/A</w:t>
            </w:r>
          </w:p>
        </w:tc>
        <w:tc>
          <w:tcPr>
            <w:tcW w:w="1090" w:type="dxa"/>
            <w:vAlign w:val="center"/>
          </w:tcPr>
          <w:p w14:paraId="12BEDA99" w14:textId="77777777" w:rsidR="002E32A8" w:rsidRPr="00847B91" w:rsidRDefault="002E32A8" w:rsidP="00495CBA">
            <w:pPr>
              <w:jc w:val="center"/>
              <w:rPr>
                <w:rFonts w:asciiTheme="minorHAnsi" w:hAnsiTheme="minorHAnsi"/>
                <w:color w:val="595959" w:themeColor="text1" w:themeTint="A6"/>
              </w:rPr>
            </w:pPr>
            <w:r w:rsidRPr="00847B91">
              <w:rPr>
                <w:rFonts w:asciiTheme="minorHAnsi" w:hAnsiTheme="minorHAnsi"/>
                <w:color w:val="595959" w:themeColor="text1" w:themeTint="A6"/>
              </w:rPr>
              <w:t>N/A</w:t>
            </w:r>
          </w:p>
        </w:tc>
        <w:tc>
          <w:tcPr>
            <w:tcW w:w="1127" w:type="dxa"/>
            <w:vAlign w:val="center"/>
          </w:tcPr>
          <w:p w14:paraId="3ED4DAA0" w14:textId="77777777" w:rsidR="002E32A8" w:rsidRPr="00847B91" w:rsidRDefault="002E32A8" w:rsidP="00495CBA">
            <w:pPr>
              <w:jc w:val="center"/>
              <w:rPr>
                <w:rFonts w:asciiTheme="minorHAnsi" w:hAnsiTheme="minorHAnsi"/>
                <w:color w:val="595959" w:themeColor="text1" w:themeTint="A6"/>
              </w:rPr>
            </w:pPr>
            <w:r w:rsidRPr="00847B91">
              <w:rPr>
                <w:rFonts w:asciiTheme="minorHAnsi" w:hAnsiTheme="minorHAnsi"/>
                <w:color w:val="595959" w:themeColor="text1" w:themeTint="A6"/>
              </w:rPr>
              <w:t>TBD</w:t>
            </w:r>
          </w:p>
        </w:tc>
        <w:tc>
          <w:tcPr>
            <w:tcW w:w="1128" w:type="dxa"/>
            <w:vAlign w:val="center"/>
          </w:tcPr>
          <w:p w14:paraId="06D40B10" w14:textId="77777777" w:rsidR="002E32A8" w:rsidRPr="00847B91" w:rsidRDefault="002E32A8" w:rsidP="00495CBA">
            <w:pPr>
              <w:jc w:val="center"/>
              <w:rPr>
                <w:rFonts w:asciiTheme="minorHAnsi" w:hAnsiTheme="minorHAnsi"/>
                <w:color w:val="595959" w:themeColor="text1" w:themeTint="A6"/>
              </w:rPr>
            </w:pPr>
            <w:r w:rsidRPr="00847B91">
              <w:rPr>
                <w:rFonts w:asciiTheme="minorHAnsi" w:hAnsiTheme="minorHAnsi"/>
                <w:color w:val="595959" w:themeColor="text1" w:themeTint="A6"/>
              </w:rPr>
              <w:t>TBD</w:t>
            </w:r>
          </w:p>
        </w:tc>
        <w:tc>
          <w:tcPr>
            <w:tcW w:w="1128" w:type="dxa"/>
            <w:vAlign w:val="center"/>
          </w:tcPr>
          <w:p w14:paraId="0FB91D9D" w14:textId="77777777" w:rsidR="002E32A8" w:rsidRPr="00847B91" w:rsidRDefault="002E32A8" w:rsidP="00495CBA">
            <w:pPr>
              <w:jc w:val="center"/>
              <w:rPr>
                <w:rFonts w:asciiTheme="minorHAnsi" w:hAnsiTheme="minorHAnsi"/>
                <w:color w:val="595959" w:themeColor="text1" w:themeTint="A6"/>
              </w:rPr>
            </w:pPr>
            <w:r w:rsidRPr="00847B91">
              <w:rPr>
                <w:rFonts w:asciiTheme="minorHAnsi" w:hAnsiTheme="minorHAnsi"/>
                <w:color w:val="595959" w:themeColor="text1" w:themeTint="A6"/>
              </w:rPr>
              <w:t>TBD</w:t>
            </w:r>
          </w:p>
        </w:tc>
        <w:tc>
          <w:tcPr>
            <w:tcW w:w="1127" w:type="dxa"/>
          </w:tcPr>
          <w:p w14:paraId="4BB1B75F" w14:textId="77777777" w:rsidR="002E32A8" w:rsidRPr="00847B91" w:rsidRDefault="002E32A8" w:rsidP="00495CBA">
            <w:pPr>
              <w:jc w:val="center"/>
              <w:rPr>
                <w:rFonts w:asciiTheme="minorHAnsi" w:hAnsiTheme="minorHAnsi"/>
                <w:color w:val="595959" w:themeColor="text1" w:themeTint="A6"/>
              </w:rPr>
            </w:pPr>
            <w:r w:rsidRPr="00847B91">
              <w:rPr>
                <w:rFonts w:asciiTheme="minorHAnsi" w:hAnsiTheme="minorHAnsi"/>
                <w:color w:val="595959" w:themeColor="text1" w:themeTint="A6"/>
              </w:rPr>
              <w:t>TBD</w:t>
            </w:r>
          </w:p>
        </w:tc>
        <w:tc>
          <w:tcPr>
            <w:tcW w:w="1232" w:type="dxa"/>
            <w:vAlign w:val="center"/>
          </w:tcPr>
          <w:p w14:paraId="7BD49F36" w14:textId="77777777" w:rsidR="002E32A8" w:rsidRPr="00847B91" w:rsidRDefault="002E32A8" w:rsidP="00495CBA">
            <w:pPr>
              <w:jc w:val="center"/>
              <w:rPr>
                <w:rFonts w:asciiTheme="minorHAnsi" w:hAnsiTheme="minorHAnsi"/>
                <w:color w:val="595959" w:themeColor="text1" w:themeTint="A6"/>
              </w:rPr>
            </w:pPr>
          </w:p>
        </w:tc>
      </w:tr>
      <w:tr w:rsidR="002E32A8" w:rsidRPr="00847B91" w14:paraId="7CB38EAE" w14:textId="77777777" w:rsidTr="002E32A8">
        <w:trPr>
          <w:trHeight w:val="65"/>
          <w:jc w:val="center"/>
        </w:trPr>
        <w:tc>
          <w:tcPr>
            <w:tcW w:w="1030" w:type="dxa"/>
          </w:tcPr>
          <w:p w14:paraId="6412A462" w14:textId="77777777" w:rsidR="002E32A8" w:rsidRPr="00847B91" w:rsidRDefault="002E32A8" w:rsidP="00495CBA">
            <w:pPr>
              <w:rPr>
                <w:rFonts w:asciiTheme="minorHAnsi" w:hAnsiTheme="minorHAnsi"/>
                <w:b/>
              </w:rPr>
            </w:pPr>
            <w:r w:rsidRPr="00847B91">
              <w:rPr>
                <w:rFonts w:asciiTheme="minorHAnsi" w:hAnsiTheme="minorHAnsi"/>
                <w:b/>
              </w:rPr>
              <w:t>Total</w:t>
            </w:r>
          </w:p>
        </w:tc>
        <w:tc>
          <w:tcPr>
            <w:tcW w:w="1128" w:type="dxa"/>
            <w:vAlign w:val="center"/>
          </w:tcPr>
          <w:p w14:paraId="3A3937BE" w14:textId="77777777" w:rsidR="002E32A8" w:rsidRPr="00847B91" w:rsidRDefault="002E32A8" w:rsidP="00495CBA">
            <w:pPr>
              <w:jc w:val="center"/>
              <w:rPr>
                <w:rFonts w:asciiTheme="minorHAnsi" w:hAnsiTheme="minorHAnsi"/>
                <w:b/>
                <w:color w:val="595959" w:themeColor="text1" w:themeTint="A6"/>
              </w:rPr>
            </w:pPr>
          </w:p>
        </w:tc>
        <w:tc>
          <w:tcPr>
            <w:tcW w:w="1090" w:type="dxa"/>
            <w:vAlign w:val="center"/>
          </w:tcPr>
          <w:p w14:paraId="401C3C54" w14:textId="77777777" w:rsidR="002E32A8" w:rsidRPr="00847B91" w:rsidRDefault="002E32A8" w:rsidP="00495CBA">
            <w:pPr>
              <w:jc w:val="center"/>
              <w:rPr>
                <w:rFonts w:asciiTheme="minorHAnsi" w:hAnsiTheme="minorHAnsi"/>
                <w:b/>
                <w:color w:val="595959" w:themeColor="text1" w:themeTint="A6"/>
              </w:rPr>
            </w:pPr>
          </w:p>
        </w:tc>
        <w:tc>
          <w:tcPr>
            <w:tcW w:w="1127" w:type="dxa"/>
            <w:vAlign w:val="center"/>
          </w:tcPr>
          <w:p w14:paraId="16434739" w14:textId="77777777" w:rsidR="002E32A8" w:rsidRPr="00847B91" w:rsidRDefault="002E32A8" w:rsidP="00495CBA">
            <w:pPr>
              <w:jc w:val="center"/>
              <w:rPr>
                <w:rFonts w:asciiTheme="minorHAnsi" w:hAnsiTheme="minorHAnsi"/>
                <w:b/>
                <w:color w:val="595959" w:themeColor="text1" w:themeTint="A6"/>
              </w:rPr>
            </w:pPr>
          </w:p>
        </w:tc>
        <w:tc>
          <w:tcPr>
            <w:tcW w:w="1128" w:type="dxa"/>
            <w:vAlign w:val="center"/>
          </w:tcPr>
          <w:p w14:paraId="2E100DFB" w14:textId="77777777" w:rsidR="002E32A8" w:rsidRPr="00847B91" w:rsidRDefault="002E32A8" w:rsidP="00495CBA">
            <w:pPr>
              <w:jc w:val="center"/>
              <w:rPr>
                <w:rFonts w:asciiTheme="minorHAnsi" w:hAnsiTheme="minorHAnsi"/>
                <w:b/>
                <w:color w:val="595959" w:themeColor="text1" w:themeTint="A6"/>
              </w:rPr>
            </w:pPr>
          </w:p>
        </w:tc>
        <w:tc>
          <w:tcPr>
            <w:tcW w:w="1128" w:type="dxa"/>
            <w:vAlign w:val="center"/>
          </w:tcPr>
          <w:p w14:paraId="38F51978" w14:textId="77777777" w:rsidR="002E32A8" w:rsidRPr="00847B91" w:rsidRDefault="002E32A8" w:rsidP="00495CBA">
            <w:pPr>
              <w:jc w:val="center"/>
              <w:rPr>
                <w:rFonts w:asciiTheme="minorHAnsi" w:hAnsiTheme="minorHAnsi"/>
                <w:b/>
                <w:color w:val="595959" w:themeColor="text1" w:themeTint="A6"/>
              </w:rPr>
            </w:pPr>
          </w:p>
        </w:tc>
        <w:tc>
          <w:tcPr>
            <w:tcW w:w="1127" w:type="dxa"/>
          </w:tcPr>
          <w:p w14:paraId="2DDEEEC8" w14:textId="77777777" w:rsidR="002E32A8" w:rsidRPr="00847B91" w:rsidRDefault="002E32A8" w:rsidP="00495CBA">
            <w:pPr>
              <w:keepNext/>
              <w:jc w:val="center"/>
              <w:rPr>
                <w:rFonts w:asciiTheme="minorHAnsi" w:hAnsiTheme="minorHAnsi"/>
                <w:b/>
                <w:color w:val="595959" w:themeColor="text1" w:themeTint="A6"/>
              </w:rPr>
            </w:pPr>
          </w:p>
        </w:tc>
        <w:tc>
          <w:tcPr>
            <w:tcW w:w="1232" w:type="dxa"/>
            <w:vAlign w:val="center"/>
          </w:tcPr>
          <w:p w14:paraId="5C7B2E7E" w14:textId="77777777" w:rsidR="002E32A8" w:rsidRPr="00847B91" w:rsidRDefault="002E32A8" w:rsidP="00495CBA">
            <w:pPr>
              <w:keepNext/>
              <w:jc w:val="center"/>
              <w:rPr>
                <w:rFonts w:asciiTheme="minorHAnsi" w:hAnsiTheme="minorHAnsi"/>
                <w:b/>
                <w:color w:val="595959" w:themeColor="text1" w:themeTint="A6"/>
              </w:rPr>
            </w:pPr>
            <w:r w:rsidRPr="00847B91">
              <w:rPr>
                <w:rFonts w:asciiTheme="minorHAnsi" w:hAnsiTheme="minorHAnsi"/>
                <w:b/>
                <w:color w:val="595959" w:themeColor="text1" w:themeTint="A6"/>
              </w:rPr>
              <w:t>$59,</w:t>
            </w:r>
            <w:r>
              <w:rPr>
                <w:rFonts w:asciiTheme="minorHAnsi" w:hAnsiTheme="minorHAnsi"/>
                <w:b/>
                <w:color w:val="595959" w:themeColor="text1" w:themeTint="A6"/>
              </w:rPr>
              <w:t>999,690</w:t>
            </w:r>
          </w:p>
        </w:tc>
      </w:tr>
    </w:tbl>
    <w:p w14:paraId="6A3FE01D" w14:textId="6FBCC9B8" w:rsidR="002E32A8" w:rsidRPr="00442696" w:rsidRDefault="002E32A8" w:rsidP="002E32A8">
      <w:pPr>
        <w:spacing w:before="120" w:after="40" w:line="276" w:lineRule="auto"/>
        <w:ind w:left="720"/>
        <w:jc w:val="center"/>
        <w:rPr>
          <w:rFonts w:asciiTheme="minorHAnsi" w:hAnsiTheme="minorHAnsi"/>
          <w:b/>
          <w:bCs/>
          <w:kern w:val="32"/>
          <w:szCs w:val="22"/>
        </w:rPr>
      </w:pPr>
      <w:r w:rsidRPr="00442696">
        <w:rPr>
          <w:rFonts w:asciiTheme="minorHAnsi" w:hAnsiTheme="minorHAnsi"/>
          <w:b/>
          <w:szCs w:val="22"/>
        </w:rPr>
        <w:t xml:space="preserve">Figure </w:t>
      </w:r>
      <w:r w:rsidR="00164440">
        <w:rPr>
          <w:rFonts w:asciiTheme="minorHAnsi" w:hAnsiTheme="minorHAnsi"/>
          <w:b/>
          <w:szCs w:val="22"/>
        </w:rPr>
        <w:t>5</w:t>
      </w:r>
      <w:r w:rsidRPr="00442696">
        <w:rPr>
          <w:rFonts w:asciiTheme="minorHAnsi" w:hAnsiTheme="minorHAnsi"/>
          <w:b/>
          <w:szCs w:val="22"/>
        </w:rPr>
        <w:t>: Budget Source Summary</w:t>
      </w:r>
      <w:r w:rsidRPr="00442696">
        <w:rPr>
          <w:rFonts w:asciiTheme="minorHAnsi" w:hAnsiTheme="minorHAnsi"/>
          <w:b/>
          <w:bCs/>
          <w:color w:val="FF0000"/>
          <w:szCs w:val="22"/>
        </w:rPr>
        <w:t xml:space="preserve"> </w:t>
      </w:r>
      <w:r w:rsidRPr="00442696">
        <w:rPr>
          <w:rFonts w:asciiTheme="minorHAnsi" w:hAnsiTheme="minorHAnsi"/>
          <w:b/>
          <w:bCs/>
          <w:kern w:val="32"/>
          <w:szCs w:val="22"/>
        </w:rPr>
        <w:t>(*Note FY17 and out year numbers subject to final budget decisions and appropriations)</w:t>
      </w:r>
    </w:p>
    <w:p w14:paraId="57916619" w14:textId="77777777" w:rsidR="005C688A" w:rsidRDefault="005C688A" w:rsidP="00D212A7">
      <w:pPr>
        <w:pStyle w:val="ParagraphItalics"/>
        <w:ind w:left="720"/>
        <w:rPr>
          <w:rFonts w:asciiTheme="minorHAnsi" w:hAnsiTheme="minorHAnsi"/>
        </w:rPr>
      </w:pPr>
    </w:p>
    <w:p w14:paraId="63C95E3E" w14:textId="77777777" w:rsidR="002E32A8" w:rsidRPr="00D65586" w:rsidRDefault="002E32A8" w:rsidP="00D212A7">
      <w:pPr>
        <w:pStyle w:val="ParagraphItalics"/>
        <w:ind w:left="720"/>
        <w:rPr>
          <w:rFonts w:asciiTheme="minorHAnsi" w:hAnsiTheme="minorHAnsi"/>
        </w:rPr>
      </w:pPr>
    </w:p>
    <w:tbl>
      <w:tblPr>
        <w:tblStyle w:val="TableGrid"/>
        <w:tblW w:w="10794" w:type="dxa"/>
        <w:jc w:val="center"/>
        <w:tblLayout w:type="fixed"/>
        <w:tblLook w:val="04A0" w:firstRow="1" w:lastRow="0" w:firstColumn="1" w:lastColumn="0" w:noHBand="0" w:noVBand="1"/>
      </w:tblPr>
      <w:tblGrid>
        <w:gridCol w:w="2515"/>
        <w:gridCol w:w="1170"/>
        <w:gridCol w:w="1019"/>
        <w:gridCol w:w="1218"/>
        <w:gridCol w:w="1218"/>
        <w:gridCol w:w="1218"/>
        <w:gridCol w:w="1267"/>
        <w:gridCol w:w="1169"/>
      </w:tblGrid>
      <w:tr w:rsidR="00824BC0" w:rsidRPr="00D65586" w14:paraId="5D1DC2FA" w14:textId="77777777" w:rsidTr="008E4051">
        <w:trPr>
          <w:trHeight w:val="404"/>
          <w:jc w:val="center"/>
        </w:trPr>
        <w:tc>
          <w:tcPr>
            <w:tcW w:w="2515" w:type="dxa"/>
            <w:tcBorders>
              <w:bottom w:val="single" w:sz="4" w:space="0" w:color="auto"/>
            </w:tcBorders>
            <w:shd w:val="clear" w:color="auto" w:fill="002060"/>
            <w:vAlign w:val="center"/>
          </w:tcPr>
          <w:p w14:paraId="0006B610" w14:textId="77777777" w:rsidR="00824BC0" w:rsidRPr="00D65586" w:rsidRDefault="00824BC0" w:rsidP="00D212A7">
            <w:pPr>
              <w:keepNext/>
              <w:keepLines/>
              <w:jc w:val="center"/>
              <w:rPr>
                <w:rFonts w:asciiTheme="minorHAnsi" w:hAnsiTheme="minorHAnsi"/>
                <w:b/>
                <w:sz w:val="22"/>
                <w:szCs w:val="22"/>
              </w:rPr>
            </w:pPr>
            <w:r w:rsidRPr="00D65586">
              <w:rPr>
                <w:rFonts w:asciiTheme="minorHAnsi" w:hAnsiTheme="minorHAnsi"/>
              </w:rPr>
              <w:br w:type="page"/>
            </w:r>
            <w:r w:rsidRPr="00D65586">
              <w:rPr>
                <w:rFonts w:asciiTheme="minorHAnsi" w:hAnsiTheme="minorHAnsi"/>
                <w:b/>
                <w:sz w:val="22"/>
                <w:szCs w:val="22"/>
              </w:rPr>
              <w:t>Project Activities</w:t>
            </w:r>
          </w:p>
        </w:tc>
        <w:tc>
          <w:tcPr>
            <w:tcW w:w="1170" w:type="dxa"/>
            <w:tcBorders>
              <w:bottom w:val="single" w:sz="4" w:space="0" w:color="auto"/>
            </w:tcBorders>
            <w:shd w:val="clear" w:color="auto" w:fill="002060"/>
            <w:vAlign w:val="center"/>
          </w:tcPr>
          <w:p w14:paraId="1C832349" w14:textId="77777777" w:rsidR="00824BC0" w:rsidRPr="00D65586" w:rsidRDefault="00824BC0" w:rsidP="00C75367">
            <w:pPr>
              <w:keepNext/>
              <w:keepLines/>
              <w:jc w:val="center"/>
              <w:rPr>
                <w:rFonts w:asciiTheme="minorHAnsi" w:hAnsiTheme="minorHAnsi"/>
                <w:b/>
                <w:sz w:val="22"/>
                <w:szCs w:val="22"/>
              </w:rPr>
            </w:pPr>
            <w:r w:rsidRPr="00D65586">
              <w:rPr>
                <w:rFonts w:asciiTheme="minorHAnsi" w:hAnsiTheme="minorHAnsi"/>
                <w:b/>
                <w:sz w:val="22"/>
                <w:szCs w:val="22"/>
              </w:rPr>
              <w:t>FY16</w:t>
            </w:r>
          </w:p>
        </w:tc>
        <w:tc>
          <w:tcPr>
            <w:tcW w:w="1019" w:type="dxa"/>
            <w:tcBorders>
              <w:bottom w:val="single" w:sz="4" w:space="0" w:color="auto"/>
            </w:tcBorders>
            <w:shd w:val="clear" w:color="auto" w:fill="002060"/>
            <w:vAlign w:val="center"/>
          </w:tcPr>
          <w:p w14:paraId="6DED6615" w14:textId="77777777" w:rsidR="00824BC0" w:rsidRPr="00D65586" w:rsidRDefault="00824BC0" w:rsidP="00C75367">
            <w:pPr>
              <w:keepNext/>
              <w:keepLines/>
              <w:jc w:val="center"/>
              <w:rPr>
                <w:rFonts w:asciiTheme="minorHAnsi" w:hAnsiTheme="minorHAnsi"/>
                <w:b/>
                <w:sz w:val="22"/>
                <w:szCs w:val="22"/>
              </w:rPr>
            </w:pPr>
            <w:r w:rsidRPr="00D65586">
              <w:rPr>
                <w:rFonts w:asciiTheme="minorHAnsi" w:hAnsiTheme="minorHAnsi"/>
                <w:b/>
                <w:sz w:val="22"/>
                <w:szCs w:val="22"/>
              </w:rPr>
              <w:t>FY17</w:t>
            </w:r>
          </w:p>
        </w:tc>
        <w:tc>
          <w:tcPr>
            <w:tcW w:w="1218" w:type="dxa"/>
            <w:tcBorders>
              <w:bottom w:val="single" w:sz="4" w:space="0" w:color="auto"/>
            </w:tcBorders>
            <w:shd w:val="clear" w:color="auto" w:fill="002060"/>
            <w:vAlign w:val="center"/>
          </w:tcPr>
          <w:p w14:paraId="477234CE" w14:textId="77777777" w:rsidR="00824BC0" w:rsidRPr="00D65586" w:rsidRDefault="00824BC0" w:rsidP="00C75367">
            <w:pPr>
              <w:keepNext/>
              <w:keepLines/>
              <w:jc w:val="center"/>
              <w:rPr>
                <w:rFonts w:asciiTheme="minorHAnsi" w:hAnsiTheme="minorHAnsi"/>
                <w:b/>
                <w:sz w:val="22"/>
                <w:szCs w:val="22"/>
              </w:rPr>
            </w:pPr>
            <w:r w:rsidRPr="00D65586">
              <w:rPr>
                <w:rFonts w:asciiTheme="minorHAnsi" w:hAnsiTheme="minorHAnsi"/>
                <w:b/>
                <w:sz w:val="22"/>
                <w:szCs w:val="22"/>
              </w:rPr>
              <w:t>FY18</w:t>
            </w:r>
          </w:p>
        </w:tc>
        <w:tc>
          <w:tcPr>
            <w:tcW w:w="1218" w:type="dxa"/>
            <w:tcBorders>
              <w:bottom w:val="single" w:sz="4" w:space="0" w:color="auto"/>
            </w:tcBorders>
            <w:shd w:val="clear" w:color="auto" w:fill="002060"/>
            <w:vAlign w:val="center"/>
          </w:tcPr>
          <w:p w14:paraId="0360A260" w14:textId="77777777" w:rsidR="00824BC0" w:rsidRPr="00D65586" w:rsidRDefault="00824BC0" w:rsidP="00C75367">
            <w:pPr>
              <w:keepNext/>
              <w:keepLines/>
              <w:jc w:val="center"/>
              <w:rPr>
                <w:rFonts w:asciiTheme="minorHAnsi" w:hAnsiTheme="minorHAnsi"/>
                <w:b/>
                <w:sz w:val="22"/>
                <w:szCs w:val="22"/>
              </w:rPr>
            </w:pPr>
            <w:r w:rsidRPr="00D65586">
              <w:rPr>
                <w:rFonts w:asciiTheme="minorHAnsi" w:hAnsiTheme="minorHAnsi"/>
                <w:b/>
                <w:sz w:val="22"/>
                <w:szCs w:val="22"/>
              </w:rPr>
              <w:t>FY19</w:t>
            </w:r>
          </w:p>
        </w:tc>
        <w:tc>
          <w:tcPr>
            <w:tcW w:w="1218" w:type="dxa"/>
            <w:tcBorders>
              <w:bottom w:val="single" w:sz="4" w:space="0" w:color="auto"/>
            </w:tcBorders>
            <w:shd w:val="clear" w:color="auto" w:fill="002060"/>
            <w:vAlign w:val="center"/>
          </w:tcPr>
          <w:p w14:paraId="2D41E0B1" w14:textId="77777777" w:rsidR="00824BC0" w:rsidRPr="00D65586" w:rsidRDefault="00824BC0" w:rsidP="00C75367">
            <w:pPr>
              <w:keepNext/>
              <w:keepLines/>
              <w:jc w:val="center"/>
              <w:rPr>
                <w:rFonts w:asciiTheme="minorHAnsi" w:hAnsiTheme="minorHAnsi"/>
                <w:b/>
                <w:sz w:val="22"/>
                <w:szCs w:val="22"/>
              </w:rPr>
            </w:pPr>
            <w:r w:rsidRPr="00D65586">
              <w:rPr>
                <w:rFonts w:asciiTheme="minorHAnsi" w:hAnsiTheme="minorHAnsi"/>
                <w:b/>
                <w:sz w:val="22"/>
                <w:szCs w:val="22"/>
              </w:rPr>
              <w:t>FY20</w:t>
            </w:r>
          </w:p>
        </w:tc>
        <w:tc>
          <w:tcPr>
            <w:tcW w:w="1267" w:type="dxa"/>
            <w:tcBorders>
              <w:bottom w:val="single" w:sz="4" w:space="0" w:color="auto"/>
            </w:tcBorders>
            <w:shd w:val="clear" w:color="auto" w:fill="002060"/>
            <w:vAlign w:val="center"/>
          </w:tcPr>
          <w:p w14:paraId="5355B965" w14:textId="77777777" w:rsidR="00824BC0" w:rsidRPr="00D65586" w:rsidRDefault="00824BC0" w:rsidP="004B5B73">
            <w:pPr>
              <w:keepNext/>
              <w:keepLines/>
              <w:jc w:val="center"/>
              <w:rPr>
                <w:rFonts w:asciiTheme="minorHAnsi" w:hAnsiTheme="minorHAnsi"/>
                <w:b/>
                <w:sz w:val="22"/>
                <w:szCs w:val="22"/>
              </w:rPr>
            </w:pPr>
            <w:r w:rsidRPr="00D65586">
              <w:rPr>
                <w:rFonts w:asciiTheme="minorHAnsi" w:hAnsiTheme="minorHAnsi"/>
                <w:b/>
                <w:sz w:val="22"/>
                <w:szCs w:val="22"/>
              </w:rPr>
              <w:t>FY21</w:t>
            </w:r>
          </w:p>
        </w:tc>
        <w:tc>
          <w:tcPr>
            <w:tcW w:w="1169" w:type="dxa"/>
            <w:tcBorders>
              <w:bottom w:val="single" w:sz="4" w:space="0" w:color="auto"/>
            </w:tcBorders>
            <w:shd w:val="clear" w:color="auto" w:fill="002060"/>
            <w:vAlign w:val="center"/>
          </w:tcPr>
          <w:p w14:paraId="1AB64264" w14:textId="77777777" w:rsidR="00824BC0" w:rsidRPr="00D65586" w:rsidRDefault="00824BC0" w:rsidP="00D212A7">
            <w:pPr>
              <w:keepNext/>
              <w:keepLines/>
              <w:jc w:val="center"/>
              <w:rPr>
                <w:rFonts w:asciiTheme="minorHAnsi" w:hAnsiTheme="minorHAnsi"/>
                <w:b/>
                <w:sz w:val="22"/>
                <w:szCs w:val="22"/>
              </w:rPr>
            </w:pPr>
            <w:r w:rsidRPr="00D65586">
              <w:rPr>
                <w:rFonts w:asciiTheme="minorHAnsi" w:hAnsiTheme="minorHAnsi"/>
                <w:b/>
                <w:sz w:val="22"/>
                <w:szCs w:val="22"/>
              </w:rPr>
              <w:t>Total</w:t>
            </w:r>
          </w:p>
        </w:tc>
      </w:tr>
      <w:tr w:rsidR="00944D31" w:rsidRPr="00D65586" w14:paraId="5742EE00" w14:textId="77777777" w:rsidTr="008E4051">
        <w:trPr>
          <w:trHeight w:val="818"/>
          <w:jc w:val="center"/>
        </w:trPr>
        <w:tc>
          <w:tcPr>
            <w:tcW w:w="2515" w:type="dxa"/>
            <w:tcBorders>
              <w:bottom w:val="single" w:sz="4" w:space="0" w:color="auto"/>
            </w:tcBorders>
            <w:shd w:val="clear" w:color="auto" w:fill="FFFFFF" w:themeFill="background1"/>
            <w:vAlign w:val="center"/>
          </w:tcPr>
          <w:p w14:paraId="5A05353C" w14:textId="3B3A7BBE" w:rsidR="00944D31" w:rsidRDefault="00C9250A" w:rsidP="00824BC0">
            <w:pPr>
              <w:keepNext/>
              <w:keepLines/>
              <w:rPr>
                <w:rFonts w:asciiTheme="minorHAnsi" w:hAnsiTheme="minorHAnsi"/>
              </w:rPr>
            </w:pPr>
            <w:r>
              <w:rPr>
                <w:rFonts w:asciiTheme="minorHAnsi" w:hAnsiTheme="minorHAnsi"/>
              </w:rPr>
              <w:t>Program Support</w:t>
            </w:r>
            <w:r w:rsidR="00944D31" w:rsidRPr="00D65586">
              <w:rPr>
                <w:rFonts w:asciiTheme="minorHAnsi" w:hAnsiTheme="minorHAnsi"/>
              </w:rPr>
              <w:t xml:space="preserve"> (e.g. </w:t>
            </w:r>
            <w:r w:rsidR="008E4051">
              <w:rPr>
                <w:rFonts w:asciiTheme="minorHAnsi" w:hAnsiTheme="minorHAnsi"/>
              </w:rPr>
              <w:t>IPA/SETA/CAPO/</w:t>
            </w:r>
            <w:r w:rsidR="00944D31" w:rsidRPr="00D65586">
              <w:rPr>
                <w:rFonts w:asciiTheme="minorHAnsi" w:hAnsiTheme="minorHAnsi"/>
              </w:rPr>
              <w:t>SBIR</w:t>
            </w:r>
            <w:r w:rsidR="008E4051">
              <w:rPr>
                <w:rFonts w:asciiTheme="minorHAnsi" w:hAnsiTheme="minorHAnsi"/>
              </w:rPr>
              <w:t>/PPP</w:t>
            </w:r>
            <w:r w:rsidR="00944D31" w:rsidRPr="00D65586">
              <w:rPr>
                <w:rFonts w:asciiTheme="minorHAnsi" w:hAnsiTheme="minorHAnsi"/>
              </w:rPr>
              <w:t>)</w:t>
            </w:r>
          </w:p>
          <w:p w14:paraId="59CDEA0E" w14:textId="77777777" w:rsidR="00D12223" w:rsidRPr="00D65586" w:rsidRDefault="00D12223" w:rsidP="00824BC0">
            <w:pPr>
              <w:keepNext/>
              <w:keepLines/>
              <w:rPr>
                <w:rFonts w:asciiTheme="minorHAnsi" w:hAnsiTheme="minorHAnsi"/>
              </w:rPr>
            </w:pPr>
          </w:p>
        </w:tc>
        <w:tc>
          <w:tcPr>
            <w:tcW w:w="1170" w:type="dxa"/>
            <w:tcBorders>
              <w:bottom w:val="single" w:sz="4" w:space="0" w:color="auto"/>
            </w:tcBorders>
            <w:shd w:val="clear" w:color="auto" w:fill="FFFFFF" w:themeFill="background1"/>
            <w:tcMar>
              <w:left w:w="43" w:type="dxa"/>
              <w:right w:w="43" w:type="dxa"/>
            </w:tcMar>
          </w:tcPr>
          <w:p w14:paraId="4B98F0E1" w14:textId="6D0AB940" w:rsidR="00944D31" w:rsidRPr="00D65586" w:rsidRDefault="00251113" w:rsidP="008E4051">
            <w:pPr>
              <w:keepNext/>
              <w:keepLines/>
              <w:jc w:val="right"/>
              <w:rPr>
                <w:rFonts w:asciiTheme="minorHAnsi" w:hAnsiTheme="minorHAnsi"/>
              </w:rPr>
            </w:pPr>
            <w:r w:rsidRPr="00D65586">
              <w:rPr>
                <w:rFonts w:asciiTheme="minorHAnsi" w:hAnsiTheme="minorHAnsi"/>
                <w:noProof/>
                <w:sz w:val="22"/>
                <w:szCs w:val="22"/>
              </w:rPr>
              <mc:AlternateContent>
                <mc:Choice Requires="wps">
                  <w:drawing>
                    <wp:anchor distT="0" distB="0" distL="114300" distR="114300" simplePos="0" relativeHeight="251658240" behindDoc="0" locked="0" layoutInCell="1" allowOverlap="1" wp14:anchorId="37CC856F" wp14:editId="6A405667">
                      <wp:simplePos x="0" y="0"/>
                      <wp:positionH relativeFrom="column">
                        <wp:posOffset>397510</wp:posOffset>
                      </wp:positionH>
                      <wp:positionV relativeFrom="paragraph">
                        <wp:posOffset>209550</wp:posOffset>
                      </wp:positionV>
                      <wp:extent cx="4086225" cy="146050"/>
                      <wp:effectExtent l="0" t="0" r="28575" b="25400"/>
                      <wp:wrapNone/>
                      <wp:docPr id="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86225" cy="146050"/>
                              </a:xfrm>
                              <a:prstGeom prst="rect">
                                <a:avLst/>
                              </a:prstGeom>
                              <a:solidFill>
                                <a:schemeClr val="bg1">
                                  <a:lumMod val="5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766CB9" id="Rectangle 99" o:spid="_x0000_s1026" style="position:absolute;margin-left:31.3pt;margin-top:16.5pt;width:321.75pt;height:1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" fillcolor="#7f7f7f [1612]"/>
                  </w:pict>
                </mc:Fallback>
              </mc:AlternateContent>
            </w:r>
            <w:r w:rsidR="00B040D0">
              <w:rPr>
                <w:rFonts w:asciiTheme="minorHAnsi" w:hAnsiTheme="minorHAnsi"/>
              </w:rPr>
              <w:t>$</w:t>
            </w:r>
            <w:r w:rsidR="008E4051">
              <w:rPr>
                <w:rFonts w:asciiTheme="minorHAnsi" w:hAnsiTheme="minorHAnsi"/>
              </w:rPr>
              <w:t>1,038,618</w:t>
            </w:r>
          </w:p>
        </w:tc>
        <w:tc>
          <w:tcPr>
            <w:tcW w:w="1019" w:type="dxa"/>
            <w:tcBorders>
              <w:bottom w:val="single" w:sz="4" w:space="0" w:color="auto"/>
            </w:tcBorders>
            <w:shd w:val="clear" w:color="auto" w:fill="FFFFFF" w:themeFill="background1"/>
            <w:tcMar>
              <w:left w:w="43" w:type="dxa"/>
              <w:right w:w="43" w:type="dxa"/>
            </w:tcMar>
          </w:tcPr>
          <w:p w14:paraId="455DC0C1" w14:textId="000193CB" w:rsidR="00944D31" w:rsidRPr="00D65586" w:rsidRDefault="00944D31" w:rsidP="008E4051">
            <w:pPr>
              <w:keepNext/>
              <w:keepLines/>
              <w:jc w:val="right"/>
              <w:rPr>
                <w:rFonts w:asciiTheme="minorHAnsi" w:hAnsiTheme="minorHAnsi"/>
              </w:rPr>
            </w:pPr>
            <w:r w:rsidRPr="00D65586">
              <w:rPr>
                <w:rFonts w:asciiTheme="minorHAnsi" w:hAnsiTheme="minorHAnsi"/>
              </w:rPr>
              <w:t>$</w:t>
            </w:r>
            <w:r w:rsidR="008E4051">
              <w:rPr>
                <w:rFonts w:asciiTheme="minorHAnsi" w:hAnsiTheme="minorHAnsi"/>
              </w:rPr>
              <w:t>1,930,739</w:t>
            </w:r>
          </w:p>
        </w:tc>
        <w:tc>
          <w:tcPr>
            <w:tcW w:w="1218" w:type="dxa"/>
            <w:tcBorders>
              <w:bottom w:val="single" w:sz="4" w:space="0" w:color="auto"/>
            </w:tcBorders>
            <w:shd w:val="clear" w:color="auto" w:fill="FFFFFF" w:themeFill="background1"/>
            <w:tcMar>
              <w:left w:w="43" w:type="dxa"/>
              <w:right w:w="43" w:type="dxa"/>
            </w:tcMar>
          </w:tcPr>
          <w:p w14:paraId="38B87DDC" w14:textId="5110F7B9" w:rsidR="00944D31" w:rsidRPr="00D65586" w:rsidRDefault="00944D31" w:rsidP="008E4051">
            <w:pPr>
              <w:keepNext/>
              <w:keepLines/>
              <w:jc w:val="right"/>
              <w:rPr>
                <w:rFonts w:asciiTheme="minorHAnsi" w:hAnsiTheme="minorHAnsi"/>
              </w:rPr>
            </w:pPr>
            <w:r w:rsidRPr="00D65586">
              <w:rPr>
                <w:rFonts w:asciiTheme="minorHAnsi" w:hAnsiTheme="minorHAnsi"/>
              </w:rPr>
              <w:t>$</w:t>
            </w:r>
            <w:r w:rsidR="008E4051">
              <w:rPr>
                <w:rFonts w:asciiTheme="minorHAnsi" w:hAnsiTheme="minorHAnsi"/>
              </w:rPr>
              <w:t>1,100,000</w:t>
            </w:r>
          </w:p>
        </w:tc>
        <w:tc>
          <w:tcPr>
            <w:tcW w:w="1218" w:type="dxa"/>
            <w:tcBorders>
              <w:bottom w:val="single" w:sz="4" w:space="0" w:color="auto"/>
            </w:tcBorders>
            <w:shd w:val="clear" w:color="auto" w:fill="FFFFFF" w:themeFill="background1"/>
            <w:tcMar>
              <w:left w:w="43" w:type="dxa"/>
              <w:right w:w="43" w:type="dxa"/>
            </w:tcMar>
          </w:tcPr>
          <w:p w14:paraId="18C14148" w14:textId="4F2A52CE" w:rsidR="00944D31" w:rsidRPr="00D65586" w:rsidRDefault="00944D31" w:rsidP="008E4051">
            <w:pPr>
              <w:keepNext/>
              <w:keepLines/>
              <w:jc w:val="right"/>
              <w:rPr>
                <w:rFonts w:asciiTheme="minorHAnsi" w:hAnsiTheme="minorHAnsi"/>
              </w:rPr>
            </w:pPr>
            <w:r w:rsidRPr="00D65586">
              <w:rPr>
                <w:rFonts w:asciiTheme="minorHAnsi" w:hAnsiTheme="minorHAnsi"/>
              </w:rPr>
              <w:t>$</w:t>
            </w:r>
            <w:r w:rsidR="008E4051">
              <w:rPr>
                <w:rFonts w:asciiTheme="minorHAnsi" w:hAnsiTheme="minorHAnsi"/>
              </w:rPr>
              <w:t>1</w:t>
            </w:r>
            <w:r w:rsidR="00BA09DB">
              <w:rPr>
                <w:rFonts w:asciiTheme="minorHAnsi" w:hAnsiTheme="minorHAnsi"/>
              </w:rPr>
              <w:t>,1</w:t>
            </w:r>
            <w:r w:rsidR="008E4051">
              <w:rPr>
                <w:rFonts w:asciiTheme="minorHAnsi" w:hAnsiTheme="minorHAnsi"/>
              </w:rPr>
              <w:t>00,000</w:t>
            </w:r>
          </w:p>
        </w:tc>
        <w:tc>
          <w:tcPr>
            <w:tcW w:w="1218" w:type="dxa"/>
            <w:tcBorders>
              <w:bottom w:val="single" w:sz="4" w:space="0" w:color="auto"/>
            </w:tcBorders>
            <w:shd w:val="clear" w:color="auto" w:fill="FFFFFF" w:themeFill="background1"/>
            <w:tcMar>
              <w:left w:w="43" w:type="dxa"/>
              <w:right w:w="43" w:type="dxa"/>
            </w:tcMar>
          </w:tcPr>
          <w:p w14:paraId="48F23143" w14:textId="0ED77919" w:rsidR="00944D31" w:rsidRPr="00D65586" w:rsidRDefault="00944D31" w:rsidP="008E4051">
            <w:pPr>
              <w:keepNext/>
              <w:keepLines/>
              <w:jc w:val="right"/>
              <w:rPr>
                <w:rFonts w:asciiTheme="minorHAnsi" w:hAnsiTheme="minorHAnsi"/>
              </w:rPr>
            </w:pPr>
            <w:r w:rsidRPr="00D65586">
              <w:rPr>
                <w:rFonts w:asciiTheme="minorHAnsi" w:hAnsiTheme="minorHAnsi"/>
              </w:rPr>
              <w:t>$</w:t>
            </w:r>
            <w:r w:rsidR="008E4051">
              <w:rPr>
                <w:rFonts w:asciiTheme="minorHAnsi" w:hAnsiTheme="minorHAnsi"/>
              </w:rPr>
              <w:t>1</w:t>
            </w:r>
            <w:r w:rsidR="00BA09DB">
              <w:rPr>
                <w:rFonts w:asciiTheme="minorHAnsi" w:hAnsiTheme="minorHAnsi"/>
              </w:rPr>
              <w:t>,1</w:t>
            </w:r>
            <w:r w:rsidR="008E4051">
              <w:rPr>
                <w:rFonts w:asciiTheme="minorHAnsi" w:hAnsiTheme="minorHAnsi"/>
              </w:rPr>
              <w:t>00,000</w:t>
            </w:r>
          </w:p>
        </w:tc>
        <w:tc>
          <w:tcPr>
            <w:tcW w:w="1267" w:type="dxa"/>
            <w:tcBorders>
              <w:bottom w:val="single" w:sz="4" w:space="0" w:color="auto"/>
            </w:tcBorders>
            <w:shd w:val="clear" w:color="auto" w:fill="FFFFFF" w:themeFill="background1"/>
          </w:tcPr>
          <w:p w14:paraId="0E58A378" w14:textId="52669177" w:rsidR="00944D31" w:rsidRPr="00D65586" w:rsidRDefault="00944D31" w:rsidP="008E4051">
            <w:pPr>
              <w:keepNext/>
              <w:keepLines/>
              <w:jc w:val="right"/>
              <w:rPr>
                <w:rFonts w:asciiTheme="minorHAnsi" w:hAnsiTheme="minorHAnsi"/>
              </w:rPr>
            </w:pPr>
            <w:r w:rsidRPr="00D65586">
              <w:rPr>
                <w:rFonts w:asciiTheme="minorHAnsi" w:hAnsiTheme="minorHAnsi"/>
              </w:rPr>
              <w:t>$</w:t>
            </w:r>
            <w:r w:rsidR="008E4051">
              <w:rPr>
                <w:rFonts w:asciiTheme="minorHAnsi" w:hAnsiTheme="minorHAnsi"/>
              </w:rPr>
              <w:t>1,100,000</w:t>
            </w:r>
          </w:p>
        </w:tc>
        <w:tc>
          <w:tcPr>
            <w:tcW w:w="1169" w:type="dxa"/>
            <w:tcBorders>
              <w:bottom w:val="single" w:sz="4" w:space="0" w:color="auto"/>
            </w:tcBorders>
            <w:shd w:val="clear" w:color="auto" w:fill="FFFFFF" w:themeFill="background1"/>
            <w:tcMar>
              <w:left w:w="43" w:type="dxa"/>
              <w:right w:w="43" w:type="dxa"/>
            </w:tcMar>
          </w:tcPr>
          <w:p w14:paraId="7983FB0C" w14:textId="4EF34FA0" w:rsidR="00944D31" w:rsidRPr="00D65586" w:rsidRDefault="00275E8C" w:rsidP="00B058AF">
            <w:pPr>
              <w:keepNext/>
              <w:keepLines/>
              <w:jc w:val="right"/>
              <w:rPr>
                <w:rFonts w:asciiTheme="minorHAnsi" w:hAnsiTheme="minorHAnsi"/>
              </w:rPr>
            </w:pPr>
            <w:r>
              <w:rPr>
                <w:rFonts w:asciiTheme="minorHAnsi" w:hAnsiTheme="minorHAnsi"/>
              </w:rPr>
              <w:t>$</w:t>
            </w:r>
            <w:r w:rsidR="00B058AF">
              <w:rPr>
                <w:rFonts w:asciiTheme="minorHAnsi" w:hAnsiTheme="minorHAnsi"/>
              </w:rPr>
              <w:t>7,369,357</w:t>
            </w:r>
          </w:p>
        </w:tc>
      </w:tr>
      <w:tr w:rsidR="00D12223" w:rsidRPr="00D65586" w14:paraId="44489B0C" w14:textId="77777777" w:rsidTr="008E4051">
        <w:trPr>
          <w:trHeight w:val="395"/>
          <w:jc w:val="center"/>
        </w:trPr>
        <w:tc>
          <w:tcPr>
            <w:tcW w:w="2515" w:type="dxa"/>
            <w:tcBorders>
              <w:bottom w:val="single" w:sz="4" w:space="0" w:color="auto"/>
            </w:tcBorders>
            <w:shd w:val="clear" w:color="auto" w:fill="DBE5F1" w:themeFill="accent1" w:themeFillTint="33"/>
            <w:vAlign w:val="center"/>
          </w:tcPr>
          <w:p w14:paraId="25921A84" w14:textId="4DA9F460" w:rsidR="00D12223" w:rsidRPr="00D65586" w:rsidRDefault="00487700" w:rsidP="0088691E">
            <w:pPr>
              <w:keepNext/>
              <w:keepLines/>
              <w:rPr>
                <w:rFonts w:asciiTheme="minorHAnsi" w:hAnsiTheme="minorHAnsi"/>
              </w:rPr>
            </w:pPr>
            <w:r w:rsidRPr="00487700">
              <w:rPr>
                <w:rFonts w:asciiTheme="minorHAnsi" w:hAnsiTheme="minorHAnsi"/>
              </w:rPr>
              <w:t>Cyber.gov Subject Matter Expertise</w:t>
            </w:r>
          </w:p>
        </w:tc>
        <w:tc>
          <w:tcPr>
            <w:tcW w:w="1170" w:type="dxa"/>
            <w:tcBorders>
              <w:bottom w:val="single" w:sz="4" w:space="0" w:color="auto"/>
            </w:tcBorders>
            <w:shd w:val="clear" w:color="auto" w:fill="DBE5F1" w:themeFill="accent1" w:themeFillTint="33"/>
            <w:tcMar>
              <w:left w:w="43" w:type="dxa"/>
              <w:right w:w="43" w:type="dxa"/>
            </w:tcMar>
          </w:tcPr>
          <w:p w14:paraId="7223664A" w14:textId="477844FC" w:rsidR="00D12223" w:rsidRPr="00487700" w:rsidRDefault="005B5B9D" w:rsidP="00944D31">
            <w:pPr>
              <w:keepNext/>
              <w:keepLines/>
              <w:jc w:val="right"/>
              <w:rPr>
                <w:rFonts w:asciiTheme="minorHAnsi" w:hAnsiTheme="minorHAnsi"/>
                <w:noProof/>
                <w:sz w:val="22"/>
                <w:szCs w:val="22"/>
              </w:rPr>
            </w:pPr>
            <w:r w:rsidRPr="00487700">
              <w:rPr>
                <w:rFonts w:asciiTheme="minorHAnsi" w:hAnsiTheme="minorHAnsi"/>
              </w:rPr>
              <w:t>$</w:t>
            </w:r>
            <w:r w:rsidR="00487700" w:rsidRPr="00487700">
              <w:rPr>
                <w:rFonts w:asciiTheme="minorHAnsi" w:hAnsiTheme="minorHAnsi"/>
              </w:rPr>
              <w:t>176,251</w:t>
            </w:r>
          </w:p>
          <w:p w14:paraId="71100FF8" w14:textId="41D82FA5" w:rsidR="00D12223" w:rsidRPr="00487700" w:rsidRDefault="00D12223" w:rsidP="00944D31">
            <w:pPr>
              <w:keepNext/>
              <w:keepLines/>
              <w:jc w:val="right"/>
              <w:rPr>
                <w:rFonts w:asciiTheme="minorHAnsi" w:hAnsiTheme="minorHAnsi"/>
                <w:noProof/>
                <w:sz w:val="22"/>
                <w:szCs w:val="22"/>
              </w:rPr>
            </w:pPr>
          </w:p>
        </w:tc>
        <w:tc>
          <w:tcPr>
            <w:tcW w:w="1019" w:type="dxa"/>
            <w:tcBorders>
              <w:bottom w:val="single" w:sz="4" w:space="0" w:color="auto"/>
            </w:tcBorders>
            <w:shd w:val="clear" w:color="auto" w:fill="DBE5F1" w:themeFill="accent1" w:themeFillTint="33"/>
            <w:tcMar>
              <w:left w:w="43" w:type="dxa"/>
              <w:right w:w="43" w:type="dxa"/>
            </w:tcMar>
          </w:tcPr>
          <w:p w14:paraId="10419685" w14:textId="4CEF6B3B" w:rsidR="00D12223" w:rsidRPr="00487700" w:rsidRDefault="005B5B9D" w:rsidP="00487700">
            <w:pPr>
              <w:keepNext/>
              <w:keepLines/>
              <w:jc w:val="right"/>
              <w:rPr>
                <w:rFonts w:asciiTheme="minorHAnsi" w:hAnsiTheme="minorHAnsi"/>
              </w:rPr>
            </w:pPr>
            <w:r w:rsidRPr="00487700">
              <w:rPr>
                <w:rFonts w:asciiTheme="minorHAnsi" w:hAnsiTheme="minorHAnsi"/>
              </w:rPr>
              <w:t>$</w:t>
            </w:r>
            <w:r w:rsidR="00487700" w:rsidRPr="00487700">
              <w:rPr>
                <w:rFonts w:asciiTheme="minorHAnsi" w:hAnsiTheme="minorHAnsi"/>
              </w:rPr>
              <w:t>363,692</w:t>
            </w:r>
          </w:p>
        </w:tc>
        <w:tc>
          <w:tcPr>
            <w:tcW w:w="1218" w:type="dxa"/>
            <w:tcBorders>
              <w:bottom w:val="single" w:sz="4" w:space="0" w:color="auto"/>
            </w:tcBorders>
            <w:shd w:val="clear" w:color="auto" w:fill="DBE5F1" w:themeFill="accent1" w:themeFillTint="33"/>
            <w:tcMar>
              <w:left w:w="43" w:type="dxa"/>
              <w:right w:w="43" w:type="dxa"/>
            </w:tcMar>
          </w:tcPr>
          <w:p w14:paraId="3F381A19" w14:textId="75732ACC" w:rsidR="00D12223" w:rsidRPr="00487700" w:rsidRDefault="00487700" w:rsidP="00D212A7">
            <w:pPr>
              <w:keepNext/>
              <w:keepLines/>
              <w:jc w:val="right"/>
              <w:rPr>
                <w:rFonts w:asciiTheme="minorHAnsi" w:hAnsiTheme="minorHAnsi"/>
              </w:rPr>
            </w:pPr>
            <w:r w:rsidRPr="00487700">
              <w:rPr>
                <w:rFonts w:asciiTheme="minorHAnsi" w:hAnsiTheme="minorHAnsi"/>
              </w:rPr>
              <w:t>$363,692</w:t>
            </w:r>
          </w:p>
        </w:tc>
        <w:tc>
          <w:tcPr>
            <w:tcW w:w="1218" w:type="dxa"/>
            <w:tcBorders>
              <w:bottom w:val="single" w:sz="4" w:space="0" w:color="auto"/>
            </w:tcBorders>
            <w:shd w:val="clear" w:color="auto" w:fill="DBE5F1" w:themeFill="accent1" w:themeFillTint="33"/>
            <w:tcMar>
              <w:left w:w="43" w:type="dxa"/>
              <w:right w:w="43" w:type="dxa"/>
            </w:tcMar>
          </w:tcPr>
          <w:p w14:paraId="664E0A3F" w14:textId="5E3DC579" w:rsidR="00D12223" w:rsidRPr="00487700" w:rsidRDefault="00487700" w:rsidP="00D212A7">
            <w:pPr>
              <w:keepNext/>
              <w:keepLines/>
              <w:jc w:val="right"/>
              <w:rPr>
                <w:rFonts w:asciiTheme="minorHAnsi" w:hAnsiTheme="minorHAnsi"/>
              </w:rPr>
            </w:pPr>
            <w:r w:rsidRPr="00487700">
              <w:rPr>
                <w:rFonts w:asciiTheme="minorHAnsi" w:hAnsiTheme="minorHAnsi"/>
              </w:rPr>
              <w:t>$363,692</w:t>
            </w:r>
          </w:p>
        </w:tc>
        <w:tc>
          <w:tcPr>
            <w:tcW w:w="1218" w:type="dxa"/>
            <w:tcBorders>
              <w:bottom w:val="single" w:sz="4" w:space="0" w:color="auto"/>
            </w:tcBorders>
            <w:shd w:val="clear" w:color="auto" w:fill="DBE5F1" w:themeFill="accent1" w:themeFillTint="33"/>
            <w:tcMar>
              <w:left w:w="43" w:type="dxa"/>
              <w:right w:w="43" w:type="dxa"/>
            </w:tcMar>
          </w:tcPr>
          <w:p w14:paraId="5AEBF292" w14:textId="02CDAC6B" w:rsidR="00D12223" w:rsidRPr="00487700" w:rsidRDefault="00487700" w:rsidP="00D212A7">
            <w:pPr>
              <w:keepNext/>
              <w:keepLines/>
              <w:jc w:val="right"/>
              <w:rPr>
                <w:rFonts w:asciiTheme="minorHAnsi" w:hAnsiTheme="minorHAnsi"/>
              </w:rPr>
            </w:pPr>
            <w:r w:rsidRPr="00487700">
              <w:rPr>
                <w:rFonts w:asciiTheme="minorHAnsi" w:hAnsiTheme="minorHAnsi"/>
              </w:rPr>
              <w:t>$363,692</w:t>
            </w:r>
          </w:p>
        </w:tc>
        <w:tc>
          <w:tcPr>
            <w:tcW w:w="1267" w:type="dxa"/>
            <w:tcBorders>
              <w:bottom w:val="single" w:sz="4" w:space="0" w:color="auto"/>
            </w:tcBorders>
            <w:shd w:val="clear" w:color="auto" w:fill="DBE5F1" w:themeFill="accent1" w:themeFillTint="33"/>
          </w:tcPr>
          <w:p w14:paraId="28C5A328" w14:textId="275C4935" w:rsidR="00D12223" w:rsidRPr="00487700" w:rsidRDefault="00487700" w:rsidP="00D212A7">
            <w:pPr>
              <w:keepNext/>
              <w:keepLines/>
              <w:jc w:val="right"/>
              <w:rPr>
                <w:rFonts w:asciiTheme="minorHAnsi" w:hAnsiTheme="minorHAnsi"/>
              </w:rPr>
            </w:pPr>
            <w:r w:rsidRPr="00487700">
              <w:rPr>
                <w:rFonts w:asciiTheme="minorHAnsi" w:hAnsiTheme="minorHAnsi"/>
              </w:rPr>
              <w:t>$363,692</w:t>
            </w:r>
          </w:p>
        </w:tc>
        <w:tc>
          <w:tcPr>
            <w:tcW w:w="1169" w:type="dxa"/>
            <w:tcBorders>
              <w:bottom w:val="single" w:sz="4" w:space="0" w:color="auto"/>
            </w:tcBorders>
            <w:shd w:val="clear" w:color="auto" w:fill="DBE5F1" w:themeFill="accent1" w:themeFillTint="33"/>
            <w:tcMar>
              <w:left w:w="43" w:type="dxa"/>
              <w:right w:w="43" w:type="dxa"/>
            </w:tcMar>
          </w:tcPr>
          <w:p w14:paraId="41110063" w14:textId="553032D6" w:rsidR="00D12223" w:rsidRDefault="00117208" w:rsidP="00944D31">
            <w:pPr>
              <w:keepNext/>
              <w:keepLines/>
              <w:jc w:val="right"/>
              <w:rPr>
                <w:rFonts w:asciiTheme="minorHAnsi" w:hAnsiTheme="minorHAnsi"/>
              </w:rPr>
            </w:pPr>
            <w:r>
              <w:rPr>
                <w:rFonts w:asciiTheme="minorHAnsi" w:hAnsiTheme="minorHAnsi"/>
              </w:rPr>
              <w:t>1,994,711</w:t>
            </w:r>
          </w:p>
        </w:tc>
      </w:tr>
      <w:tr w:rsidR="00824BC0" w:rsidRPr="00D65586" w14:paraId="70B2E388" w14:textId="77777777" w:rsidTr="008E4051">
        <w:trPr>
          <w:trHeight w:val="620"/>
          <w:jc w:val="center"/>
        </w:trPr>
        <w:tc>
          <w:tcPr>
            <w:tcW w:w="2515" w:type="dxa"/>
            <w:tcBorders>
              <w:bottom w:val="single" w:sz="4" w:space="0" w:color="auto"/>
            </w:tcBorders>
            <w:shd w:val="clear" w:color="auto" w:fill="FFFFFF" w:themeFill="background1"/>
            <w:vAlign w:val="center"/>
          </w:tcPr>
          <w:p w14:paraId="3DB14C8B" w14:textId="77777777" w:rsidR="00824BC0" w:rsidRPr="00D65586" w:rsidRDefault="00824BC0" w:rsidP="00824BC0">
            <w:pPr>
              <w:keepNext/>
              <w:keepLines/>
              <w:rPr>
                <w:rFonts w:asciiTheme="minorHAnsi" w:hAnsiTheme="minorHAnsi"/>
              </w:rPr>
            </w:pPr>
            <w:r w:rsidRPr="00D65586">
              <w:rPr>
                <w:rFonts w:asciiTheme="minorHAnsi" w:hAnsiTheme="minorHAnsi"/>
              </w:rPr>
              <w:t>Utility of Classified Signatures</w:t>
            </w:r>
            <w:r w:rsidR="009D1D5A" w:rsidRPr="00D65586">
              <w:rPr>
                <w:rFonts w:asciiTheme="minorHAnsi" w:hAnsiTheme="minorHAnsi"/>
              </w:rPr>
              <w:t xml:space="preserve"> (A)</w:t>
            </w:r>
          </w:p>
        </w:tc>
        <w:tc>
          <w:tcPr>
            <w:tcW w:w="1170" w:type="dxa"/>
            <w:tcBorders>
              <w:bottom w:val="single" w:sz="4" w:space="0" w:color="auto"/>
            </w:tcBorders>
            <w:shd w:val="clear" w:color="auto" w:fill="FFFFFF" w:themeFill="background1"/>
            <w:tcMar>
              <w:left w:w="43" w:type="dxa"/>
              <w:right w:w="43" w:type="dxa"/>
            </w:tcMar>
          </w:tcPr>
          <w:p w14:paraId="55D24277" w14:textId="4D4F5B62" w:rsidR="00824BC0" w:rsidRPr="00D65586" w:rsidRDefault="00824BC0" w:rsidP="00824BC0">
            <w:pPr>
              <w:keepNext/>
              <w:keepLines/>
              <w:jc w:val="right"/>
              <w:rPr>
                <w:rFonts w:asciiTheme="minorHAnsi" w:hAnsiTheme="minorHAnsi"/>
              </w:rPr>
            </w:pPr>
            <w:r w:rsidRPr="00D65586">
              <w:rPr>
                <w:rFonts w:asciiTheme="minorHAnsi" w:hAnsiTheme="minorHAnsi"/>
              </w:rPr>
              <w:t>$</w:t>
            </w:r>
            <w:r w:rsidR="00AF4606" w:rsidRPr="00D65586">
              <w:rPr>
                <w:rFonts w:asciiTheme="minorHAnsi" w:hAnsiTheme="minorHAnsi"/>
              </w:rPr>
              <w:t>1.</w:t>
            </w:r>
            <w:r w:rsidR="00EA041B">
              <w:rPr>
                <w:rFonts w:asciiTheme="minorHAnsi" w:hAnsiTheme="minorHAnsi"/>
              </w:rPr>
              <w:t>50</w:t>
            </w:r>
            <w:r w:rsidRPr="00D65586">
              <w:rPr>
                <w:rFonts w:asciiTheme="minorHAnsi" w:hAnsiTheme="minorHAnsi"/>
              </w:rPr>
              <w:t>0,000</w:t>
            </w:r>
          </w:p>
        </w:tc>
        <w:tc>
          <w:tcPr>
            <w:tcW w:w="1019" w:type="dxa"/>
            <w:tcBorders>
              <w:bottom w:val="single" w:sz="4" w:space="0" w:color="auto"/>
            </w:tcBorders>
            <w:shd w:val="clear" w:color="auto" w:fill="FFFFFF" w:themeFill="background1"/>
            <w:tcMar>
              <w:left w:w="43" w:type="dxa"/>
              <w:right w:w="43" w:type="dxa"/>
            </w:tcMar>
          </w:tcPr>
          <w:p w14:paraId="7E4CC47D" w14:textId="7871931E" w:rsidR="00824BC0" w:rsidRPr="00D65586" w:rsidRDefault="00117208" w:rsidP="00D212A7">
            <w:pPr>
              <w:keepNext/>
              <w:keepLines/>
              <w:jc w:val="right"/>
              <w:rPr>
                <w:rFonts w:asciiTheme="minorHAnsi" w:hAnsiTheme="minorHAnsi"/>
              </w:rPr>
            </w:pPr>
            <w:r w:rsidRPr="00D65586">
              <w:rPr>
                <w:rFonts w:asciiTheme="minorHAnsi" w:hAnsiTheme="minorHAnsi"/>
                <w:noProof/>
                <w:sz w:val="22"/>
                <w:szCs w:val="22"/>
              </w:rPr>
              <mc:AlternateContent>
                <mc:Choice Requires="wps">
                  <w:drawing>
                    <wp:anchor distT="0" distB="0" distL="114300" distR="114300" simplePos="0" relativeHeight="251654144" behindDoc="0" locked="0" layoutInCell="1" allowOverlap="1" wp14:anchorId="5AF43896" wp14:editId="22F8612E">
                      <wp:simplePos x="0" y="0"/>
                      <wp:positionH relativeFrom="column">
                        <wp:posOffset>-540385</wp:posOffset>
                      </wp:positionH>
                      <wp:positionV relativeFrom="paragraph">
                        <wp:posOffset>168910</wp:posOffset>
                      </wp:positionV>
                      <wp:extent cx="1138687" cy="146649"/>
                      <wp:effectExtent l="0" t="0" r="23495" b="25400"/>
                      <wp:wrapNone/>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8687" cy="146649"/>
                              </a:xfrm>
                              <a:prstGeom prst="rect">
                                <a:avLst/>
                              </a:prstGeom>
                              <a:solidFill>
                                <a:schemeClr val="bg1">
                                  <a:lumMod val="5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6CD755" id="Rectangle 92" o:spid="_x0000_s1026" style="position:absolute;margin-left:-42.55pt;margin-top:13.3pt;width:89.65pt;height:11.5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" fillcolor="#7f7f7f [1612]"/>
                  </w:pict>
                </mc:Fallback>
              </mc:AlternateContent>
            </w:r>
          </w:p>
        </w:tc>
        <w:tc>
          <w:tcPr>
            <w:tcW w:w="1218" w:type="dxa"/>
            <w:tcBorders>
              <w:bottom w:val="single" w:sz="4" w:space="0" w:color="auto"/>
            </w:tcBorders>
            <w:shd w:val="clear" w:color="auto" w:fill="FFFFFF" w:themeFill="background1"/>
            <w:tcMar>
              <w:left w:w="43" w:type="dxa"/>
              <w:right w:w="43" w:type="dxa"/>
            </w:tcMar>
          </w:tcPr>
          <w:p w14:paraId="621AF9E0" w14:textId="77777777" w:rsidR="00824BC0" w:rsidRPr="00D65586" w:rsidRDefault="00824BC0" w:rsidP="00D212A7">
            <w:pPr>
              <w:keepNext/>
              <w:keepLines/>
              <w:jc w:val="right"/>
              <w:rPr>
                <w:rFonts w:asciiTheme="minorHAnsi" w:hAnsiTheme="minorHAnsi"/>
              </w:rPr>
            </w:pPr>
          </w:p>
        </w:tc>
        <w:tc>
          <w:tcPr>
            <w:tcW w:w="1218" w:type="dxa"/>
            <w:tcBorders>
              <w:bottom w:val="single" w:sz="4" w:space="0" w:color="auto"/>
            </w:tcBorders>
            <w:shd w:val="clear" w:color="auto" w:fill="FFFFFF" w:themeFill="background1"/>
            <w:tcMar>
              <w:left w:w="43" w:type="dxa"/>
              <w:right w:w="43" w:type="dxa"/>
            </w:tcMar>
          </w:tcPr>
          <w:p w14:paraId="3FF0F9FD" w14:textId="77777777" w:rsidR="00824BC0" w:rsidRPr="00D65586" w:rsidRDefault="00824BC0" w:rsidP="00D212A7">
            <w:pPr>
              <w:keepNext/>
              <w:keepLines/>
              <w:jc w:val="right"/>
              <w:rPr>
                <w:rFonts w:asciiTheme="minorHAnsi" w:hAnsiTheme="minorHAnsi"/>
              </w:rPr>
            </w:pPr>
          </w:p>
        </w:tc>
        <w:tc>
          <w:tcPr>
            <w:tcW w:w="1218" w:type="dxa"/>
            <w:tcBorders>
              <w:bottom w:val="single" w:sz="4" w:space="0" w:color="auto"/>
            </w:tcBorders>
            <w:shd w:val="clear" w:color="auto" w:fill="FFFFFF" w:themeFill="background1"/>
            <w:tcMar>
              <w:left w:w="43" w:type="dxa"/>
              <w:right w:w="43" w:type="dxa"/>
            </w:tcMar>
          </w:tcPr>
          <w:p w14:paraId="1AB3432B" w14:textId="77777777" w:rsidR="00824BC0" w:rsidRPr="00D65586" w:rsidRDefault="00824BC0" w:rsidP="00D212A7">
            <w:pPr>
              <w:keepNext/>
              <w:keepLines/>
              <w:jc w:val="right"/>
              <w:rPr>
                <w:rFonts w:asciiTheme="minorHAnsi" w:hAnsiTheme="minorHAnsi"/>
              </w:rPr>
            </w:pPr>
          </w:p>
        </w:tc>
        <w:tc>
          <w:tcPr>
            <w:tcW w:w="1267" w:type="dxa"/>
            <w:tcBorders>
              <w:bottom w:val="single" w:sz="4" w:space="0" w:color="auto"/>
            </w:tcBorders>
            <w:shd w:val="clear" w:color="auto" w:fill="FFFFFF" w:themeFill="background1"/>
          </w:tcPr>
          <w:p w14:paraId="6A247D71" w14:textId="77777777" w:rsidR="00824BC0" w:rsidRPr="00D65586" w:rsidRDefault="00824BC0" w:rsidP="00D212A7">
            <w:pPr>
              <w:keepNext/>
              <w:keepLines/>
              <w:jc w:val="right"/>
              <w:rPr>
                <w:rFonts w:asciiTheme="minorHAnsi" w:hAnsiTheme="minorHAnsi"/>
              </w:rPr>
            </w:pPr>
          </w:p>
        </w:tc>
        <w:tc>
          <w:tcPr>
            <w:tcW w:w="1169" w:type="dxa"/>
            <w:tcBorders>
              <w:bottom w:val="single" w:sz="4" w:space="0" w:color="auto"/>
            </w:tcBorders>
            <w:shd w:val="clear" w:color="auto" w:fill="FFFFFF" w:themeFill="background1"/>
            <w:tcMar>
              <w:left w:w="43" w:type="dxa"/>
              <w:right w:w="43" w:type="dxa"/>
            </w:tcMar>
          </w:tcPr>
          <w:p w14:paraId="14ED5A6E" w14:textId="77777777" w:rsidR="00824BC0" w:rsidRPr="00D65586" w:rsidRDefault="00AF4606" w:rsidP="00D212A7">
            <w:pPr>
              <w:keepNext/>
              <w:keepLines/>
              <w:jc w:val="right"/>
              <w:rPr>
                <w:rFonts w:asciiTheme="minorHAnsi" w:hAnsiTheme="minorHAnsi"/>
              </w:rPr>
            </w:pPr>
            <w:r w:rsidRPr="00D65586">
              <w:rPr>
                <w:rFonts w:asciiTheme="minorHAnsi" w:hAnsiTheme="minorHAnsi"/>
              </w:rPr>
              <w:t>1,</w:t>
            </w:r>
            <w:r w:rsidR="00EA041B">
              <w:rPr>
                <w:rFonts w:asciiTheme="minorHAnsi" w:hAnsiTheme="minorHAnsi"/>
              </w:rPr>
              <w:t>50</w:t>
            </w:r>
            <w:r w:rsidR="00824BC0" w:rsidRPr="00D65586">
              <w:rPr>
                <w:rFonts w:asciiTheme="minorHAnsi" w:hAnsiTheme="minorHAnsi"/>
              </w:rPr>
              <w:t>0,000</w:t>
            </w:r>
          </w:p>
        </w:tc>
      </w:tr>
      <w:tr w:rsidR="00824BC0" w:rsidRPr="00D65586" w14:paraId="214A9F86" w14:textId="77777777" w:rsidTr="008E4051">
        <w:trPr>
          <w:trHeight w:val="611"/>
          <w:jc w:val="center"/>
        </w:trPr>
        <w:tc>
          <w:tcPr>
            <w:tcW w:w="2515" w:type="dxa"/>
            <w:tcBorders>
              <w:bottom w:val="single" w:sz="4" w:space="0" w:color="auto"/>
            </w:tcBorders>
            <w:shd w:val="clear" w:color="auto" w:fill="DBE5F1" w:themeFill="accent1" w:themeFillTint="33"/>
            <w:vAlign w:val="center"/>
          </w:tcPr>
          <w:p w14:paraId="19CFD3BE" w14:textId="77777777" w:rsidR="00824BC0" w:rsidRPr="00D65586" w:rsidRDefault="00824BC0" w:rsidP="00824BC0">
            <w:pPr>
              <w:keepNext/>
              <w:keepLines/>
              <w:rPr>
                <w:rFonts w:asciiTheme="minorHAnsi" w:hAnsiTheme="minorHAnsi"/>
              </w:rPr>
            </w:pPr>
            <w:r w:rsidRPr="00D65586">
              <w:rPr>
                <w:rFonts w:asciiTheme="minorHAnsi" w:hAnsiTheme="minorHAnsi"/>
              </w:rPr>
              <w:t xml:space="preserve">Measurement Infrastructure </w:t>
            </w:r>
            <w:r w:rsidR="009D1D5A" w:rsidRPr="00D65586">
              <w:rPr>
                <w:rFonts w:asciiTheme="minorHAnsi" w:hAnsiTheme="minorHAnsi"/>
              </w:rPr>
              <w:t xml:space="preserve"> (B)</w:t>
            </w:r>
          </w:p>
        </w:tc>
        <w:tc>
          <w:tcPr>
            <w:tcW w:w="1170" w:type="dxa"/>
            <w:tcBorders>
              <w:bottom w:val="single" w:sz="4" w:space="0" w:color="auto"/>
            </w:tcBorders>
            <w:shd w:val="clear" w:color="auto" w:fill="DBE5F1" w:themeFill="accent1" w:themeFillTint="33"/>
            <w:tcMar>
              <w:left w:w="43" w:type="dxa"/>
              <w:right w:w="43" w:type="dxa"/>
            </w:tcMar>
          </w:tcPr>
          <w:p w14:paraId="54FAD2E6" w14:textId="4A57199A" w:rsidR="00824BC0" w:rsidRPr="00D65586" w:rsidRDefault="00EA041B" w:rsidP="00D212A7">
            <w:pPr>
              <w:keepNext/>
              <w:keepLines/>
              <w:jc w:val="right"/>
              <w:rPr>
                <w:rFonts w:asciiTheme="minorHAnsi" w:hAnsiTheme="minorHAnsi"/>
              </w:rPr>
            </w:pPr>
            <w:r>
              <w:rPr>
                <w:rFonts w:asciiTheme="minorHAnsi" w:hAnsiTheme="minorHAnsi"/>
              </w:rPr>
              <w:t>$</w:t>
            </w:r>
            <w:r w:rsidR="00AF4606" w:rsidRPr="00D65586">
              <w:rPr>
                <w:rFonts w:asciiTheme="minorHAnsi" w:hAnsiTheme="minorHAnsi"/>
              </w:rPr>
              <w:t>5</w:t>
            </w:r>
            <w:r>
              <w:rPr>
                <w:rFonts w:asciiTheme="minorHAnsi" w:hAnsiTheme="minorHAnsi"/>
              </w:rPr>
              <w:t>0</w:t>
            </w:r>
            <w:r w:rsidR="00AE6BD6" w:rsidRPr="00D65586">
              <w:rPr>
                <w:rFonts w:asciiTheme="minorHAnsi" w:hAnsiTheme="minorHAnsi"/>
              </w:rPr>
              <w:t>0,000</w:t>
            </w:r>
          </w:p>
        </w:tc>
        <w:tc>
          <w:tcPr>
            <w:tcW w:w="1019" w:type="dxa"/>
            <w:tcBorders>
              <w:bottom w:val="single" w:sz="4" w:space="0" w:color="auto"/>
            </w:tcBorders>
            <w:shd w:val="clear" w:color="auto" w:fill="DBE5F1" w:themeFill="accent1" w:themeFillTint="33"/>
            <w:tcMar>
              <w:left w:w="43" w:type="dxa"/>
              <w:right w:w="43" w:type="dxa"/>
            </w:tcMar>
          </w:tcPr>
          <w:p w14:paraId="3579A835" w14:textId="0A7E08C8" w:rsidR="00824BC0" w:rsidRPr="00D65586" w:rsidRDefault="00117208" w:rsidP="00824BC0">
            <w:pPr>
              <w:keepNext/>
              <w:keepLines/>
              <w:jc w:val="right"/>
              <w:rPr>
                <w:rFonts w:asciiTheme="minorHAnsi" w:hAnsiTheme="minorHAnsi"/>
              </w:rPr>
            </w:pPr>
            <w:r w:rsidRPr="00D65586">
              <w:rPr>
                <w:rFonts w:asciiTheme="minorHAnsi" w:hAnsiTheme="minorHAnsi"/>
                <w:noProof/>
                <w:sz w:val="22"/>
                <w:szCs w:val="22"/>
              </w:rPr>
              <mc:AlternateContent>
                <mc:Choice Requires="wps">
                  <w:drawing>
                    <wp:anchor distT="0" distB="0" distL="114300" distR="114300" simplePos="0" relativeHeight="251656192" behindDoc="0" locked="0" layoutInCell="1" allowOverlap="1" wp14:anchorId="38F71714" wp14:editId="591C2B0F">
                      <wp:simplePos x="0" y="0"/>
                      <wp:positionH relativeFrom="column">
                        <wp:posOffset>-530860</wp:posOffset>
                      </wp:positionH>
                      <wp:positionV relativeFrom="paragraph">
                        <wp:posOffset>184785</wp:posOffset>
                      </wp:positionV>
                      <wp:extent cx="1138555" cy="138023"/>
                      <wp:effectExtent l="0" t="0" r="23495" b="14605"/>
                      <wp:wrapNone/>
                      <wp:docPr id="9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8555" cy="138023"/>
                              </a:xfrm>
                              <a:prstGeom prst="rect">
                                <a:avLst/>
                              </a:prstGeom>
                              <a:solidFill>
                                <a:schemeClr val="bg1">
                                  <a:lumMod val="5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971B4A" id="Rectangle 90" o:spid="_x0000_s1026" style="position:absolute;margin-left:-41.8pt;margin-top:14.55pt;width:89.65pt;height:10.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" fillcolor="#7f7f7f [1612]"/>
                  </w:pict>
                </mc:Fallback>
              </mc:AlternateContent>
            </w:r>
          </w:p>
        </w:tc>
        <w:tc>
          <w:tcPr>
            <w:tcW w:w="1218" w:type="dxa"/>
            <w:tcBorders>
              <w:bottom w:val="single" w:sz="4" w:space="0" w:color="auto"/>
            </w:tcBorders>
            <w:shd w:val="clear" w:color="auto" w:fill="DBE5F1" w:themeFill="accent1" w:themeFillTint="33"/>
            <w:tcMar>
              <w:left w:w="43" w:type="dxa"/>
              <w:right w:w="43" w:type="dxa"/>
            </w:tcMar>
          </w:tcPr>
          <w:p w14:paraId="1736CD40" w14:textId="77777777" w:rsidR="00824BC0" w:rsidRPr="00D65586" w:rsidRDefault="00824BC0" w:rsidP="00824BC0">
            <w:pPr>
              <w:keepNext/>
              <w:keepLines/>
              <w:jc w:val="right"/>
              <w:rPr>
                <w:rFonts w:asciiTheme="minorHAnsi" w:hAnsiTheme="minorHAnsi"/>
              </w:rPr>
            </w:pPr>
          </w:p>
        </w:tc>
        <w:tc>
          <w:tcPr>
            <w:tcW w:w="1218" w:type="dxa"/>
            <w:tcBorders>
              <w:bottom w:val="single" w:sz="4" w:space="0" w:color="auto"/>
            </w:tcBorders>
            <w:shd w:val="clear" w:color="auto" w:fill="DBE5F1" w:themeFill="accent1" w:themeFillTint="33"/>
            <w:tcMar>
              <w:left w:w="43" w:type="dxa"/>
              <w:right w:w="43" w:type="dxa"/>
            </w:tcMar>
          </w:tcPr>
          <w:p w14:paraId="2C6CDB7B" w14:textId="77777777" w:rsidR="00824BC0" w:rsidRPr="00D65586" w:rsidRDefault="00824BC0" w:rsidP="00D212A7">
            <w:pPr>
              <w:keepNext/>
              <w:keepLines/>
              <w:jc w:val="right"/>
              <w:rPr>
                <w:rFonts w:asciiTheme="minorHAnsi" w:hAnsiTheme="minorHAnsi"/>
              </w:rPr>
            </w:pPr>
          </w:p>
        </w:tc>
        <w:tc>
          <w:tcPr>
            <w:tcW w:w="1218" w:type="dxa"/>
            <w:tcBorders>
              <w:bottom w:val="single" w:sz="4" w:space="0" w:color="auto"/>
            </w:tcBorders>
            <w:shd w:val="clear" w:color="auto" w:fill="DBE5F1" w:themeFill="accent1" w:themeFillTint="33"/>
            <w:tcMar>
              <w:left w:w="43" w:type="dxa"/>
              <w:right w:w="43" w:type="dxa"/>
            </w:tcMar>
          </w:tcPr>
          <w:p w14:paraId="672CBF3E" w14:textId="77777777" w:rsidR="00824BC0" w:rsidRPr="00D65586" w:rsidRDefault="00824BC0" w:rsidP="00D212A7">
            <w:pPr>
              <w:keepNext/>
              <w:keepLines/>
              <w:jc w:val="right"/>
              <w:rPr>
                <w:rFonts w:asciiTheme="minorHAnsi" w:hAnsiTheme="minorHAnsi"/>
              </w:rPr>
            </w:pPr>
          </w:p>
        </w:tc>
        <w:tc>
          <w:tcPr>
            <w:tcW w:w="1267" w:type="dxa"/>
            <w:tcBorders>
              <w:bottom w:val="single" w:sz="4" w:space="0" w:color="auto"/>
            </w:tcBorders>
            <w:shd w:val="clear" w:color="auto" w:fill="DBE5F1" w:themeFill="accent1" w:themeFillTint="33"/>
          </w:tcPr>
          <w:p w14:paraId="3AB1AB41" w14:textId="77777777" w:rsidR="00824BC0" w:rsidRPr="00D65586" w:rsidRDefault="00824BC0" w:rsidP="00D212A7">
            <w:pPr>
              <w:keepNext/>
              <w:keepLines/>
              <w:jc w:val="right"/>
              <w:rPr>
                <w:rFonts w:asciiTheme="minorHAnsi" w:hAnsiTheme="minorHAnsi"/>
              </w:rPr>
            </w:pPr>
          </w:p>
        </w:tc>
        <w:tc>
          <w:tcPr>
            <w:tcW w:w="1169" w:type="dxa"/>
            <w:tcBorders>
              <w:bottom w:val="single" w:sz="4" w:space="0" w:color="auto"/>
            </w:tcBorders>
            <w:shd w:val="clear" w:color="auto" w:fill="DBE5F1" w:themeFill="accent1" w:themeFillTint="33"/>
            <w:tcMar>
              <w:left w:w="43" w:type="dxa"/>
              <w:right w:w="43" w:type="dxa"/>
            </w:tcMar>
          </w:tcPr>
          <w:p w14:paraId="4D03AE82" w14:textId="77777777" w:rsidR="00824BC0" w:rsidRPr="00D65586" w:rsidRDefault="00AF4606" w:rsidP="00D212A7">
            <w:pPr>
              <w:keepNext/>
              <w:keepLines/>
              <w:jc w:val="right"/>
              <w:rPr>
                <w:rFonts w:asciiTheme="minorHAnsi" w:hAnsiTheme="minorHAnsi"/>
              </w:rPr>
            </w:pPr>
            <w:r w:rsidRPr="00D65586">
              <w:rPr>
                <w:rFonts w:asciiTheme="minorHAnsi" w:hAnsiTheme="minorHAnsi"/>
              </w:rPr>
              <w:t>5</w:t>
            </w:r>
            <w:r w:rsidR="00EA041B">
              <w:rPr>
                <w:rFonts w:asciiTheme="minorHAnsi" w:hAnsiTheme="minorHAnsi"/>
              </w:rPr>
              <w:t>0</w:t>
            </w:r>
            <w:r w:rsidR="00824BC0" w:rsidRPr="00D65586">
              <w:rPr>
                <w:rFonts w:asciiTheme="minorHAnsi" w:hAnsiTheme="minorHAnsi"/>
              </w:rPr>
              <w:t>0,000</w:t>
            </w:r>
          </w:p>
        </w:tc>
      </w:tr>
      <w:tr w:rsidR="00824BC0" w:rsidRPr="00D65586" w14:paraId="5B83358B" w14:textId="77777777" w:rsidTr="008E4051">
        <w:trPr>
          <w:trHeight w:val="629"/>
          <w:jc w:val="center"/>
        </w:trPr>
        <w:tc>
          <w:tcPr>
            <w:tcW w:w="2515" w:type="dxa"/>
            <w:tcBorders>
              <w:bottom w:val="single" w:sz="4" w:space="0" w:color="auto"/>
            </w:tcBorders>
            <w:shd w:val="clear" w:color="auto" w:fill="FFFFFF" w:themeFill="background1"/>
            <w:vAlign w:val="center"/>
          </w:tcPr>
          <w:p w14:paraId="46D6998B" w14:textId="77777777" w:rsidR="00824BC0" w:rsidRPr="00D65586" w:rsidRDefault="00AE6BD6" w:rsidP="00D212A7">
            <w:pPr>
              <w:keepNext/>
              <w:keepLines/>
              <w:rPr>
                <w:rFonts w:asciiTheme="minorHAnsi" w:hAnsiTheme="minorHAnsi"/>
              </w:rPr>
            </w:pPr>
            <w:r w:rsidRPr="00D65586">
              <w:rPr>
                <w:rFonts w:asciiTheme="minorHAnsi" w:hAnsiTheme="minorHAnsi"/>
              </w:rPr>
              <w:t xml:space="preserve">D/A </w:t>
            </w:r>
            <w:r w:rsidR="009D1D5A" w:rsidRPr="00D65586">
              <w:rPr>
                <w:rFonts w:asciiTheme="minorHAnsi" w:hAnsiTheme="minorHAnsi"/>
              </w:rPr>
              <w:t>Engagement and System Analysis (C1)</w:t>
            </w:r>
          </w:p>
        </w:tc>
        <w:tc>
          <w:tcPr>
            <w:tcW w:w="1170" w:type="dxa"/>
            <w:tcBorders>
              <w:bottom w:val="single" w:sz="4" w:space="0" w:color="auto"/>
            </w:tcBorders>
            <w:shd w:val="clear" w:color="auto" w:fill="FFFFFF" w:themeFill="background1"/>
            <w:tcMar>
              <w:left w:w="43" w:type="dxa"/>
              <w:right w:w="43" w:type="dxa"/>
            </w:tcMar>
          </w:tcPr>
          <w:p w14:paraId="31CD3660" w14:textId="77777777" w:rsidR="00824BC0" w:rsidRPr="00D65586" w:rsidRDefault="00824BC0" w:rsidP="00D212A7">
            <w:pPr>
              <w:keepNext/>
              <w:keepLines/>
              <w:jc w:val="right"/>
              <w:rPr>
                <w:rFonts w:asciiTheme="minorHAnsi" w:hAnsiTheme="minorHAnsi"/>
              </w:rPr>
            </w:pPr>
            <w:r w:rsidRPr="00D65586">
              <w:rPr>
                <w:rFonts w:asciiTheme="minorHAnsi" w:hAnsiTheme="minorHAnsi"/>
              </w:rPr>
              <w:t>$</w:t>
            </w:r>
            <w:r w:rsidR="00AF4606" w:rsidRPr="00D65586">
              <w:rPr>
                <w:rFonts w:asciiTheme="minorHAnsi" w:hAnsiTheme="minorHAnsi"/>
              </w:rPr>
              <w:t>35</w:t>
            </w:r>
            <w:r w:rsidRPr="00D65586">
              <w:rPr>
                <w:rFonts w:asciiTheme="minorHAnsi" w:hAnsiTheme="minorHAnsi"/>
              </w:rPr>
              <w:t>0,000</w:t>
            </w:r>
          </w:p>
        </w:tc>
        <w:tc>
          <w:tcPr>
            <w:tcW w:w="1019" w:type="dxa"/>
            <w:tcBorders>
              <w:bottom w:val="single" w:sz="4" w:space="0" w:color="auto"/>
            </w:tcBorders>
            <w:shd w:val="clear" w:color="auto" w:fill="FFFFFF" w:themeFill="background1"/>
            <w:tcMar>
              <w:left w:w="43" w:type="dxa"/>
              <w:right w:w="43" w:type="dxa"/>
            </w:tcMar>
          </w:tcPr>
          <w:p w14:paraId="28ABC24A" w14:textId="1A1ECD81" w:rsidR="00824BC0" w:rsidRPr="00D65586" w:rsidRDefault="00EA041B" w:rsidP="00D212A7">
            <w:pPr>
              <w:keepNext/>
              <w:keepLines/>
              <w:jc w:val="right"/>
              <w:rPr>
                <w:rFonts w:asciiTheme="minorHAnsi" w:hAnsiTheme="minorHAnsi"/>
              </w:rPr>
            </w:pPr>
            <w:r>
              <w:rPr>
                <w:rFonts w:asciiTheme="minorHAnsi" w:hAnsiTheme="minorHAnsi"/>
              </w:rPr>
              <w:t>$1,2</w:t>
            </w:r>
            <w:r w:rsidR="00824BC0" w:rsidRPr="00D65586">
              <w:rPr>
                <w:rFonts w:asciiTheme="minorHAnsi" w:hAnsiTheme="minorHAnsi"/>
              </w:rPr>
              <w:t>00,000</w:t>
            </w:r>
          </w:p>
        </w:tc>
        <w:tc>
          <w:tcPr>
            <w:tcW w:w="1218" w:type="dxa"/>
            <w:tcBorders>
              <w:bottom w:val="single" w:sz="4" w:space="0" w:color="auto"/>
            </w:tcBorders>
            <w:shd w:val="clear" w:color="auto" w:fill="FFFFFF" w:themeFill="background1"/>
            <w:tcMar>
              <w:left w:w="43" w:type="dxa"/>
              <w:right w:w="43" w:type="dxa"/>
            </w:tcMar>
          </w:tcPr>
          <w:p w14:paraId="60495A50" w14:textId="77777777" w:rsidR="00824BC0" w:rsidRPr="00D65586" w:rsidRDefault="00EA041B" w:rsidP="00D212A7">
            <w:pPr>
              <w:keepNext/>
              <w:keepLines/>
              <w:jc w:val="right"/>
              <w:rPr>
                <w:rFonts w:asciiTheme="minorHAnsi" w:hAnsiTheme="minorHAnsi"/>
              </w:rPr>
            </w:pPr>
            <w:r>
              <w:rPr>
                <w:rFonts w:asciiTheme="minorHAnsi" w:hAnsiTheme="minorHAnsi"/>
              </w:rPr>
              <w:t>$1,0</w:t>
            </w:r>
            <w:r w:rsidR="00AF4606" w:rsidRPr="00D65586">
              <w:rPr>
                <w:rFonts w:asciiTheme="minorHAnsi" w:hAnsiTheme="minorHAnsi"/>
              </w:rPr>
              <w:t>00,000</w:t>
            </w:r>
          </w:p>
        </w:tc>
        <w:tc>
          <w:tcPr>
            <w:tcW w:w="1218" w:type="dxa"/>
            <w:tcBorders>
              <w:bottom w:val="single" w:sz="4" w:space="0" w:color="auto"/>
            </w:tcBorders>
            <w:shd w:val="clear" w:color="auto" w:fill="FFFFFF" w:themeFill="background1"/>
            <w:tcMar>
              <w:left w:w="43" w:type="dxa"/>
              <w:right w:w="43" w:type="dxa"/>
            </w:tcMar>
          </w:tcPr>
          <w:p w14:paraId="791A8933" w14:textId="77777777" w:rsidR="00824BC0" w:rsidRPr="00D65586" w:rsidRDefault="00EA041B" w:rsidP="00D212A7">
            <w:pPr>
              <w:keepNext/>
              <w:keepLines/>
              <w:jc w:val="right"/>
              <w:rPr>
                <w:rFonts w:asciiTheme="minorHAnsi" w:hAnsiTheme="minorHAnsi"/>
              </w:rPr>
            </w:pPr>
            <w:r>
              <w:rPr>
                <w:rFonts w:asciiTheme="minorHAnsi" w:hAnsiTheme="minorHAnsi"/>
              </w:rPr>
              <w:t>$1,0</w:t>
            </w:r>
            <w:r w:rsidR="00AF4606" w:rsidRPr="00D65586">
              <w:rPr>
                <w:rFonts w:asciiTheme="minorHAnsi" w:hAnsiTheme="minorHAnsi"/>
              </w:rPr>
              <w:t>00,000</w:t>
            </w:r>
          </w:p>
        </w:tc>
        <w:tc>
          <w:tcPr>
            <w:tcW w:w="1218" w:type="dxa"/>
            <w:tcBorders>
              <w:bottom w:val="single" w:sz="4" w:space="0" w:color="auto"/>
            </w:tcBorders>
            <w:shd w:val="clear" w:color="auto" w:fill="FFFFFF" w:themeFill="background1"/>
            <w:tcMar>
              <w:left w:w="43" w:type="dxa"/>
              <w:right w:w="43" w:type="dxa"/>
            </w:tcMar>
          </w:tcPr>
          <w:p w14:paraId="0A0E5713" w14:textId="77777777" w:rsidR="00824BC0" w:rsidRPr="00D65586" w:rsidRDefault="00EA041B" w:rsidP="00D212A7">
            <w:pPr>
              <w:keepNext/>
              <w:keepLines/>
              <w:jc w:val="right"/>
              <w:rPr>
                <w:rFonts w:asciiTheme="minorHAnsi" w:hAnsiTheme="minorHAnsi"/>
              </w:rPr>
            </w:pPr>
            <w:r>
              <w:rPr>
                <w:rFonts w:asciiTheme="minorHAnsi" w:hAnsiTheme="minorHAnsi"/>
              </w:rPr>
              <w:t>$1,0</w:t>
            </w:r>
            <w:r w:rsidR="00AF4606" w:rsidRPr="00D65586">
              <w:rPr>
                <w:rFonts w:asciiTheme="minorHAnsi" w:hAnsiTheme="minorHAnsi"/>
              </w:rPr>
              <w:t>00,000</w:t>
            </w:r>
          </w:p>
        </w:tc>
        <w:tc>
          <w:tcPr>
            <w:tcW w:w="1267" w:type="dxa"/>
            <w:tcBorders>
              <w:bottom w:val="single" w:sz="4" w:space="0" w:color="auto"/>
            </w:tcBorders>
            <w:shd w:val="clear" w:color="auto" w:fill="FFFFFF" w:themeFill="background1"/>
          </w:tcPr>
          <w:p w14:paraId="632F3CF5" w14:textId="2ABE8E9A" w:rsidR="00824BC0" w:rsidRPr="00D65586" w:rsidRDefault="00117208" w:rsidP="00D212A7">
            <w:pPr>
              <w:keepNext/>
              <w:keepLines/>
              <w:jc w:val="right"/>
              <w:rPr>
                <w:rFonts w:asciiTheme="minorHAnsi" w:hAnsiTheme="minorHAnsi"/>
              </w:rPr>
            </w:pPr>
            <w:r w:rsidRPr="00D65586">
              <w:rPr>
                <w:rFonts w:asciiTheme="minorHAnsi" w:hAnsiTheme="minorHAnsi"/>
                <w:noProof/>
                <w:sz w:val="22"/>
                <w:szCs w:val="22"/>
              </w:rPr>
              <mc:AlternateContent>
                <mc:Choice Requires="wps">
                  <w:drawing>
                    <wp:anchor distT="0" distB="0" distL="114300" distR="114300" simplePos="0" relativeHeight="251662336" behindDoc="0" locked="0" layoutInCell="1" allowOverlap="1" wp14:anchorId="1A5DB1F7" wp14:editId="2614018F">
                      <wp:simplePos x="0" y="0"/>
                      <wp:positionH relativeFrom="column">
                        <wp:posOffset>-3569970</wp:posOffset>
                      </wp:positionH>
                      <wp:positionV relativeFrom="paragraph">
                        <wp:posOffset>200660</wp:posOffset>
                      </wp:positionV>
                      <wp:extent cx="4295955" cy="146649"/>
                      <wp:effectExtent l="0" t="0" r="28575" b="25400"/>
                      <wp:wrapNone/>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95955" cy="146649"/>
                              </a:xfrm>
                              <a:prstGeom prst="rect">
                                <a:avLst/>
                              </a:prstGeom>
                              <a:solidFill>
                                <a:schemeClr val="bg1">
                                  <a:lumMod val="5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F26AC1" id="Rectangle 49" o:spid="_x0000_s1026" style="position:absolute;margin-left:-281.1pt;margin-top:15.8pt;width:338.25pt;height:11.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" fillcolor="#7f7f7f [1612]"/>
                  </w:pict>
                </mc:Fallback>
              </mc:AlternateContent>
            </w:r>
            <w:r w:rsidR="00EA041B">
              <w:rPr>
                <w:rFonts w:asciiTheme="minorHAnsi" w:hAnsiTheme="minorHAnsi"/>
              </w:rPr>
              <w:t>$1,0</w:t>
            </w:r>
            <w:r w:rsidR="00AF4606" w:rsidRPr="00D65586">
              <w:rPr>
                <w:rFonts w:asciiTheme="minorHAnsi" w:hAnsiTheme="minorHAnsi"/>
              </w:rPr>
              <w:t>00,000</w:t>
            </w:r>
          </w:p>
        </w:tc>
        <w:tc>
          <w:tcPr>
            <w:tcW w:w="1169" w:type="dxa"/>
            <w:tcBorders>
              <w:bottom w:val="single" w:sz="4" w:space="0" w:color="auto"/>
            </w:tcBorders>
            <w:shd w:val="clear" w:color="auto" w:fill="FFFFFF" w:themeFill="background1"/>
            <w:tcMar>
              <w:left w:w="43" w:type="dxa"/>
              <w:right w:w="43" w:type="dxa"/>
            </w:tcMar>
          </w:tcPr>
          <w:p w14:paraId="264260AB" w14:textId="786C9EF7" w:rsidR="00824BC0" w:rsidRPr="00D65586" w:rsidRDefault="00824BC0" w:rsidP="007368E1">
            <w:pPr>
              <w:keepNext/>
              <w:keepLines/>
              <w:jc w:val="right"/>
              <w:rPr>
                <w:rFonts w:asciiTheme="minorHAnsi" w:hAnsiTheme="minorHAnsi"/>
              </w:rPr>
            </w:pPr>
            <w:r w:rsidRPr="00D65586">
              <w:rPr>
                <w:rFonts w:asciiTheme="minorHAnsi" w:hAnsiTheme="minorHAnsi"/>
              </w:rPr>
              <w:t>$</w:t>
            </w:r>
            <w:r w:rsidR="007368E1">
              <w:rPr>
                <w:rFonts w:asciiTheme="minorHAnsi" w:hAnsiTheme="minorHAnsi"/>
              </w:rPr>
              <w:t>5,550,000</w:t>
            </w:r>
          </w:p>
        </w:tc>
      </w:tr>
      <w:tr w:rsidR="00824BC0" w:rsidRPr="00D65586" w14:paraId="637CE27C" w14:textId="77777777" w:rsidTr="008E4051">
        <w:trPr>
          <w:trHeight w:val="620"/>
          <w:jc w:val="center"/>
        </w:trPr>
        <w:tc>
          <w:tcPr>
            <w:tcW w:w="2515" w:type="dxa"/>
            <w:tcBorders>
              <w:bottom w:val="single" w:sz="4" w:space="0" w:color="auto"/>
            </w:tcBorders>
            <w:shd w:val="clear" w:color="auto" w:fill="DBE5F1" w:themeFill="accent1" w:themeFillTint="33"/>
            <w:vAlign w:val="center"/>
          </w:tcPr>
          <w:p w14:paraId="53AA02E4" w14:textId="77777777" w:rsidR="00824BC0" w:rsidRPr="00D65586" w:rsidRDefault="00AE6BD6" w:rsidP="00AF4606">
            <w:pPr>
              <w:keepNext/>
              <w:keepLines/>
              <w:rPr>
                <w:rFonts w:asciiTheme="minorHAnsi" w:hAnsiTheme="minorHAnsi"/>
              </w:rPr>
            </w:pPr>
            <w:r w:rsidRPr="00D65586">
              <w:rPr>
                <w:rFonts w:asciiTheme="minorHAnsi" w:hAnsiTheme="minorHAnsi"/>
              </w:rPr>
              <w:lastRenderedPageBreak/>
              <w:t>Architecture</w:t>
            </w:r>
            <w:r w:rsidR="00AF4606" w:rsidRPr="00D65586">
              <w:rPr>
                <w:rFonts w:asciiTheme="minorHAnsi" w:hAnsiTheme="minorHAnsi"/>
              </w:rPr>
              <w:t>, Test beds</w:t>
            </w:r>
            <w:r w:rsidR="00B335EE" w:rsidRPr="00D65586">
              <w:rPr>
                <w:rFonts w:asciiTheme="minorHAnsi" w:hAnsiTheme="minorHAnsi"/>
              </w:rPr>
              <w:t>, Continuous Update/Assessment</w:t>
            </w:r>
            <w:r w:rsidR="00AF4606" w:rsidRPr="00D65586">
              <w:rPr>
                <w:rFonts w:asciiTheme="minorHAnsi" w:hAnsiTheme="minorHAnsi"/>
              </w:rPr>
              <w:t xml:space="preserve">, Implementation </w:t>
            </w:r>
            <w:r w:rsidR="005B4A78" w:rsidRPr="00D65586">
              <w:rPr>
                <w:rFonts w:asciiTheme="minorHAnsi" w:hAnsiTheme="minorHAnsi"/>
              </w:rPr>
              <w:t>(C2</w:t>
            </w:r>
            <w:r w:rsidR="00AF4606" w:rsidRPr="00D65586">
              <w:rPr>
                <w:rFonts w:asciiTheme="minorHAnsi" w:hAnsiTheme="minorHAnsi"/>
              </w:rPr>
              <w:t>, C3, C4</w:t>
            </w:r>
            <w:r w:rsidR="005B4A78" w:rsidRPr="00D65586">
              <w:rPr>
                <w:rFonts w:asciiTheme="minorHAnsi" w:hAnsiTheme="minorHAnsi"/>
              </w:rPr>
              <w:t>)</w:t>
            </w:r>
          </w:p>
        </w:tc>
        <w:tc>
          <w:tcPr>
            <w:tcW w:w="1170" w:type="dxa"/>
            <w:tcBorders>
              <w:bottom w:val="single" w:sz="4" w:space="0" w:color="auto"/>
            </w:tcBorders>
            <w:shd w:val="clear" w:color="auto" w:fill="DBE5F1" w:themeFill="accent1" w:themeFillTint="33"/>
            <w:tcMar>
              <w:left w:w="43" w:type="dxa"/>
              <w:right w:w="43" w:type="dxa"/>
            </w:tcMar>
          </w:tcPr>
          <w:p w14:paraId="3C3DC629" w14:textId="7FEBC15D" w:rsidR="00824BC0" w:rsidRPr="00D65586" w:rsidRDefault="00117208" w:rsidP="00117208">
            <w:pPr>
              <w:keepNext/>
              <w:keepLines/>
              <w:jc w:val="right"/>
              <w:rPr>
                <w:rFonts w:asciiTheme="minorHAnsi" w:hAnsiTheme="minorHAnsi"/>
              </w:rPr>
            </w:pPr>
            <w:r w:rsidRPr="00D65586">
              <w:rPr>
                <w:rFonts w:asciiTheme="minorHAnsi" w:hAnsiTheme="minorHAnsi"/>
                <w:noProof/>
                <w:sz w:val="22"/>
                <w:szCs w:val="22"/>
              </w:rPr>
              <mc:AlternateContent>
                <mc:Choice Requires="wps">
                  <w:drawing>
                    <wp:anchor distT="0" distB="0" distL="114300" distR="114300" simplePos="0" relativeHeight="251660288" behindDoc="0" locked="0" layoutInCell="1" allowOverlap="1" wp14:anchorId="4C20B033" wp14:editId="30946BC3">
                      <wp:simplePos x="0" y="0"/>
                      <wp:positionH relativeFrom="column">
                        <wp:posOffset>208915</wp:posOffset>
                      </wp:positionH>
                      <wp:positionV relativeFrom="paragraph">
                        <wp:posOffset>227330</wp:posOffset>
                      </wp:positionV>
                      <wp:extent cx="4269740" cy="154940"/>
                      <wp:effectExtent l="0" t="0" r="16510" b="16510"/>
                      <wp:wrapNone/>
                      <wp:docPr id="8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69740" cy="154940"/>
                              </a:xfrm>
                              <a:prstGeom prst="rect">
                                <a:avLst/>
                              </a:prstGeom>
                              <a:solidFill>
                                <a:schemeClr val="bg1">
                                  <a:lumMod val="5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2C68BE" id="Rectangle 88" o:spid="_x0000_s1026" style="position:absolute;margin-left:16.45pt;margin-top:17.9pt;width:336.2pt;height:1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" fillcolor="#7f7f7f [1612]"/>
                  </w:pict>
                </mc:Fallback>
              </mc:AlternateContent>
            </w:r>
            <w:r w:rsidR="00AF4606" w:rsidRPr="00D65586">
              <w:rPr>
                <w:rFonts w:asciiTheme="minorHAnsi" w:hAnsiTheme="minorHAnsi"/>
              </w:rPr>
              <w:t>$6,</w:t>
            </w:r>
            <w:r>
              <w:rPr>
                <w:rFonts w:asciiTheme="minorHAnsi" w:hAnsiTheme="minorHAnsi"/>
              </w:rPr>
              <w:t>435,131</w:t>
            </w:r>
          </w:p>
        </w:tc>
        <w:tc>
          <w:tcPr>
            <w:tcW w:w="1019" w:type="dxa"/>
            <w:tcBorders>
              <w:bottom w:val="single" w:sz="4" w:space="0" w:color="auto"/>
            </w:tcBorders>
            <w:shd w:val="clear" w:color="auto" w:fill="DBE5F1" w:themeFill="accent1" w:themeFillTint="33"/>
            <w:tcMar>
              <w:left w:w="43" w:type="dxa"/>
              <w:right w:w="43" w:type="dxa"/>
            </w:tcMar>
          </w:tcPr>
          <w:p w14:paraId="28E7EADD" w14:textId="7373DDEC" w:rsidR="00824BC0" w:rsidRPr="00D65586" w:rsidRDefault="00EA041B" w:rsidP="00BA09DB">
            <w:pPr>
              <w:keepNext/>
              <w:keepLines/>
              <w:jc w:val="right"/>
              <w:rPr>
                <w:rFonts w:asciiTheme="minorHAnsi" w:hAnsiTheme="minorHAnsi"/>
              </w:rPr>
            </w:pPr>
            <w:r>
              <w:rPr>
                <w:rFonts w:asciiTheme="minorHAnsi" w:hAnsiTheme="minorHAnsi"/>
              </w:rPr>
              <w:t>$</w:t>
            </w:r>
            <w:r w:rsidR="00BA09DB">
              <w:rPr>
                <w:rFonts w:asciiTheme="minorHAnsi" w:hAnsiTheme="minorHAnsi"/>
              </w:rPr>
              <w:t>6,505,259</w:t>
            </w:r>
          </w:p>
        </w:tc>
        <w:tc>
          <w:tcPr>
            <w:tcW w:w="1218" w:type="dxa"/>
            <w:tcBorders>
              <w:bottom w:val="single" w:sz="4" w:space="0" w:color="auto"/>
            </w:tcBorders>
            <w:shd w:val="clear" w:color="auto" w:fill="DBE5F1" w:themeFill="accent1" w:themeFillTint="33"/>
            <w:tcMar>
              <w:left w:w="43" w:type="dxa"/>
              <w:right w:w="43" w:type="dxa"/>
            </w:tcMar>
          </w:tcPr>
          <w:p w14:paraId="6429DD33" w14:textId="72F3E34F" w:rsidR="00824BC0" w:rsidRPr="00D65586" w:rsidRDefault="00E252EF" w:rsidP="00BA09DB">
            <w:pPr>
              <w:keepNext/>
              <w:keepLines/>
              <w:jc w:val="right"/>
              <w:rPr>
                <w:rFonts w:asciiTheme="minorHAnsi" w:hAnsiTheme="minorHAnsi"/>
              </w:rPr>
            </w:pPr>
            <w:r>
              <w:rPr>
                <w:rFonts w:asciiTheme="minorHAnsi" w:hAnsiTheme="minorHAnsi"/>
              </w:rPr>
              <w:t>$7,</w:t>
            </w:r>
            <w:r w:rsidR="00BA09DB">
              <w:rPr>
                <w:rFonts w:asciiTheme="minorHAnsi" w:hAnsiTheme="minorHAnsi"/>
              </w:rPr>
              <w:t>536,308</w:t>
            </w:r>
          </w:p>
        </w:tc>
        <w:tc>
          <w:tcPr>
            <w:tcW w:w="1218" w:type="dxa"/>
            <w:tcBorders>
              <w:bottom w:val="single" w:sz="4" w:space="0" w:color="auto"/>
            </w:tcBorders>
            <w:shd w:val="clear" w:color="auto" w:fill="DBE5F1" w:themeFill="accent1" w:themeFillTint="33"/>
            <w:tcMar>
              <w:left w:w="43" w:type="dxa"/>
              <w:right w:w="43" w:type="dxa"/>
            </w:tcMar>
          </w:tcPr>
          <w:p w14:paraId="3517E138" w14:textId="6F8607AD" w:rsidR="00824BC0" w:rsidRPr="00D65586" w:rsidRDefault="00E252EF" w:rsidP="00BA09DB">
            <w:pPr>
              <w:keepNext/>
              <w:keepLines/>
              <w:jc w:val="right"/>
              <w:rPr>
                <w:rFonts w:asciiTheme="minorHAnsi" w:hAnsiTheme="minorHAnsi"/>
              </w:rPr>
            </w:pPr>
            <w:r>
              <w:rPr>
                <w:rFonts w:asciiTheme="minorHAnsi" w:hAnsiTheme="minorHAnsi"/>
              </w:rPr>
              <w:t>$7,</w:t>
            </w:r>
            <w:r w:rsidR="00BA09DB">
              <w:rPr>
                <w:rFonts w:asciiTheme="minorHAnsi" w:hAnsiTheme="minorHAnsi"/>
              </w:rPr>
              <w:t>536,308</w:t>
            </w:r>
          </w:p>
        </w:tc>
        <w:tc>
          <w:tcPr>
            <w:tcW w:w="1218" w:type="dxa"/>
            <w:tcBorders>
              <w:bottom w:val="single" w:sz="4" w:space="0" w:color="auto"/>
            </w:tcBorders>
            <w:shd w:val="clear" w:color="auto" w:fill="DBE5F1" w:themeFill="accent1" w:themeFillTint="33"/>
            <w:tcMar>
              <w:left w:w="43" w:type="dxa"/>
              <w:right w:w="43" w:type="dxa"/>
            </w:tcMar>
          </w:tcPr>
          <w:p w14:paraId="7027E633" w14:textId="62047CDB" w:rsidR="00824BC0" w:rsidRPr="00D65586" w:rsidRDefault="00E252EF" w:rsidP="00BA09DB">
            <w:pPr>
              <w:keepNext/>
              <w:keepLines/>
              <w:jc w:val="right"/>
              <w:rPr>
                <w:rFonts w:asciiTheme="minorHAnsi" w:hAnsiTheme="minorHAnsi"/>
              </w:rPr>
            </w:pPr>
            <w:r>
              <w:rPr>
                <w:rFonts w:asciiTheme="minorHAnsi" w:hAnsiTheme="minorHAnsi"/>
              </w:rPr>
              <w:t>$7,</w:t>
            </w:r>
            <w:r w:rsidR="00BA09DB">
              <w:rPr>
                <w:rFonts w:asciiTheme="minorHAnsi" w:hAnsiTheme="minorHAnsi"/>
              </w:rPr>
              <w:t>536,308</w:t>
            </w:r>
          </w:p>
        </w:tc>
        <w:tc>
          <w:tcPr>
            <w:tcW w:w="1267" w:type="dxa"/>
            <w:tcBorders>
              <w:bottom w:val="single" w:sz="4" w:space="0" w:color="auto"/>
            </w:tcBorders>
            <w:shd w:val="clear" w:color="auto" w:fill="DBE5F1" w:themeFill="accent1" w:themeFillTint="33"/>
          </w:tcPr>
          <w:p w14:paraId="45B72FF5" w14:textId="624AD9F5" w:rsidR="00824BC0" w:rsidRPr="00D65586" w:rsidRDefault="00E252EF" w:rsidP="00BA09DB">
            <w:pPr>
              <w:keepNext/>
              <w:keepLines/>
              <w:jc w:val="right"/>
              <w:rPr>
                <w:rFonts w:asciiTheme="minorHAnsi" w:hAnsiTheme="minorHAnsi"/>
              </w:rPr>
            </w:pPr>
            <w:r>
              <w:rPr>
                <w:rFonts w:asciiTheme="minorHAnsi" w:hAnsiTheme="minorHAnsi"/>
              </w:rPr>
              <w:t>$7,</w:t>
            </w:r>
            <w:r w:rsidR="00BA09DB">
              <w:rPr>
                <w:rFonts w:asciiTheme="minorHAnsi" w:hAnsiTheme="minorHAnsi"/>
              </w:rPr>
              <w:t>536,308</w:t>
            </w:r>
          </w:p>
        </w:tc>
        <w:tc>
          <w:tcPr>
            <w:tcW w:w="1169" w:type="dxa"/>
            <w:tcBorders>
              <w:bottom w:val="single" w:sz="4" w:space="0" w:color="auto"/>
            </w:tcBorders>
            <w:shd w:val="clear" w:color="auto" w:fill="DBE5F1" w:themeFill="accent1" w:themeFillTint="33"/>
            <w:tcMar>
              <w:left w:w="43" w:type="dxa"/>
              <w:right w:w="43" w:type="dxa"/>
            </w:tcMar>
          </w:tcPr>
          <w:p w14:paraId="1FB7A68B" w14:textId="1906A683" w:rsidR="00824BC0" w:rsidRPr="00D65586" w:rsidRDefault="00E252EF" w:rsidP="00BA09DB">
            <w:pPr>
              <w:keepNext/>
              <w:keepLines/>
              <w:jc w:val="right"/>
              <w:rPr>
                <w:rFonts w:asciiTheme="minorHAnsi" w:hAnsiTheme="minorHAnsi"/>
              </w:rPr>
            </w:pPr>
            <w:r>
              <w:rPr>
                <w:rFonts w:asciiTheme="minorHAnsi" w:hAnsiTheme="minorHAnsi"/>
              </w:rPr>
              <w:t>$</w:t>
            </w:r>
            <w:r w:rsidR="00BA09DB">
              <w:rPr>
                <w:rFonts w:asciiTheme="minorHAnsi" w:hAnsiTheme="minorHAnsi"/>
              </w:rPr>
              <w:t>43,085,622</w:t>
            </w:r>
          </w:p>
        </w:tc>
      </w:tr>
      <w:tr w:rsidR="00824BC0" w:rsidRPr="00D65586" w14:paraId="73820997" w14:textId="77777777" w:rsidTr="008E4051">
        <w:trPr>
          <w:trHeight w:val="350"/>
          <w:jc w:val="center"/>
        </w:trPr>
        <w:tc>
          <w:tcPr>
            <w:tcW w:w="2515" w:type="dxa"/>
            <w:shd w:val="clear" w:color="auto" w:fill="DDD9C3" w:themeFill="background2" w:themeFillShade="E6"/>
            <w:vAlign w:val="center"/>
          </w:tcPr>
          <w:p w14:paraId="49098D88" w14:textId="77777777" w:rsidR="00824BC0" w:rsidRPr="00D65586" w:rsidRDefault="00824BC0" w:rsidP="00D212A7">
            <w:pPr>
              <w:keepNext/>
              <w:keepLines/>
              <w:rPr>
                <w:rFonts w:asciiTheme="minorHAnsi" w:hAnsiTheme="minorHAnsi"/>
                <w:b/>
              </w:rPr>
            </w:pPr>
            <w:r w:rsidRPr="00D65586">
              <w:rPr>
                <w:rFonts w:asciiTheme="minorHAnsi" w:hAnsiTheme="minorHAnsi"/>
                <w:b/>
              </w:rPr>
              <w:t>Total</w:t>
            </w:r>
            <w:r w:rsidR="00944D31" w:rsidRPr="00D65586">
              <w:rPr>
                <w:rFonts w:asciiTheme="minorHAnsi" w:hAnsiTheme="minorHAnsi"/>
                <w:b/>
              </w:rPr>
              <w:t xml:space="preserve"> Executable</w:t>
            </w:r>
          </w:p>
        </w:tc>
        <w:tc>
          <w:tcPr>
            <w:tcW w:w="1170" w:type="dxa"/>
            <w:shd w:val="clear" w:color="auto" w:fill="DDD9C3" w:themeFill="background2" w:themeFillShade="E6"/>
            <w:tcMar>
              <w:left w:w="43" w:type="dxa"/>
              <w:right w:w="43" w:type="dxa"/>
            </w:tcMar>
            <w:vAlign w:val="center"/>
          </w:tcPr>
          <w:p w14:paraId="0E87761F" w14:textId="5E3DC867" w:rsidR="00824BC0" w:rsidRPr="00D65586" w:rsidRDefault="00824BC0" w:rsidP="00275E8C">
            <w:pPr>
              <w:keepNext/>
              <w:keepLines/>
              <w:jc w:val="right"/>
              <w:rPr>
                <w:rFonts w:asciiTheme="minorHAnsi" w:hAnsiTheme="minorHAnsi"/>
                <w:b/>
              </w:rPr>
            </w:pPr>
            <w:r w:rsidRPr="00D65586">
              <w:rPr>
                <w:rFonts w:asciiTheme="minorHAnsi" w:hAnsiTheme="minorHAnsi"/>
                <w:b/>
              </w:rPr>
              <w:t>$</w:t>
            </w:r>
            <w:r w:rsidR="00275E8C">
              <w:rPr>
                <w:rFonts w:asciiTheme="minorHAnsi" w:hAnsiTheme="minorHAnsi"/>
                <w:b/>
              </w:rPr>
              <w:t>10,000,000</w:t>
            </w:r>
          </w:p>
        </w:tc>
        <w:tc>
          <w:tcPr>
            <w:tcW w:w="1019" w:type="dxa"/>
            <w:shd w:val="clear" w:color="auto" w:fill="DDD9C3" w:themeFill="background2" w:themeFillShade="E6"/>
            <w:tcMar>
              <w:left w:w="43" w:type="dxa"/>
              <w:right w:w="43" w:type="dxa"/>
            </w:tcMar>
            <w:vAlign w:val="center"/>
          </w:tcPr>
          <w:p w14:paraId="7DCB4352" w14:textId="4A9DC06A" w:rsidR="00824BC0" w:rsidRPr="00D65586" w:rsidRDefault="00944D31" w:rsidP="00275E8C">
            <w:pPr>
              <w:keepNext/>
              <w:keepLines/>
              <w:jc w:val="right"/>
              <w:rPr>
                <w:rFonts w:asciiTheme="minorHAnsi" w:hAnsiTheme="minorHAnsi"/>
                <w:b/>
              </w:rPr>
            </w:pPr>
            <w:r w:rsidRPr="00D65586">
              <w:rPr>
                <w:rFonts w:asciiTheme="minorHAnsi" w:hAnsiTheme="minorHAnsi"/>
                <w:b/>
              </w:rPr>
              <w:t>$9,</w:t>
            </w:r>
            <w:r w:rsidR="00275E8C">
              <w:rPr>
                <w:rFonts w:asciiTheme="minorHAnsi" w:hAnsiTheme="minorHAnsi"/>
                <w:b/>
              </w:rPr>
              <w:t>999,690</w:t>
            </w:r>
          </w:p>
        </w:tc>
        <w:tc>
          <w:tcPr>
            <w:tcW w:w="1218" w:type="dxa"/>
            <w:shd w:val="clear" w:color="auto" w:fill="DDD9C3" w:themeFill="background2" w:themeFillShade="E6"/>
            <w:tcMar>
              <w:left w:w="43" w:type="dxa"/>
              <w:right w:w="43" w:type="dxa"/>
            </w:tcMar>
            <w:vAlign w:val="center"/>
          </w:tcPr>
          <w:p w14:paraId="79E2AC9A" w14:textId="2AA3AAD1" w:rsidR="00824BC0" w:rsidRPr="00D65586" w:rsidRDefault="00944D31" w:rsidP="00275E8C">
            <w:pPr>
              <w:keepNext/>
              <w:keepLines/>
              <w:jc w:val="right"/>
              <w:rPr>
                <w:rFonts w:asciiTheme="minorHAnsi" w:hAnsiTheme="minorHAnsi"/>
                <w:b/>
              </w:rPr>
            </w:pPr>
            <w:r w:rsidRPr="00D65586">
              <w:rPr>
                <w:rFonts w:asciiTheme="minorHAnsi" w:hAnsiTheme="minorHAnsi"/>
                <w:b/>
              </w:rPr>
              <w:t>$</w:t>
            </w:r>
            <w:r w:rsidR="00275E8C">
              <w:rPr>
                <w:rFonts w:asciiTheme="minorHAnsi" w:hAnsiTheme="minorHAnsi"/>
                <w:b/>
              </w:rPr>
              <w:t>10</w:t>
            </w:r>
            <w:r w:rsidRPr="00D65586">
              <w:rPr>
                <w:rFonts w:asciiTheme="minorHAnsi" w:hAnsiTheme="minorHAnsi"/>
                <w:b/>
              </w:rPr>
              <w:t>,</w:t>
            </w:r>
            <w:r w:rsidR="00275E8C">
              <w:rPr>
                <w:rFonts w:asciiTheme="minorHAnsi" w:hAnsiTheme="minorHAnsi"/>
                <w:b/>
              </w:rPr>
              <w:t>000,</w:t>
            </w:r>
            <w:r w:rsidRPr="00D65586">
              <w:rPr>
                <w:rFonts w:asciiTheme="minorHAnsi" w:hAnsiTheme="minorHAnsi"/>
                <w:b/>
              </w:rPr>
              <w:t>000</w:t>
            </w:r>
          </w:p>
        </w:tc>
        <w:tc>
          <w:tcPr>
            <w:tcW w:w="1218" w:type="dxa"/>
            <w:shd w:val="clear" w:color="auto" w:fill="DDD9C3" w:themeFill="background2" w:themeFillShade="E6"/>
            <w:tcMar>
              <w:left w:w="43" w:type="dxa"/>
              <w:right w:w="43" w:type="dxa"/>
            </w:tcMar>
            <w:vAlign w:val="center"/>
          </w:tcPr>
          <w:p w14:paraId="08048E0E" w14:textId="2321DC07" w:rsidR="00824BC0" w:rsidRPr="00D65586" w:rsidRDefault="00B335EE" w:rsidP="00275E8C">
            <w:pPr>
              <w:keepNext/>
              <w:keepLines/>
              <w:jc w:val="right"/>
              <w:rPr>
                <w:rFonts w:asciiTheme="minorHAnsi" w:hAnsiTheme="minorHAnsi"/>
                <w:b/>
              </w:rPr>
            </w:pPr>
            <w:r w:rsidRPr="00D65586">
              <w:rPr>
                <w:rFonts w:asciiTheme="minorHAnsi" w:hAnsiTheme="minorHAnsi"/>
                <w:b/>
              </w:rPr>
              <w:t>$</w:t>
            </w:r>
            <w:r w:rsidR="00275E8C">
              <w:rPr>
                <w:rFonts w:asciiTheme="minorHAnsi" w:hAnsiTheme="minorHAnsi"/>
                <w:b/>
              </w:rPr>
              <w:t>10,000,000</w:t>
            </w:r>
          </w:p>
        </w:tc>
        <w:tc>
          <w:tcPr>
            <w:tcW w:w="1218" w:type="dxa"/>
            <w:shd w:val="clear" w:color="auto" w:fill="DDD9C3" w:themeFill="background2" w:themeFillShade="E6"/>
            <w:tcMar>
              <w:left w:w="43" w:type="dxa"/>
              <w:right w:w="43" w:type="dxa"/>
            </w:tcMar>
            <w:vAlign w:val="center"/>
          </w:tcPr>
          <w:p w14:paraId="31CA572C" w14:textId="34025E15" w:rsidR="00824BC0" w:rsidRPr="00D65586" w:rsidRDefault="00B335EE" w:rsidP="00275E8C">
            <w:pPr>
              <w:keepNext/>
              <w:keepLines/>
              <w:jc w:val="right"/>
              <w:rPr>
                <w:rFonts w:asciiTheme="minorHAnsi" w:hAnsiTheme="minorHAnsi"/>
                <w:b/>
              </w:rPr>
            </w:pPr>
            <w:r w:rsidRPr="00D65586">
              <w:rPr>
                <w:rFonts w:asciiTheme="minorHAnsi" w:hAnsiTheme="minorHAnsi"/>
                <w:b/>
              </w:rPr>
              <w:t>$</w:t>
            </w:r>
            <w:r w:rsidR="00275E8C">
              <w:rPr>
                <w:rFonts w:asciiTheme="minorHAnsi" w:hAnsiTheme="minorHAnsi"/>
                <w:b/>
              </w:rPr>
              <w:t>10,000,000</w:t>
            </w:r>
          </w:p>
        </w:tc>
        <w:tc>
          <w:tcPr>
            <w:tcW w:w="1267" w:type="dxa"/>
            <w:shd w:val="clear" w:color="auto" w:fill="DDD9C3" w:themeFill="background2" w:themeFillShade="E6"/>
            <w:vAlign w:val="center"/>
          </w:tcPr>
          <w:p w14:paraId="3A7F13A4" w14:textId="2523C474" w:rsidR="00824BC0" w:rsidRPr="00D65586" w:rsidRDefault="00B335EE" w:rsidP="00275E8C">
            <w:pPr>
              <w:keepNext/>
              <w:keepLines/>
              <w:jc w:val="center"/>
              <w:rPr>
                <w:rFonts w:asciiTheme="minorHAnsi" w:hAnsiTheme="minorHAnsi"/>
              </w:rPr>
            </w:pPr>
            <w:r w:rsidRPr="00D65586">
              <w:rPr>
                <w:rFonts w:asciiTheme="minorHAnsi" w:hAnsiTheme="minorHAnsi"/>
                <w:b/>
              </w:rPr>
              <w:t>$</w:t>
            </w:r>
            <w:r w:rsidR="00275E8C">
              <w:rPr>
                <w:rFonts w:asciiTheme="minorHAnsi" w:hAnsiTheme="minorHAnsi"/>
                <w:b/>
              </w:rPr>
              <w:t>10,000,000</w:t>
            </w:r>
          </w:p>
        </w:tc>
        <w:tc>
          <w:tcPr>
            <w:tcW w:w="1169" w:type="dxa"/>
            <w:shd w:val="clear" w:color="auto" w:fill="DDD9C3" w:themeFill="background2" w:themeFillShade="E6"/>
            <w:tcMar>
              <w:left w:w="43" w:type="dxa"/>
              <w:right w:w="43" w:type="dxa"/>
            </w:tcMar>
            <w:vAlign w:val="center"/>
          </w:tcPr>
          <w:p w14:paraId="3821608E" w14:textId="3988F1ED" w:rsidR="00824BC0" w:rsidRPr="00D65586" w:rsidRDefault="00B335EE" w:rsidP="00D212A7">
            <w:pPr>
              <w:keepNext/>
              <w:keepLines/>
              <w:jc w:val="right"/>
              <w:rPr>
                <w:rFonts w:asciiTheme="minorHAnsi" w:hAnsiTheme="minorHAnsi"/>
                <w:b/>
              </w:rPr>
            </w:pPr>
            <w:r w:rsidRPr="00D65586">
              <w:rPr>
                <w:rFonts w:asciiTheme="minorHAnsi" w:hAnsiTheme="minorHAnsi"/>
                <w:b/>
              </w:rPr>
              <w:t>$</w:t>
            </w:r>
            <w:r w:rsidR="00D12223">
              <w:rPr>
                <w:rFonts w:asciiTheme="minorHAnsi" w:hAnsiTheme="minorHAnsi"/>
                <w:b/>
              </w:rPr>
              <w:t>59</w:t>
            </w:r>
            <w:r w:rsidR="00AD5E6F">
              <w:rPr>
                <w:rFonts w:asciiTheme="minorHAnsi" w:hAnsiTheme="minorHAnsi"/>
                <w:b/>
              </w:rPr>
              <w:t>,999,69</w:t>
            </w:r>
            <w:r w:rsidRPr="00D65586">
              <w:rPr>
                <w:rFonts w:asciiTheme="minorHAnsi" w:hAnsiTheme="minorHAnsi"/>
                <w:b/>
              </w:rPr>
              <w:t>0</w:t>
            </w:r>
          </w:p>
        </w:tc>
      </w:tr>
    </w:tbl>
    <w:p w14:paraId="1CC56419" w14:textId="6E2902BB" w:rsidR="002229A0" w:rsidRDefault="00117208" w:rsidP="00117208">
      <w:pPr>
        <w:spacing w:before="120" w:after="40"/>
        <w:jc w:val="center"/>
        <w:rPr>
          <w:rFonts w:asciiTheme="minorHAnsi" w:hAnsiTheme="minorHAnsi"/>
          <w:b/>
          <w:szCs w:val="22"/>
        </w:rPr>
      </w:pPr>
      <w:r w:rsidRPr="00BC30CA">
        <w:rPr>
          <w:rFonts w:asciiTheme="minorHAnsi" w:hAnsiTheme="minorHAnsi"/>
          <w:b/>
          <w:szCs w:val="22"/>
        </w:rPr>
        <w:t>Fi</w:t>
      </w:r>
      <w:r w:rsidR="00ED1193" w:rsidRPr="00BC30CA">
        <w:rPr>
          <w:rFonts w:asciiTheme="minorHAnsi" w:hAnsiTheme="minorHAnsi"/>
          <w:b/>
          <w:szCs w:val="22"/>
        </w:rPr>
        <w:t xml:space="preserve">gure </w:t>
      </w:r>
      <w:r w:rsidR="00164440">
        <w:rPr>
          <w:rFonts w:asciiTheme="minorHAnsi" w:hAnsiTheme="minorHAnsi"/>
          <w:b/>
          <w:szCs w:val="22"/>
        </w:rPr>
        <w:t>6</w:t>
      </w:r>
      <w:r w:rsidR="00ED1193" w:rsidRPr="00BC30CA">
        <w:rPr>
          <w:rFonts w:asciiTheme="minorHAnsi" w:hAnsiTheme="minorHAnsi"/>
          <w:b/>
          <w:szCs w:val="22"/>
        </w:rPr>
        <w:t>: High-Level Milestone and Budget Summary</w:t>
      </w:r>
      <w:bookmarkStart w:id="112" w:name="_Toc299031936"/>
      <w:bookmarkStart w:id="113" w:name="_Toc299373327"/>
      <w:bookmarkStart w:id="114" w:name="_Toc300064069"/>
      <w:bookmarkStart w:id="115" w:name="_Toc300236497"/>
      <w:bookmarkStart w:id="116" w:name="_Toc300845405"/>
      <w:bookmarkStart w:id="117" w:name="_Toc313612709"/>
      <w:bookmarkStart w:id="118" w:name="_Toc315868981"/>
      <w:bookmarkEnd w:id="107"/>
      <w:bookmarkEnd w:id="108"/>
      <w:bookmarkEnd w:id="109"/>
      <w:bookmarkEnd w:id="110"/>
      <w:bookmarkEnd w:id="111"/>
    </w:p>
    <w:p w14:paraId="76758222" w14:textId="77777777" w:rsidR="001841A9" w:rsidRDefault="001841A9" w:rsidP="00117208">
      <w:pPr>
        <w:spacing w:before="120" w:after="40"/>
        <w:jc w:val="center"/>
        <w:rPr>
          <w:rFonts w:asciiTheme="minorHAnsi" w:hAnsiTheme="minorHAnsi"/>
          <w:b/>
          <w:szCs w:val="22"/>
        </w:rPr>
      </w:pPr>
    </w:p>
    <w:p w14:paraId="60535F2C" w14:textId="77777777" w:rsidR="001841A9" w:rsidRDefault="001841A9" w:rsidP="00117208">
      <w:pPr>
        <w:spacing w:before="120" w:after="40"/>
        <w:jc w:val="center"/>
        <w:rPr>
          <w:rFonts w:asciiTheme="minorHAnsi" w:hAnsiTheme="minorHAnsi"/>
          <w:b/>
          <w:szCs w:val="22"/>
        </w:rPr>
      </w:pPr>
    </w:p>
    <w:p w14:paraId="7976F665" w14:textId="77777777" w:rsidR="001841A9" w:rsidRDefault="001841A9" w:rsidP="00117208">
      <w:pPr>
        <w:spacing w:before="120" w:after="40"/>
        <w:jc w:val="center"/>
        <w:rPr>
          <w:rFonts w:asciiTheme="minorHAnsi" w:hAnsiTheme="minorHAnsi"/>
          <w:b/>
          <w:szCs w:val="22"/>
        </w:rPr>
      </w:pPr>
    </w:p>
    <w:p w14:paraId="63D7719B" w14:textId="77777777" w:rsidR="001841A9" w:rsidRDefault="001841A9" w:rsidP="00117208">
      <w:pPr>
        <w:spacing w:before="120" w:after="40"/>
        <w:jc w:val="center"/>
        <w:rPr>
          <w:rFonts w:asciiTheme="minorHAnsi" w:hAnsiTheme="minorHAnsi"/>
          <w:b/>
          <w:szCs w:val="22"/>
        </w:rPr>
      </w:pPr>
    </w:p>
    <w:p w14:paraId="5B2E3D52" w14:textId="77777777" w:rsidR="001841A9" w:rsidRPr="00BC30CA" w:rsidRDefault="001841A9" w:rsidP="00117208">
      <w:pPr>
        <w:spacing w:before="120" w:after="40"/>
        <w:jc w:val="center"/>
        <w:rPr>
          <w:rFonts w:asciiTheme="minorHAnsi" w:hAnsiTheme="minorHAnsi"/>
          <w:sz w:val="18"/>
        </w:rPr>
      </w:pPr>
    </w:p>
    <w:p w14:paraId="5B9DD1DF" w14:textId="68B332D8" w:rsidR="00B2712F" w:rsidRPr="00D65586" w:rsidRDefault="00B2712F" w:rsidP="007F30B7">
      <w:pPr>
        <w:pStyle w:val="Heading2"/>
        <w:tabs>
          <w:tab w:val="num" w:pos="720"/>
        </w:tabs>
        <w:ind w:left="810" w:hanging="450"/>
        <w:rPr>
          <w:rFonts w:asciiTheme="minorHAnsi" w:hAnsiTheme="minorHAnsi" w:cs="Times New Roman"/>
        </w:rPr>
      </w:pPr>
      <w:bookmarkStart w:id="119" w:name="_Toc364771525"/>
      <w:bookmarkStart w:id="120" w:name="_Toc364771576"/>
      <w:bookmarkStart w:id="121" w:name="_Toc364771668"/>
      <w:bookmarkStart w:id="122" w:name="_Toc364771669"/>
      <w:bookmarkStart w:id="123" w:name="_Toc474764700"/>
      <w:bookmarkEnd w:id="119"/>
      <w:bookmarkEnd w:id="120"/>
      <w:bookmarkEnd w:id="121"/>
      <w:r w:rsidRPr="00D65586">
        <w:rPr>
          <w:rFonts w:asciiTheme="minorHAnsi" w:hAnsiTheme="minorHAnsi" w:cs="Times New Roman"/>
        </w:rPr>
        <w:t>Project Organization</w:t>
      </w:r>
      <w:bookmarkEnd w:id="112"/>
      <w:bookmarkEnd w:id="113"/>
      <w:bookmarkEnd w:id="114"/>
      <w:bookmarkEnd w:id="115"/>
      <w:bookmarkEnd w:id="116"/>
      <w:bookmarkEnd w:id="117"/>
      <w:bookmarkEnd w:id="118"/>
      <w:bookmarkEnd w:id="122"/>
      <w:bookmarkEnd w:id="123"/>
    </w:p>
    <w:p w14:paraId="50893A18" w14:textId="77777777" w:rsidR="00FD222B" w:rsidRPr="00D65586" w:rsidRDefault="00FD222B" w:rsidP="00D212A7">
      <w:pPr>
        <w:pStyle w:val="Heading3"/>
        <w:rPr>
          <w:rFonts w:asciiTheme="minorHAnsi" w:hAnsiTheme="minorHAnsi" w:cs="Times New Roman"/>
          <w:sz w:val="24"/>
          <w:szCs w:val="24"/>
        </w:rPr>
      </w:pPr>
      <w:bookmarkStart w:id="124" w:name="_Toc299031930"/>
      <w:bookmarkStart w:id="125" w:name="_Toc299373321"/>
      <w:bookmarkStart w:id="126" w:name="_Toc300064063"/>
      <w:bookmarkStart w:id="127" w:name="_Toc300236491"/>
      <w:bookmarkStart w:id="128" w:name="_Toc300845399"/>
      <w:bookmarkStart w:id="129" w:name="_Toc315868982"/>
      <w:bookmarkStart w:id="130" w:name="_Toc364771670"/>
      <w:bookmarkStart w:id="131" w:name="_Toc474764701"/>
      <w:r w:rsidRPr="00D65586">
        <w:rPr>
          <w:rFonts w:asciiTheme="minorHAnsi" w:hAnsiTheme="minorHAnsi" w:cs="Times New Roman"/>
          <w:sz w:val="24"/>
          <w:szCs w:val="24"/>
        </w:rPr>
        <w:t>Project Personnel</w:t>
      </w:r>
      <w:bookmarkEnd w:id="124"/>
      <w:bookmarkEnd w:id="125"/>
      <w:bookmarkEnd w:id="126"/>
      <w:bookmarkEnd w:id="127"/>
      <w:bookmarkEnd w:id="128"/>
      <w:bookmarkEnd w:id="129"/>
      <w:bookmarkEnd w:id="130"/>
      <w:bookmarkEnd w:id="131"/>
    </w:p>
    <w:p w14:paraId="3B867BA4" w14:textId="77777777" w:rsidR="009C0F98" w:rsidRPr="00D65586" w:rsidRDefault="009C0F98" w:rsidP="00F56625">
      <w:pPr>
        <w:rPr>
          <w:rFonts w:asciiTheme="minorHAnsi" w:hAnsiTheme="minorHAnsi"/>
        </w:rPr>
      </w:pPr>
    </w:p>
    <w:tbl>
      <w:tblPr>
        <w:tblStyle w:val="TableGrid"/>
        <w:tblW w:w="0" w:type="auto"/>
        <w:jc w:val="center"/>
        <w:tblLayout w:type="fixed"/>
        <w:tblLook w:val="04A0" w:firstRow="1" w:lastRow="0" w:firstColumn="1" w:lastColumn="0" w:noHBand="0" w:noVBand="1"/>
      </w:tblPr>
      <w:tblGrid>
        <w:gridCol w:w="1255"/>
        <w:gridCol w:w="1440"/>
        <w:gridCol w:w="1530"/>
        <w:gridCol w:w="3600"/>
        <w:gridCol w:w="1165"/>
      </w:tblGrid>
      <w:tr w:rsidR="00B46272" w:rsidRPr="00D65586" w14:paraId="634FD7D4" w14:textId="77777777" w:rsidTr="0020103D">
        <w:trPr>
          <w:trHeight w:val="314"/>
          <w:jc w:val="center"/>
        </w:trPr>
        <w:tc>
          <w:tcPr>
            <w:tcW w:w="1255" w:type="dxa"/>
            <w:shd w:val="clear" w:color="auto" w:fill="002060"/>
            <w:vAlign w:val="center"/>
          </w:tcPr>
          <w:p w14:paraId="31422303" w14:textId="77777777" w:rsidR="00474051" w:rsidRPr="00D65586" w:rsidRDefault="003F5D3C" w:rsidP="00F56625">
            <w:pPr>
              <w:rPr>
                <w:rFonts w:asciiTheme="minorHAnsi" w:hAnsiTheme="minorHAnsi"/>
                <w:b/>
                <w:color w:val="FFFFFF" w:themeColor="background1"/>
                <w:sz w:val="22"/>
                <w:szCs w:val="22"/>
              </w:rPr>
            </w:pPr>
            <w:bookmarkStart w:id="132" w:name="_Toc299031939"/>
            <w:bookmarkStart w:id="133" w:name="_Toc299373330"/>
            <w:bookmarkStart w:id="134" w:name="_Toc300064072"/>
            <w:bookmarkStart w:id="135" w:name="_Toc300236500"/>
            <w:bookmarkStart w:id="136" w:name="_Toc300845408"/>
            <w:r w:rsidRPr="00D65586">
              <w:rPr>
                <w:rFonts w:asciiTheme="minorHAnsi" w:hAnsiTheme="minorHAnsi"/>
                <w:b/>
                <w:color w:val="FFFFFF" w:themeColor="background1"/>
                <w:sz w:val="22"/>
                <w:szCs w:val="22"/>
              </w:rPr>
              <w:t>Name</w:t>
            </w:r>
          </w:p>
        </w:tc>
        <w:tc>
          <w:tcPr>
            <w:tcW w:w="1440" w:type="dxa"/>
            <w:shd w:val="clear" w:color="auto" w:fill="002060"/>
            <w:vAlign w:val="center"/>
          </w:tcPr>
          <w:p w14:paraId="5145FB29" w14:textId="77777777" w:rsidR="00474051" w:rsidRPr="00D65586" w:rsidRDefault="003F5D3C" w:rsidP="00F56625">
            <w:pPr>
              <w:rPr>
                <w:rFonts w:asciiTheme="minorHAnsi" w:hAnsiTheme="minorHAnsi"/>
                <w:b/>
                <w:color w:val="FFFFFF" w:themeColor="background1"/>
                <w:sz w:val="22"/>
                <w:szCs w:val="22"/>
              </w:rPr>
            </w:pPr>
            <w:r w:rsidRPr="00D65586">
              <w:rPr>
                <w:rFonts w:asciiTheme="minorHAnsi" w:hAnsiTheme="minorHAnsi"/>
                <w:b/>
                <w:color w:val="FFFFFF" w:themeColor="background1"/>
                <w:sz w:val="22"/>
                <w:szCs w:val="22"/>
              </w:rPr>
              <w:t>Organization</w:t>
            </w:r>
          </w:p>
        </w:tc>
        <w:tc>
          <w:tcPr>
            <w:tcW w:w="1530" w:type="dxa"/>
            <w:shd w:val="clear" w:color="auto" w:fill="002060"/>
            <w:vAlign w:val="center"/>
          </w:tcPr>
          <w:p w14:paraId="04C14245" w14:textId="77777777" w:rsidR="00474051" w:rsidRPr="00D65586" w:rsidRDefault="00E56790" w:rsidP="00F56625">
            <w:pPr>
              <w:rPr>
                <w:rFonts w:asciiTheme="minorHAnsi" w:hAnsiTheme="minorHAnsi"/>
                <w:b/>
                <w:color w:val="FFFFFF" w:themeColor="background1"/>
                <w:sz w:val="22"/>
                <w:szCs w:val="22"/>
              </w:rPr>
            </w:pPr>
            <w:r w:rsidRPr="00D65586">
              <w:rPr>
                <w:rFonts w:asciiTheme="minorHAnsi" w:hAnsiTheme="minorHAnsi"/>
                <w:b/>
                <w:color w:val="FFFFFF" w:themeColor="background1"/>
                <w:sz w:val="22"/>
                <w:szCs w:val="22"/>
              </w:rPr>
              <w:t>Title/</w:t>
            </w:r>
            <w:r w:rsidR="003F5D3C" w:rsidRPr="00D65586">
              <w:rPr>
                <w:rFonts w:asciiTheme="minorHAnsi" w:hAnsiTheme="minorHAnsi"/>
                <w:b/>
                <w:color w:val="FFFFFF" w:themeColor="background1"/>
                <w:sz w:val="22"/>
                <w:szCs w:val="22"/>
              </w:rPr>
              <w:t>Role</w:t>
            </w:r>
          </w:p>
        </w:tc>
        <w:tc>
          <w:tcPr>
            <w:tcW w:w="3600" w:type="dxa"/>
            <w:shd w:val="clear" w:color="auto" w:fill="002060"/>
            <w:vAlign w:val="center"/>
          </w:tcPr>
          <w:p w14:paraId="0517F38A" w14:textId="77777777" w:rsidR="00474051" w:rsidRPr="00D65586" w:rsidRDefault="003F5D3C" w:rsidP="00F56625">
            <w:pPr>
              <w:rPr>
                <w:rFonts w:asciiTheme="minorHAnsi" w:hAnsiTheme="minorHAnsi"/>
                <w:b/>
                <w:color w:val="FFFFFF" w:themeColor="background1"/>
                <w:sz w:val="22"/>
                <w:szCs w:val="22"/>
              </w:rPr>
            </w:pPr>
            <w:r w:rsidRPr="00D65586">
              <w:rPr>
                <w:rFonts w:asciiTheme="minorHAnsi" w:hAnsiTheme="minorHAnsi"/>
                <w:b/>
                <w:color w:val="FFFFFF" w:themeColor="background1"/>
                <w:sz w:val="22"/>
                <w:szCs w:val="22"/>
              </w:rPr>
              <w:t>Email</w:t>
            </w:r>
          </w:p>
        </w:tc>
        <w:tc>
          <w:tcPr>
            <w:tcW w:w="1165" w:type="dxa"/>
            <w:shd w:val="clear" w:color="auto" w:fill="002060"/>
            <w:vAlign w:val="center"/>
          </w:tcPr>
          <w:p w14:paraId="02E69787" w14:textId="77777777" w:rsidR="00474051" w:rsidRPr="00D65586" w:rsidRDefault="003F5D3C" w:rsidP="00F56625">
            <w:pPr>
              <w:rPr>
                <w:rFonts w:asciiTheme="minorHAnsi" w:hAnsiTheme="minorHAnsi"/>
                <w:b/>
                <w:color w:val="FFFFFF" w:themeColor="background1"/>
                <w:sz w:val="22"/>
                <w:szCs w:val="22"/>
              </w:rPr>
            </w:pPr>
            <w:r w:rsidRPr="00D65586">
              <w:rPr>
                <w:rFonts w:asciiTheme="minorHAnsi" w:hAnsiTheme="minorHAnsi"/>
                <w:b/>
                <w:color w:val="FFFFFF" w:themeColor="background1"/>
                <w:sz w:val="22"/>
                <w:szCs w:val="22"/>
              </w:rPr>
              <w:t>Phone</w:t>
            </w:r>
          </w:p>
        </w:tc>
      </w:tr>
      <w:tr w:rsidR="00B46272" w:rsidRPr="00D65586" w14:paraId="045D3DCD" w14:textId="77777777" w:rsidTr="0020103D">
        <w:trPr>
          <w:jc w:val="center"/>
        </w:trPr>
        <w:tc>
          <w:tcPr>
            <w:tcW w:w="1255" w:type="dxa"/>
            <w:shd w:val="clear" w:color="auto" w:fill="auto"/>
          </w:tcPr>
          <w:p w14:paraId="0917CC4B" w14:textId="77777777" w:rsidR="003F5D3C" w:rsidRPr="00D65586" w:rsidRDefault="00944D31" w:rsidP="00F56625">
            <w:pPr>
              <w:rPr>
                <w:rFonts w:asciiTheme="minorHAnsi" w:hAnsiTheme="minorHAnsi"/>
              </w:rPr>
            </w:pPr>
            <w:r w:rsidRPr="00D65586">
              <w:rPr>
                <w:rFonts w:asciiTheme="minorHAnsi" w:hAnsiTheme="minorHAnsi"/>
              </w:rPr>
              <w:t>Douglas Maughan</w:t>
            </w:r>
          </w:p>
        </w:tc>
        <w:tc>
          <w:tcPr>
            <w:tcW w:w="1440" w:type="dxa"/>
            <w:shd w:val="clear" w:color="auto" w:fill="auto"/>
          </w:tcPr>
          <w:p w14:paraId="71050F6B" w14:textId="77777777" w:rsidR="003F5D3C" w:rsidRPr="00D65586" w:rsidRDefault="00944D31" w:rsidP="00F56625">
            <w:pPr>
              <w:rPr>
                <w:rFonts w:asciiTheme="minorHAnsi" w:hAnsiTheme="minorHAnsi"/>
              </w:rPr>
            </w:pPr>
            <w:r w:rsidRPr="00D65586">
              <w:rPr>
                <w:rFonts w:asciiTheme="minorHAnsi" w:hAnsiTheme="minorHAnsi"/>
              </w:rPr>
              <w:t>DHS S&amp;T/Cyber Security Division (CSD)</w:t>
            </w:r>
          </w:p>
        </w:tc>
        <w:tc>
          <w:tcPr>
            <w:tcW w:w="1530" w:type="dxa"/>
            <w:shd w:val="clear" w:color="auto" w:fill="auto"/>
          </w:tcPr>
          <w:p w14:paraId="6A2D6239" w14:textId="77777777" w:rsidR="003F5D3C" w:rsidRPr="00D65586" w:rsidRDefault="00944D31" w:rsidP="00F56625">
            <w:pPr>
              <w:rPr>
                <w:rFonts w:asciiTheme="minorHAnsi" w:hAnsiTheme="minorHAnsi"/>
              </w:rPr>
            </w:pPr>
            <w:r w:rsidRPr="00D65586">
              <w:rPr>
                <w:rFonts w:asciiTheme="minorHAnsi" w:hAnsiTheme="minorHAnsi"/>
              </w:rPr>
              <w:t>CSD Division Director</w:t>
            </w:r>
          </w:p>
        </w:tc>
        <w:tc>
          <w:tcPr>
            <w:tcW w:w="3600" w:type="dxa"/>
            <w:shd w:val="clear" w:color="auto" w:fill="auto"/>
          </w:tcPr>
          <w:p w14:paraId="6A1E0357" w14:textId="77777777" w:rsidR="003F5D3C" w:rsidRPr="00D65586" w:rsidRDefault="005C58CB" w:rsidP="00F56625">
            <w:pPr>
              <w:rPr>
                <w:rFonts w:asciiTheme="minorHAnsi" w:hAnsiTheme="minorHAnsi"/>
              </w:rPr>
            </w:pPr>
            <w:hyperlink r:id="rId20" w:history="1">
              <w:r w:rsidR="00944D31" w:rsidRPr="00D65586">
                <w:rPr>
                  <w:rStyle w:val="Hyperlink"/>
                  <w:rFonts w:asciiTheme="minorHAnsi" w:hAnsiTheme="minorHAnsi"/>
                </w:rPr>
                <w:t>Douglas.maughan@hq.dhs.gov</w:t>
              </w:r>
            </w:hyperlink>
          </w:p>
        </w:tc>
        <w:tc>
          <w:tcPr>
            <w:tcW w:w="1165" w:type="dxa"/>
            <w:shd w:val="clear" w:color="auto" w:fill="auto"/>
          </w:tcPr>
          <w:p w14:paraId="1C730A42" w14:textId="77777777" w:rsidR="003F5D3C" w:rsidRPr="00D65586" w:rsidRDefault="00B54AD0" w:rsidP="00F56625">
            <w:pPr>
              <w:rPr>
                <w:rFonts w:asciiTheme="minorHAnsi" w:hAnsiTheme="minorHAnsi"/>
              </w:rPr>
            </w:pPr>
            <w:r w:rsidRPr="00D65586">
              <w:rPr>
                <w:rFonts w:asciiTheme="minorHAnsi" w:hAnsiTheme="minorHAnsi"/>
              </w:rPr>
              <w:t>202-254-6145</w:t>
            </w:r>
          </w:p>
        </w:tc>
      </w:tr>
      <w:tr w:rsidR="00B46272" w:rsidRPr="00D65586" w14:paraId="03936D89" w14:textId="77777777" w:rsidTr="0020103D">
        <w:trPr>
          <w:jc w:val="center"/>
        </w:trPr>
        <w:tc>
          <w:tcPr>
            <w:tcW w:w="1255" w:type="dxa"/>
            <w:shd w:val="clear" w:color="auto" w:fill="auto"/>
          </w:tcPr>
          <w:p w14:paraId="0818A151" w14:textId="77777777" w:rsidR="0043188B" w:rsidRPr="00D65586" w:rsidRDefault="00944D31" w:rsidP="00F56625">
            <w:pPr>
              <w:rPr>
                <w:rFonts w:asciiTheme="minorHAnsi" w:hAnsiTheme="minorHAnsi"/>
              </w:rPr>
            </w:pPr>
            <w:r w:rsidRPr="00D65586">
              <w:rPr>
                <w:rFonts w:asciiTheme="minorHAnsi" w:hAnsiTheme="minorHAnsi"/>
              </w:rPr>
              <w:t>Chase Garwood</w:t>
            </w:r>
          </w:p>
        </w:tc>
        <w:tc>
          <w:tcPr>
            <w:tcW w:w="1440" w:type="dxa"/>
            <w:shd w:val="clear" w:color="auto" w:fill="auto"/>
          </w:tcPr>
          <w:p w14:paraId="33F14A9D" w14:textId="77777777" w:rsidR="0043188B" w:rsidRPr="00D65586" w:rsidRDefault="00944D31" w:rsidP="00F56625">
            <w:pPr>
              <w:rPr>
                <w:rFonts w:asciiTheme="minorHAnsi" w:hAnsiTheme="minorHAnsi"/>
              </w:rPr>
            </w:pPr>
            <w:r w:rsidRPr="00D65586">
              <w:rPr>
                <w:rFonts w:asciiTheme="minorHAnsi" w:hAnsiTheme="minorHAnsi"/>
              </w:rPr>
              <w:t>DHS S&amp;T/Cyber Security Division</w:t>
            </w:r>
          </w:p>
        </w:tc>
        <w:tc>
          <w:tcPr>
            <w:tcW w:w="1530" w:type="dxa"/>
            <w:shd w:val="clear" w:color="auto" w:fill="auto"/>
          </w:tcPr>
          <w:p w14:paraId="13CEEEFA" w14:textId="77777777" w:rsidR="0043188B" w:rsidRDefault="001841A9" w:rsidP="00F56625">
            <w:pPr>
              <w:rPr>
                <w:rFonts w:asciiTheme="minorHAnsi" w:hAnsiTheme="minorHAnsi"/>
              </w:rPr>
            </w:pPr>
            <w:r>
              <w:rPr>
                <w:rFonts w:asciiTheme="minorHAnsi" w:hAnsiTheme="minorHAnsi"/>
              </w:rPr>
              <w:t xml:space="preserve">Program Manager (PM) </w:t>
            </w:r>
          </w:p>
          <w:p w14:paraId="4AC826A0" w14:textId="04B2A6F8" w:rsidR="001841A9" w:rsidRPr="00D65586" w:rsidRDefault="001841A9" w:rsidP="00F56625">
            <w:pPr>
              <w:rPr>
                <w:rFonts w:asciiTheme="minorHAnsi" w:hAnsiTheme="minorHAnsi"/>
              </w:rPr>
            </w:pPr>
            <w:r>
              <w:rPr>
                <w:rFonts w:asciiTheme="minorHAnsi" w:hAnsiTheme="minorHAnsi"/>
              </w:rPr>
              <w:t>Contracting Officer Rep (COR)</w:t>
            </w:r>
          </w:p>
        </w:tc>
        <w:tc>
          <w:tcPr>
            <w:tcW w:w="3600" w:type="dxa"/>
            <w:shd w:val="clear" w:color="auto" w:fill="auto"/>
          </w:tcPr>
          <w:p w14:paraId="7B7EADCD" w14:textId="77777777" w:rsidR="0043188B" w:rsidRPr="00D65586" w:rsidRDefault="005C58CB" w:rsidP="00F56625">
            <w:pPr>
              <w:rPr>
                <w:rFonts w:asciiTheme="minorHAnsi" w:hAnsiTheme="minorHAnsi"/>
              </w:rPr>
            </w:pPr>
            <w:hyperlink r:id="rId21" w:history="1">
              <w:r w:rsidR="00944D31" w:rsidRPr="00D65586">
                <w:rPr>
                  <w:rStyle w:val="Hyperlink"/>
                  <w:rFonts w:asciiTheme="minorHAnsi" w:hAnsiTheme="minorHAnsi"/>
                </w:rPr>
                <w:t>Chase.Garwood@hq.dhs.gov</w:t>
              </w:r>
            </w:hyperlink>
          </w:p>
        </w:tc>
        <w:tc>
          <w:tcPr>
            <w:tcW w:w="1165" w:type="dxa"/>
            <w:shd w:val="clear" w:color="auto" w:fill="auto"/>
          </w:tcPr>
          <w:p w14:paraId="45DE7DF8" w14:textId="77777777" w:rsidR="0043188B" w:rsidRPr="00D65586" w:rsidRDefault="00B54AD0" w:rsidP="00F56625">
            <w:pPr>
              <w:rPr>
                <w:rFonts w:asciiTheme="minorHAnsi" w:hAnsiTheme="minorHAnsi"/>
              </w:rPr>
            </w:pPr>
            <w:r w:rsidRPr="00D65586">
              <w:rPr>
                <w:rFonts w:asciiTheme="minorHAnsi" w:hAnsiTheme="minorHAnsi"/>
              </w:rPr>
              <w:t>202-254-6076</w:t>
            </w:r>
          </w:p>
        </w:tc>
      </w:tr>
      <w:tr w:rsidR="00B46272" w:rsidRPr="00D65586" w14:paraId="3955789B" w14:textId="77777777" w:rsidTr="0020103D">
        <w:trPr>
          <w:jc w:val="center"/>
        </w:trPr>
        <w:tc>
          <w:tcPr>
            <w:tcW w:w="1255" w:type="dxa"/>
            <w:shd w:val="clear" w:color="auto" w:fill="auto"/>
          </w:tcPr>
          <w:p w14:paraId="24ACFCFD" w14:textId="77777777" w:rsidR="0043188B" w:rsidRPr="00D65586" w:rsidRDefault="00944D31" w:rsidP="00F56625">
            <w:pPr>
              <w:rPr>
                <w:rFonts w:asciiTheme="minorHAnsi" w:hAnsiTheme="minorHAnsi"/>
              </w:rPr>
            </w:pPr>
            <w:r w:rsidRPr="00D65586">
              <w:rPr>
                <w:rFonts w:asciiTheme="minorHAnsi" w:hAnsiTheme="minorHAnsi"/>
              </w:rPr>
              <w:t>Michael Jones</w:t>
            </w:r>
          </w:p>
        </w:tc>
        <w:tc>
          <w:tcPr>
            <w:tcW w:w="1440" w:type="dxa"/>
            <w:shd w:val="clear" w:color="auto" w:fill="auto"/>
          </w:tcPr>
          <w:p w14:paraId="1B723B12" w14:textId="77777777" w:rsidR="0043188B" w:rsidRPr="00D65586" w:rsidRDefault="00944D31" w:rsidP="00F56625">
            <w:pPr>
              <w:rPr>
                <w:rFonts w:asciiTheme="minorHAnsi" w:hAnsiTheme="minorHAnsi"/>
              </w:rPr>
            </w:pPr>
            <w:r w:rsidRPr="00D65586">
              <w:rPr>
                <w:rFonts w:asciiTheme="minorHAnsi" w:hAnsiTheme="minorHAnsi"/>
              </w:rPr>
              <w:t>Office of Procurement Operations (OPO)</w:t>
            </w:r>
          </w:p>
        </w:tc>
        <w:tc>
          <w:tcPr>
            <w:tcW w:w="1530" w:type="dxa"/>
            <w:shd w:val="clear" w:color="auto" w:fill="auto"/>
          </w:tcPr>
          <w:p w14:paraId="0850EE1F" w14:textId="77777777" w:rsidR="0043188B" w:rsidRPr="00D65586" w:rsidRDefault="00B335EE" w:rsidP="00F56625">
            <w:pPr>
              <w:rPr>
                <w:rFonts w:asciiTheme="minorHAnsi" w:hAnsiTheme="minorHAnsi"/>
              </w:rPr>
            </w:pPr>
            <w:r w:rsidRPr="00D65586">
              <w:rPr>
                <w:rFonts w:asciiTheme="minorHAnsi" w:hAnsiTheme="minorHAnsi"/>
              </w:rPr>
              <w:t>Contractin</w:t>
            </w:r>
            <w:r w:rsidR="00944D31" w:rsidRPr="00D65586">
              <w:rPr>
                <w:rFonts w:asciiTheme="minorHAnsi" w:hAnsiTheme="minorHAnsi"/>
              </w:rPr>
              <w:t>g Officer</w:t>
            </w:r>
          </w:p>
        </w:tc>
        <w:tc>
          <w:tcPr>
            <w:tcW w:w="3600" w:type="dxa"/>
            <w:shd w:val="clear" w:color="auto" w:fill="auto"/>
          </w:tcPr>
          <w:p w14:paraId="23CBC0CE" w14:textId="77777777" w:rsidR="0043188B" w:rsidRPr="00D65586" w:rsidRDefault="005C58CB" w:rsidP="00F56625">
            <w:pPr>
              <w:rPr>
                <w:rFonts w:asciiTheme="minorHAnsi" w:hAnsiTheme="minorHAnsi"/>
              </w:rPr>
            </w:pPr>
            <w:hyperlink r:id="rId22" w:history="1">
              <w:r w:rsidR="00944D31" w:rsidRPr="00D65586">
                <w:rPr>
                  <w:rStyle w:val="Hyperlink"/>
                  <w:rFonts w:asciiTheme="minorHAnsi" w:hAnsiTheme="minorHAnsi"/>
                </w:rPr>
                <w:t>Michael.Jones@hq.dhs.gov</w:t>
              </w:r>
            </w:hyperlink>
          </w:p>
        </w:tc>
        <w:tc>
          <w:tcPr>
            <w:tcW w:w="1165" w:type="dxa"/>
            <w:shd w:val="clear" w:color="auto" w:fill="auto"/>
          </w:tcPr>
          <w:p w14:paraId="5AB05263" w14:textId="77777777" w:rsidR="0043188B" w:rsidRPr="00D65586" w:rsidRDefault="00B54AD0" w:rsidP="00F56625">
            <w:pPr>
              <w:rPr>
                <w:rFonts w:asciiTheme="minorHAnsi" w:hAnsiTheme="minorHAnsi"/>
              </w:rPr>
            </w:pPr>
            <w:r w:rsidRPr="00D65586">
              <w:rPr>
                <w:rFonts w:asciiTheme="minorHAnsi" w:hAnsiTheme="minorHAnsi"/>
              </w:rPr>
              <w:t>202-254-5676</w:t>
            </w:r>
          </w:p>
        </w:tc>
      </w:tr>
      <w:tr w:rsidR="00B46272" w:rsidRPr="00D65586" w14:paraId="228EEE89" w14:textId="77777777" w:rsidTr="0020103D">
        <w:trPr>
          <w:jc w:val="center"/>
        </w:trPr>
        <w:tc>
          <w:tcPr>
            <w:tcW w:w="1255" w:type="dxa"/>
            <w:shd w:val="clear" w:color="auto" w:fill="auto"/>
          </w:tcPr>
          <w:p w14:paraId="1F00A794" w14:textId="77777777" w:rsidR="00B54AD0" w:rsidRPr="00D65586" w:rsidRDefault="00FF660F" w:rsidP="00F56625">
            <w:pPr>
              <w:rPr>
                <w:rFonts w:asciiTheme="minorHAnsi" w:hAnsiTheme="minorHAnsi"/>
              </w:rPr>
            </w:pPr>
            <w:r w:rsidRPr="00D65586">
              <w:rPr>
                <w:rFonts w:asciiTheme="minorHAnsi" w:hAnsiTheme="minorHAnsi"/>
              </w:rPr>
              <w:t>David Collins</w:t>
            </w:r>
          </w:p>
        </w:tc>
        <w:tc>
          <w:tcPr>
            <w:tcW w:w="1440" w:type="dxa"/>
            <w:shd w:val="clear" w:color="auto" w:fill="auto"/>
          </w:tcPr>
          <w:p w14:paraId="7729A75D" w14:textId="77777777" w:rsidR="00B54AD0" w:rsidRPr="00D65586" w:rsidRDefault="00B54AD0" w:rsidP="00F56625">
            <w:pPr>
              <w:rPr>
                <w:rFonts w:asciiTheme="minorHAnsi" w:hAnsiTheme="minorHAnsi"/>
              </w:rPr>
            </w:pPr>
            <w:r w:rsidRPr="00D65586">
              <w:rPr>
                <w:rFonts w:asciiTheme="minorHAnsi" w:hAnsiTheme="minorHAnsi"/>
              </w:rPr>
              <w:t>DHS S&amp;T/Cyber Security Division (CSD)</w:t>
            </w:r>
          </w:p>
        </w:tc>
        <w:tc>
          <w:tcPr>
            <w:tcW w:w="1530" w:type="dxa"/>
            <w:shd w:val="clear" w:color="auto" w:fill="auto"/>
          </w:tcPr>
          <w:p w14:paraId="14068962" w14:textId="77777777" w:rsidR="00B54AD0" w:rsidRPr="00D65586" w:rsidRDefault="00B54AD0" w:rsidP="00F56625">
            <w:pPr>
              <w:rPr>
                <w:rFonts w:asciiTheme="minorHAnsi" w:hAnsiTheme="minorHAnsi"/>
              </w:rPr>
            </w:pPr>
            <w:r w:rsidRPr="00D65586">
              <w:rPr>
                <w:rFonts w:asciiTheme="minorHAnsi" w:hAnsiTheme="minorHAnsi"/>
              </w:rPr>
              <w:t>SETA Support</w:t>
            </w:r>
          </w:p>
        </w:tc>
        <w:tc>
          <w:tcPr>
            <w:tcW w:w="3600" w:type="dxa"/>
            <w:shd w:val="clear" w:color="auto" w:fill="auto"/>
          </w:tcPr>
          <w:p w14:paraId="59D12BF9" w14:textId="77777777" w:rsidR="00B54AD0" w:rsidRDefault="005C58CB" w:rsidP="00F56625">
            <w:pPr>
              <w:rPr>
                <w:rFonts w:asciiTheme="minorHAnsi" w:hAnsiTheme="minorHAnsi"/>
              </w:rPr>
            </w:pPr>
            <w:hyperlink r:id="rId23" w:history="1">
              <w:r w:rsidR="0020103D" w:rsidRPr="00C86635">
                <w:rPr>
                  <w:rStyle w:val="Hyperlink"/>
                  <w:rFonts w:asciiTheme="minorHAnsi" w:hAnsiTheme="minorHAnsi"/>
                </w:rPr>
                <w:t>david.collins@associates.hq.dhs.gov</w:t>
              </w:r>
            </w:hyperlink>
          </w:p>
          <w:p w14:paraId="4890D236" w14:textId="77777777" w:rsidR="0020103D" w:rsidRPr="00D65586" w:rsidRDefault="0020103D" w:rsidP="00F56625">
            <w:pPr>
              <w:rPr>
                <w:rFonts w:asciiTheme="minorHAnsi" w:hAnsiTheme="minorHAnsi"/>
              </w:rPr>
            </w:pPr>
          </w:p>
        </w:tc>
        <w:tc>
          <w:tcPr>
            <w:tcW w:w="1165" w:type="dxa"/>
            <w:shd w:val="clear" w:color="auto" w:fill="auto"/>
          </w:tcPr>
          <w:p w14:paraId="76DD4AE3" w14:textId="77777777" w:rsidR="00B54AD0" w:rsidRPr="00D65586" w:rsidRDefault="00B54AD0" w:rsidP="00F56625">
            <w:pPr>
              <w:rPr>
                <w:rFonts w:asciiTheme="minorHAnsi" w:hAnsiTheme="minorHAnsi"/>
              </w:rPr>
            </w:pPr>
            <w:r w:rsidRPr="00D65586">
              <w:rPr>
                <w:rFonts w:asciiTheme="minorHAnsi" w:hAnsiTheme="minorHAnsi"/>
              </w:rPr>
              <w:t>202-254-</w:t>
            </w:r>
            <w:r w:rsidR="00FF660F" w:rsidRPr="00D65586">
              <w:rPr>
                <w:rFonts w:asciiTheme="minorHAnsi" w:hAnsiTheme="minorHAnsi"/>
              </w:rPr>
              <w:t>6737</w:t>
            </w:r>
          </w:p>
        </w:tc>
      </w:tr>
      <w:tr w:rsidR="00B46272" w:rsidRPr="00D65586" w14:paraId="3D8C4F2A" w14:textId="77777777" w:rsidTr="0020103D">
        <w:trPr>
          <w:jc w:val="center"/>
        </w:trPr>
        <w:tc>
          <w:tcPr>
            <w:tcW w:w="1255" w:type="dxa"/>
            <w:shd w:val="clear" w:color="auto" w:fill="auto"/>
          </w:tcPr>
          <w:p w14:paraId="6061D236" w14:textId="77777777" w:rsidR="00B46272" w:rsidRPr="00D65586" w:rsidDel="00FF660F" w:rsidRDefault="00B46272" w:rsidP="00F56625">
            <w:pPr>
              <w:rPr>
                <w:rFonts w:asciiTheme="minorHAnsi" w:hAnsiTheme="minorHAnsi"/>
              </w:rPr>
            </w:pPr>
            <w:r w:rsidRPr="00D65586">
              <w:rPr>
                <w:rFonts w:asciiTheme="minorHAnsi" w:hAnsiTheme="minorHAnsi"/>
              </w:rPr>
              <w:lastRenderedPageBreak/>
              <w:t>Teresa Burt</w:t>
            </w:r>
          </w:p>
        </w:tc>
        <w:tc>
          <w:tcPr>
            <w:tcW w:w="1440" w:type="dxa"/>
            <w:shd w:val="clear" w:color="auto" w:fill="auto"/>
          </w:tcPr>
          <w:p w14:paraId="23CA56A8" w14:textId="77777777" w:rsidR="00B46272" w:rsidRPr="00D65586" w:rsidRDefault="00B46272" w:rsidP="00F56625">
            <w:pPr>
              <w:rPr>
                <w:rFonts w:asciiTheme="minorHAnsi" w:hAnsiTheme="minorHAnsi"/>
              </w:rPr>
            </w:pPr>
            <w:r w:rsidRPr="00D65586">
              <w:rPr>
                <w:rFonts w:asciiTheme="minorHAnsi" w:hAnsiTheme="minorHAnsi"/>
              </w:rPr>
              <w:t>DHS S&amp;T/Cyber Security Division (CSD)</w:t>
            </w:r>
          </w:p>
        </w:tc>
        <w:tc>
          <w:tcPr>
            <w:tcW w:w="1530" w:type="dxa"/>
            <w:shd w:val="clear" w:color="auto" w:fill="auto"/>
          </w:tcPr>
          <w:p w14:paraId="246B3A3C" w14:textId="77777777" w:rsidR="00B46272" w:rsidRPr="00D65586" w:rsidRDefault="00B46272" w:rsidP="00F56625">
            <w:pPr>
              <w:rPr>
                <w:rFonts w:asciiTheme="minorHAnsi" w:hAnsiTheme="minorHAnsi"/>
              </w:rPr>
            </w:pPr>
            <w:r w:rsidRPr="00D65586">
              <w:rPr>
                <w:rFonts w:asciiTheme="minorHAnsi" w:hAnsiTheme="minorHAnsi"/>
              </w:rPr>
              <w:t>SETA Support</w:t>
            </w:r>
          </w:p>
        </w:tc>
        <w:tc>
          <w:tcPr>
            <w:tcW w:w="3600" w:type="dxa"/>
            <w:shd w:val="clear" w:color="auto" w:fill="auto"/>
          </w:tcPr>
          <w:p w14:paraId="40A5C30C" w14:textId="77777777" w:rsidR="00B46272" w:rsidRPr="00D65586" w:rsidDel="00FF660F" w:rsidRDefault="005C58CB" w:rsidP="00F56625">
            <w:pPr>
              <w:rPr>
                <w:rFonts w:asciiTheme="minorHAnsi" w:hAnsiTheme="minorHAnsi"/>
              </w:rPr>
            </w:pPr>
            <w:hyperlink r:id="rId24" w:history="1">
              <w:r w:rsidR="00B46272" w:rsidRPr="00D65586">
                <w:rPr>
                  <w:rStyle w:val="Hyperlink"/>
                  <w:rFonts w:asciiTheme="minorHAnsi" w:hAnsiTheme="minorHAnsi"/>
                </w:rPr>
                <w:t>teresa.burt@associates.hq.dhs.gov</w:t>
              </w:r>
            </w:hyperlink>
          </w:p>
        </w:tc>
        <w:tc>
          <w:tcPr>
            <w:tcW w:w="1165" w:type="dxa"/>
            <w:shd w:val="clear" w:color="auto" w:fill="auto"/>
          </w:tcPr>
          <w:p w14:paraId="3238867E" w14:textId="77777777" w:rsidR="00B46272" w:rsidRPr="00D65586" w:rsidRDefault="00B46272" w:rsidP="00F56625">
            <w:pPr>
              <w:rPr>
                <w:rFonts w:asciiTheme="minorHAnsi" w:hAnsiTheme="minorHAnsi"/>
              </w:rPr>
            </w:pPr>
            <w:r w:rsidRPr="00D65586">
              <w:rPr>
                <w:rFonts w:asciiTheme="minorHAnsi" w:hAnsiTheme="minorHAnsi"/>
              </w:rPr>
              <w:t>202-254-5337</w:t>
            </w:r>
          </w:p>
        </w:tc>
      </w:tr>
      <w:tr w:rsidR="00B46272" w:rsidRPr="00D65586" w14:paraId="074CF222" w14:textId="77777777" w:rsidTr="0020103D">
        <w:trPr>
          <w:jc w:val="center"/>
        </w:trPr>
        <w:tc>
          <w:tcPr>
            <w:tcW w:w="1255" w:type="dxa"/>
            <w:shd w:val="clear" w:color="auto" w:fill="auto"/>
          </w:tcPr>
          <w:p w14:paraId="4AC5CB5C" w14:textId="77777777" w:rsidR="00416679" w:rsidRPr="00D65586" w:rsidRDefault="00416679" w:rsidP="00F56625">
            <w:pPr>
              <w:rPr>
                <w:rFonts w:asciiTheme="minorHAnsi" w:hAnsiTheme="minorHAnsi"/>
              </w:rPr>
            </w:pPr>
            <w:r w:rsidRPr="00D65586">
              <w:rPr>
                <w:rFonts w:asciiTheme="minorHAnsi" w:hAnsiTheme="minorHAnsi"/>
              </w:rPr>
              <w:t>Laura Delaney</w:t>
            </w:r>
          </w:p>
        </w:tc>
        <w:tc>
          <w:tcPr>
            <w:tcW w:w="1440" w:type="dxa"/>
            <w:shd w:val="clear" w:color="auto" w:fill="auto"/>
          </w:tcPr>
          <w:p w14:paraId="21175EBE" w14:textId="77777777" w:rsidR="00416679" w:rsidRPr="00D65586" w:rsidRDefault="00416679" w:rsidP="00F56625">
            <w:pPr>
              <w:rPr>
                <w:rFonts w:asciiTheme="minorHAnsi" w:hAnsiTheme="minorHAnsi"/>
              </w:rPr>
            </w:pPr>
            <w:r w:rsidRPr="00D65586">
              <w:rPr>
                <w:rFonts w:asciiTheme="minorHAnsi" w:hAnsiTheme="minorHAnsi"/>
              </w:rPr>
              <w:t>Office of Cyber Security and Communications (CS&amp;C)</w:t>
            </w:r>
          </w:p>
        </w:tc>
        <w:tc>
          <w:tcPr>
            <w:tcW w:w="1530" w:type="dxa"/>
            <w:shd w:val="clear" w:color="auto" w:fill="auto"/>
          </w:tcPr>
          <w:p w14:paraId="189A5C18" w14:textId="77777777" w:rsidR="00416679" w:rsidRPr="00D65586" w:rsidRDefault="00416679" w:rsidP="00F56625">
            <w:pPr>
              <w:rPr>
                <w:rFonts w:asciiTheme="minorHAnsi" w:hAnsiTheme="minorHAnsi"/>
              </w:rPr>
            </w:pPr>
            <w:r w:rsidRPr="00D65586">
              <w:rPr>
                <w:rFonts w:asciiTheme="minorHAnsi" w:hAnsiTheme="minorHAnsi"/>
              </w:rPr>
              <w:t>Deputy Director</w:t>
            </w:r>
          </w:p>
        </w:tc>
        <w:tc>
          <w:tcPr>
            <w:tcW w:w="3600" w:type="dxa"/>
            <w:shd w:val="clear" w:color="auto" w:fill="auto"/>
          </w:tcPr>
          <w:p w14:paraId="74CBB99D" w14:textId="77777777" w:rsidR="00D55A25" w:rsidRPr="00D65586" w:rsidRDefault="005C58CB" w:rsidP="00F56625">
            <w:pPr>
              <w:rPr>
                <w:rFonts w:asciiTheme="minorHAnsi" w:hAnsiTheme="minorHAnsi"/>
              </w:rPr>
            </w:pPr>
            <w:hyperlink r:id="rId25" w:history="1">
              <w:r w:rsidR="00D55A25" w:rsidRPr="00D65586">
                <w:rPr>
                  <w:rStyle w:val="Hyperlink"/>
                  <w:rFonts w:asciiTheme="minorHAnsi" w:hAnsiTheme="minorHAnsi"/>
                </w:rPr>
                <w:t>Laura.Delaney@hq.dhs.gov</w:t>
              </w:r>
            </w:hyperlink>
          </w:p>
        </w:tc>
        <w:tc>
          <w:tcPr>
            <w:tcW w:w="1165" w:type="dxa"/>
            <w:shd w:val="clear" w:color="auto" w:fill="auto"/>
          </w:tcPr>
          <w:p w14:paraId="469CC561" w14:textId="77777777" w:rsidR="00416679" w:rsidRPr="00D65586" w:rsidRDefault="00B54AD0" w:rsidP="00F56625">
            <w:pPr>
              <w:rPr>
                <w:rFonts w:asciiTheme="minorHAnsi" w:hAnsiTheme="minorHAnsi"/>
              </w:rPr>
            </w:pPr>
            <w:r w:rsidRPr="00D65586">
              <w:rPr>
                <w:rFonts w:asciiTheme="minorHAnsi" w:hAnsiTheme="minorHAnsi"/>
              </w:rPr>
              <w:t>703-235-3015</w:t>
            </w:r>
          </w:p>
        </w:tc>
      </w:tr>
      <w:tr w:rsidR="00B46272" w:rsidRPr="00D65586" w14:paraId="26EF9A2F" w14:textId="77777777" w:rsidTr="0020103D">
        <w:trPr>
          <w:jc w:val="center"/>
        </w:trPr>
        <w:tc>
          <w:tcPr>
            <w:tcW w:w="1255" w:type="dxa"/>
            <w:shd w:val="clear" w:color="auto" w:fill="auto"/>
          </w:tcPr>
          <w:p w14:paraId="2DF1B84D" w14:textId="77777777" w:rsidR="003266FB" w:rsidRPr="00D65586" w:rsidRDefault="003266FB" w:rsidP="00F56625">
            <w:pPr>
              <w:rPr>
                <w:rFonts w:asciiTheme="minorHAnsi" w:hAnsiTheme="minorHAnsi"/>
              </w:rPr>
            </w:pPr>
            <w:r w:rsidRPr="00D65586">
              <w:rPr>
                <w:rFonts w:asciiTheme="minorHAnsi" w:hAnsiTheme="minorHAnsi"/>
              </w:rPr>
              <w:t>Paula Donovan</w:t>
            </w:r>
          </w:p>
        </w:tc>
        <w:tc>
          <w:tcPr>
            <w:tcW w:w="1440" w:type="dxa"/>
            <w:shd w:val="clear" w:color="auto" w:fill="auto"/>
          </w:tcPr>
          <w:p w14:paraId="2D38336C" w14:textId="77777777" w:rsidR="003266FB" w:rsidRPr="00D65586" w:rsidRDefault="003266FB" w:rsidP="00F56625">
            <w:pPr>
              <w:rPr>
                <w:rFonts w:asciiTheme="minorHAnsi" w:hAnsiTheme="minorHAnsi"/>
              </w:rPr>
            </w:pPr>
            <w:r w:rsidRPr="00D65586">
              <w:rPr>
                <w:rFonts w:asciiTheme="minorHAnsi" w:hAnsiTheme="minorHAnsi"/>
              </w:rPr>
              <w:t>MIT-LL</w:t>
            </w:r>
          </w:p>
        </w:tc>
        <w:tc>
          <w:tcPr>
            <w:tcW w:w="1530" w:type="dxa"/>
            <w:shd w:val="clear" w:color="auto" w:fill="auto"/>
          </w:tcPr>
          <w:p w14:paraId="60197AB8" w14:textId="77777777" w:rsidR="003266FB" w:rsidRPr="00D65586" w:rsidRDefault="003266FB" w:rsidP="00F56625">
            <w:pPr>
              <w:rPr>
                <w:rFonts w:asciiTheme="minorHAnsi" w:hAnsiTheme="minorHAnsi"/>
              </w:rPr>
            </w:pPr>
            <w:r w:rsidRPr="00D65586">
              <w:rPr>
                <w:rFonts w:asciiTheme="minorHAnsi" w:hAnsiTheme="minorHAnsi"/>
              </w:rPr>
              <w:t>MIT-LL Assistant Group Leader</w:t>
            </w:r>
          </w:p>
        </w:tc>
        <w:tc>
          <w:tcPr>
            <w:tcW w:w="3600" w:type="dxa"/>
            <w:shd w:val="clear" w:color="auto" w:fill="auto"/>
          </w:tcPr>
          <w:p w14:paraId="4C85BF6E" w14:textId="77777777" w:rsidR="003266FB" w:rsidRPr="00D65586" w:rsidRDefault="003266FB" w:rsidP="00F56625">
            <w:pPr>
              <w:rPr>
                <w:rFonts w:asciiTheme="minorHAnsi" w:hAnsiTheme="minorHAnsi"/>
              </w:rPr>
            </w:pPr>
            <w:r w:rsidRPr="00D65586">
              <w:rPr>
                <w:rStyle w:val="Hyperlink"/>
                <w:rFonts w:asciiTheme="minorHAnsi" w:hAnsiTheme="minorHAnsi"/>
              </w:rPr>
              <w:t>pjdonovan@ll.mit.edu</w:t>
            </w:r>
          </w:p>
        </w:tc>
        <w:tc>
          <w:tcPr>
            <w:tcW w:w="1165" w:type="dxa"/>
            <w:shd w:val="clear" w:color="auto" w:fill="auto"/>
          </w:tcPr>
          <w:p w14:paraId="420DCFF4" w14:textId="77777777" w:rsidR="003266FB" w:rsidRPr="00D65586" w:rsidRDefault="0020103D" w:rsidP="00F56625">
            <w:pPr>
              <w:rPr>
                <w:rFonts w:asciiTheme="minorHAnsi" w:hAnsiTheme="minorHAnsi"/>
              </w:rPr>
            </w:pPr>
            <w:r>
              <w:rPr>
                <w:rFonts w:asciiTheme="minorHAnsi" w:hAnsiTheme="minorHAnsi"/>
              </w:rPr>
              <w:t>781-</w:t>
            </w:r>
            <w:r w:rsidR="003266FB" w:rsidRPr="00D65586">
              <w:rPr>
                <w:rFonts w:asciiTheme="minorHAnsi" w:hAnsiTheme="minorHAnsi"/>
              </w:rPr>
              <w:t>981-7589</w:t>
            </w:r>
          </w:p>
        </w:tc>
      </w:tr>
      <w:tr w:rsidR="00B46272" w:rsidRPr="00D65586" w14:paraId="56835276" w14:textId="77777777" w:rsidTr="0020103D">
        <w:trPr>
          <w:trHeight w:val="64"/>
          <w:jc w:val="center"/>
        </w:trPr>
        <w:tc>
          <w:tcPr>
            <w:tcW w:w="1255" w:type="dxa"/>
            <w:shd w:val="clear" w:color="auto" w:fill="auto"/>
          </w:tcPr>
          <w:p w14:paraId="50FACF0C" w14:textId="2999345C" w:rsidR="003266FB" w:rsidRPr="00D65586" w:rsidRDefault="00BA55A5" w:rsidP="00F56625">
            <w:pPr>
              <w:rPr>
                <w:rFonts w:asciiTheme="minorHAnsi" w:hAnsiTheme="minorHAnsi"/>
                <w:sz w:val="22"/>
                <w:szCs w:val="22"/>
              </w:rPr>
            </w:pPr>
            <w:r>
              <w:rPr>
                <w:rFonts w:asciiTheme="minorHAnsi" w:hAnsiTheme="minorHAnsi"/>
                <w:szCs w:val="22"/>
              </w:rPr>
              <w:t>Jeff Mauth</w:t>
            </w:r>
          </w:p>
        </w:tc>
        <w:tc>
          <w:tcPr>
            <w:tcW w:w="1440" w:type="dxa"/>
            <w:shd w:val="clear" w:color="auto" w:fill="auto"/>
          </w:tcPr>
          <w:p w14:paraId="40E5CE42" w14:textId="77777777" w:rsidR="003266FB" w:rsidRPr="00D65586" w:rsidRDefault="003266FB" w:rsidP="00F56625">
            <w:pPr>
              <w:rPr>
                <w:rFonts w:asciiTheme="minorHAnsi" w:hAnsiTheme="minorHAnsi"/>
                <w:sz w:val="22"/>
                <w:szCs w:val="22"/>
              </w:rPr>
            </w:pPr>
            <w:r w:rsidRPr="0020103D">
              <w:rPr>
                <w:rFonts w:asciiTheme="minorHAnsi" w:hAnsiTheme="minorHAnsi"/>
                <w:szCs w:val="22"/>
              </w:rPr>
              <w:t>PNNL</w:t>
            </w:r>
          </w:p>
        </w:tc>
        <w:tc>
          <w:tcPr>
            <w:tcW w:w="1530" w:type="dxa"/>
            <w:shd w:val="clear" w:color="auto" w:fill="auto"/>
          </w:tcPr>
          <w:p w14:paraId="4B269E15" w14:textId="77777777" w:rsidR="003266FB" w:rsidRPr="00D65586" w:rsidRDefault="003266FB" w:rsidP="00F56625">
            <w:pPr>
              <w:rPr>
                <w:rFonts w:asciiTheme="minorHAnsi" w:hAnsiTheme="minorHAnsi"/>
                <w:sz w:val="22"/>
                <w:szCs w:val="22"/>
              </w:rPr>
            </w:pPr>
            <w:r w:rsidRPr="0020103D">
              <w:rPr>
                <w:rFonts w:asciiTheme="minorHAnsi" w:hAnsiTheme="minorHAnsi"/>
                <w:szCs w:val="22"/>
              </w:rPr>
              <w:t>PNNL Project Manager</w:t>
            </w:r>
          </w:p>
        </w:tc>
        <w:tc>
          <w:tcPr>
            <w:tcW w:w="3600" w:type="dxa"/>
            <w:shd w:val="clear" w:color="auto" w:fill="auto"/>
          </w:tcPr>
          <w:p w14:paraId="238B58E2" w14:textId="757A6FA8" w:rsidR="003266FB" w:rsidRPr="00D65586" w:rsidRDefault="00BA55A5" w:rsidP="00F56625">
            <w:pPr>
              <w:rPr>
                <w:rFonts w:asciiTheme="minorHAnsi" w:hAnsiTheme="minorHAnsi"/>
                <w:sz w:val="22"/>
                <w:szCs w:val="22"/>
              </w:rPr>
            </w:pPr>
            <w:r>
              <w:rPr>
                <w:rStyle w:val="Hyperlink"/>
                <w:rFonts w:asciiTheme="minorHAnsi" w:hAnsiTheme="minorHAnsi"/>
                <w:szCs w:val="22"/>
              </w:rPr>
              <w:t>Jeff.Mauth@pnnl.gov</w:t>
            </w:r>
          </w:p>
        </w:tc>
        <w:tc>
          <w:tcPr>
            <w:tcW w:w="1165" w:type="dxa"/>
            <w:shd w:val="clear" w:color="auto" w:fill="auto"/>
          </w:tcPr>
          <w:p w14:paraId="33DD93FE" w14:textId="77777777" w:rsidR="003266FB" w:rsidRPr="00D65586" w:rsidRDefault="003266FB" w:rsidP="00F56625">
            <w:pPr>
              <w:rPr>
                <w:rFonts w:asciiTheme="minorHAnsi" w:hAnsiTheme="minorHAnsi"/>
                <w:sz w:val="22"/>
                <w:szCs w:val="22"/>
              </w:rPr>
            </w:pPr>
            <w:r w:rsidRPr="0020103D">
              <w:rPr>
                <w:rFonts w:asciiTheme="minorHAnsi" w:hAnsiTheme="minorHAnsi"/>
                <w:szCs w:val="22"/>
              </w:rPr>
              <w:t>509-578-4864</w:t>
            </w:r>
          </w:p>
        </w:tc>
      </w:tr>
    </w:tbl>
    <w:p w14:paraId="06FF54E2" w14:textId="13C99687" w:rsidR="000916D3" w:rsidRDefault="005C688A" w:rsidP="007F30B7">
      <w:pPr>
        <w:pStyle w:val="Caption"/>
        <w:spacing w:before="120" w:after="40"/>
        <w:jc w:val="center"/>
        <w:rPr>
          <w:rFonts w:asciiTheme="minorHAnsi" w:hAnsiTheme="minorHAnsi"/>
        </w:rPr>
      </w:pPr>
      <w:bookmarkStart w:id="137" w:name="_Ref364845113"/>
      <w:bookmarkStart w:id="138" w:name="_Ref364763765"/>
      <w:bookmarkStart w:id="139" w:name="_Toc315868983"/>
      <w:r w:rsidRPr="00D65586">
        <w:rPr>
          <w:rFonts w:asciiTheme="minorHAnsi" w:hAnsiTheme="minorHAnsi"/>
        </w:rPr>
        <w:t xml:space="preserve">Figure </w:t>
      </w:r>
      <w:bookmarkEnd w:id="137"/>
      <w:bookmarkEnd w:id="138"/>
      <w:r w:rsidR="00164440">
        <w:rPr>
          <w:rFonts w:asciiTheme="minorHAnsi" w:hAnsiTheme="minorHAnsi"/>
        </w:rPr>
        <w:t>7</w:t>
      </w:r>
      <w:r w:rsidRPr="00D65586">
        <w:rPr>
          <w:rFonts w:asciiTheme="minorHAnsi" w:hAnsiTheme="minorHAnsi"/>
        </w:rPr>
        <w:t>: Project Personnel</w:t>
      </w:r>
    </w:p>
    <w:p w14:paraId="0C6817AE" w14:textId="77777777" w:rsidR="000916D3" w:rsidRPr="005F247C" w:rsidRDefault="000916D3" w:rsidP="005F247C"/>
    <w:p w14:paraId="10611CD2" w14:textId="77777777" w:rsidR="000916D3" w:rsidRPr="005F247C" w:rsidRDefault="000916D3" w:rsidP="005F247C"/>
    <w:p w14:paraId="789B5703" w14:textId="77777777" w:rsidR="000916D3" w:rsidRPr="005F247C" w:rsidRDefault="000916D3" w:rsidP="005F247C"/>
    <w:p w14:paraId="7A660D2A" w14:textId="77777777" w:rsidR="000916D3" w:rsidRPr="005F247C" w:rsidRDefault="000916D3" w:rsidP="005F247C"/>
    <w:p w14:paraId="381406DC" w14:textId="77777777" w:rsidR="000916D3" w:rsidRPr="005F247C" w:rsidRDefault="000916D3" w:rsidP="005F247C"/>
    <w:p w14:paraId="7357F079" w14:textId="77777777" w:rsidR="00ED1193" w:rsidRPr="005F247C" w:rsidRDefault="00ED1193" w:rsidP="005F247C"/>
    <w:p w14:paraId="0FB147E6" w14:textId="77777777" w:rsidR="00341589" w:rsidRPr="00D65586" w:rsidRDefault="00341589" w:rsidP="00D212A7">
      <w:pPr>
        <w:pStyle w:val="Heading3"/>
        <w:rPr>
          <w:rFonts w:asciiTheme="minorHAnsi" w:hAnsiTheme="minorHAnsi" w:cs="Times New Roman"/>
          <w:sz w:val="24"/>
          <w:szCs w:val="24"/>
        </w:rPr>
      </w:pPr>
      <w:bookmarkStart w:id="140" w:name="_Toc364771671"/>
      <w:bookmarkStart w:id="141" w:name="_Toc474764702"/>
      <w:r w:rsidRPr="00D65586">
        <w:rPr>
          <w:rFonts w:asciiTheme="minorHAnsi" w:hAnsiTheme="minorHAnsi" w:cs="Times New Roman"/>
          <w:sz w:val="24"/>
          <w:szCs w:val="24"/>
        </w:rPr>
        <w:lastRenderedPageBreak/>
        <w:t>Internal Structure</w:t>
      </w:r>
      <w:bookmarkEnd w:id="139"/>
      <w:bookmarkEnd w:id="140"/>
      <w:bookmarkEnd w:id="141"/>
    </w:p>
    <w:p w14:paraId="1F1FF270" w14:textId="77777777" w:rsidR="00EF03EC" w:rsidRDefault="00EF03EC" w:rsidP="00EF03EC">
      <w:pPr>
        <w:pStyle w:val="ParagraphBAH"/>
        <w:rPr>
          <w:rFonts w:asciiTheme="minorHAnsi" w:hAnsiTheme="minorHAnsi" w:cs="Times New Roman"/>
        </w:rPr>
      </w:pPr>
      <w:r w:rsidRPr="00D65586">
        <w:rPr>
          <w:rFonts w:asciiTheme="minorHAnsi" w:hAnsiTheme="minorHAnsi" w:cs="Times New Roman"/>
          <w:noProof/>
        </w:rPr>
        <w:drawing>
          <wp:inline distT="0" distB="0" distL="0" distR="0" wp14:anchorId="362B032E" wp14:editId="62E85888">
            <wp:extent cx="5486400" cy="3200400"/>
            <wp:effectExtent l="0" t="0" r="0" b="1905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27A468CA" w14:textId="37A0658D" w:rsidR="00847B91" w:rsidRPr="00D65586" w:rsidRDefault="00847B91" w:rsidP="00847B91">
      <w:pPr>
        <w:pStyle w:val="Caption"/>
        <w:spacing w:before="120" w:after="40"/>
        <w:jc w:val="center"/>
        <w:rPr>
          <w:rFonts w:asciiTheme="minorHAnsi" w:hAnsiTheme="minorHAnsi"/>
        </w:rPr>
      </w:pPr>
      <w:r w:rsidRPr="00D65586">
        <w:rPr>
          <w:rFonts w:asciiTheme="minorHAnsi" w:hAnsiTheme="minorHAnsi"/>
        </w:rPr>
        <w:t xml:space="preserve">Figure </w:t>
      </w:r>
      <w:r w:rsidR="00F344E7">
        <w:rPr>
          <w:rFonts w:asciiTheme="minorHAnsi" w:hAnsiTheme="minorHAnsi"/>
        </w:rPr>
        <w:t>8</w:t>
      </w:r>
      <w:r w:rsidRPr="00D65586">
        <w:rPr>
          <w:rFonts w:asciiTheme="minorHAnsi" w:hAnsiTheme="minorHAnsi"/>
        </w:rPr>
        <w:t>: Project Personnel</w:t>
      </w:r>
    </w:p>
    <w:p w14:paraId="6954C667" w14:textId="77777777" w:rsidR="00847B91" w:rsidRPr="00D65586" w:rsidRDefault="00847B91" w:rsidP="00EF03EC">
      <w:pPr>
        <w:pStyle w:val="ParagraphBAH"/>
        <w:rPr>
          <w:rFonts w:asciiTheme="minorHAnsi" w:hAnsiTheme="minorHAnsi" w:cs="Times New Roman"/>
        </w:rPr>
      </w:pPr>
    </w:p>
    <w:p w14:paraId="744C4005" w14:textId="77777777" w:rsidR="008E4E04" w:rsidRPr="00D65586" w:rsidRDefault="008E4E04" w:rsidP="007F30B7">
      <w:pPr>
        <w:pStyle w:val="Heading2"/>
        <w:tabs>
          <w:tab w:val="num" w:pos="720"/>
          <w:tab w:val="left" w:pos="900"/>
          <w:tab w:val="left" w:pos="990"/>
        </w:tabs>
        <w:ind w:left="1080" w:hanging="720"/>
        <w:rPr>
          <w:rFonts w:asciiTheme="minorHAnsi" w:hAnsiTheme="minorHAnsi" w:cs="Times New Roman"/>
        </w:rPr>
      </w:pPr>
      <w:bookmarkStart w:id="142" w:name="_Toc316479967"/>
      <w:bookmarkStart w:id="143" w:name="_Toc316480387"/>
      <w:bookmarkStart w:id="144" w:name="_Toc316479968"/>
      <w:bookmarkStart w:id="145" w:name="_Toc316480388"/>
      <w:bookmarkStart w:id="146" w:name="_Toc316479969"/>
      <w:bookmarkStart w:id="147" w:name="_Toc316480389"/>
      <w:bookmarkStart w:id="148" w:name="_Toc316479970"/>
      <w:bookmarkStart w:id="149" w:name="_Toc316480390"/>
      <w:bookmarkStart w:id="150" w:name="_Toc316479972"/>
      <w:bookmarkStart w:id="151" w:name="_Toc316480392"/>
      <w:bookmarkStart w:id="152" w:name="_Toc316479974"/>
      <w:bookmarkStart w:id="153" w:name="_Toc316480394"/>
      <w:bookmarkStart w:id="154" w:name="_Toc316479981"/>
      <w:bookmarkStart w:id="155" w:name="_Toc316480401"/>
      <w:bookmarkStart w:id="156" w:name="_Toc316480032"/>
      <w:bookmarkStart w:id="157" w:name="_Toc316480452"/>
      <w:bookmarkStart w:id="158" w:name="_Toc316480033"/>
      <w:bookmarkStart w:id="159" w:name="_Toc316480453"/>
      <w:bookmarkStart w:id="160" w:name="_Toc316480035"/>
      <w:bookmarkStart w:id="161" w:name="_Toc316480455"/>
      <w:bookmarkStart w:id="162" w:name="_Toc316480038"/>
      <w:bookmarkStart w:id="163" w:name="_Toc316480458"/>
      <w:bookmarkStart w:id="164" w:name="_Toc316480039"/>
      <w:bookmarkStart w:id="165" w:name="_Toc316480459"/>
      <w:bookmarkStart w:id="166" w:name="_Toc316480040"/>
      <w:bookmarkStart w:id="167" w:name="_Toc316480460"/>
      <w:bookmarkStart w:id="168" w:name="_Toc316480041"/>
      <w:bookmarkStart w:id="169" w:name="_Toc316480461"/>
      <w:bookmarkStart w:id="170" w:name="_Toc316480042"/>
      <w:bookmarkStart w:id="171" w:name="_Toc316480462"/>
      <w:bookmarkStart w:id="172" w:name="_Toc316480100"/>
      <w:bookmarkStart w:id="173" w:name="_Toc316480520"/>
      <w:bookmarkStart w:id="174" w:name="_Toc316480101"/>
      <w:bookmarkStart w:id="175" w:name="_Toc316480521"/>
      <w:bookmarkStart w:id="176" w:name="_Toc316480102"/>
      <w:bookmarkStart w:id="177" w:name="_Toc316480522"/>
      <w:bookmarkStart w:id="178" w:name="_Toc316480103"/>
      <w:bookmarkStart w:id="179" w:name="_Toc316480523"/>
      <w:bookmarkStart w:id="180" w:name="_Toc316480104"/>
      <w:bookmarkStart w:id="181" w:name="_Toc316480524"/>
      <w:bookmarkStart w:id="182" w:name="_Toc316480105"/>
      <w:bookmarkStart w:id="183" w:name="_Toc316480525"/>
      <w:bookmarkStart w:id="184" w:name="_Toc316480106"/>
      <w:bookmarkStart w:id="185" w:name="_Toc316480526"/>
      <w:bookmarkStart w:id="186" w:name="_Toc316480107"/>
      <w:bookmarkStart w:id="187" w:name="_Toc316480527"/>
      <w:bookmarkStart w:id="188" w:name="_Toc316480108"/>
      <w:bookmarkStart w:id="189" w:name="_Toc316480528"/>
      <w:bookmarkStart w:id="190" w:name="_Toc316480109"/>
      <w:bookmarkStart w:id="191" w:name="_Toc316480529"/>
      <w:bookmarkStart w:id="192" w:name="_Toc316480133"/>
      <w:bookmarkStart w:id="193" w:name="_Toc316480553"/>
      <w:bookmarkStart w:id="194" w:name="_Toc316480134"/>
      <w:bookmarkStart w:id="195" w:name="_Toc316480554"/>
      <w:bookmarkStart w:id="196" w:name="_Toc316480136"/>
      <w:bookmarkStart w:id="197" w:name="_Toc316480556"/>
      <w:bookmarkStart w:id="198" w:name="_Toc316480137"/>
      <w:bookmarkStart w:id="199" w:name="_Toc316480557"/>
      <w:bookmarkStart w:id="200" w:name="_Toc316480139"/>
      <w:bookmarkStart w:id="201" w:name="_Toc316480559"/>
      <w:bookmarkStart w:id="202" w:name="_Toc316480140"/>
      <w:bookmarkStart w:id="203" w:name="_Toc316480560"/>
      <w:bookmarkStart w:id="204" w:name="_Toc316480141"/>
      <w:bookmarkStart w:id="205" w:name="_Toc316480561"/>
      <w:bookmarkStart w:id="206" w:name="_Toc316480142"/>
      <w:bookmarkStart w:id="207" w:name="_Toc316480562"/>
      <w:bookmarkStart w:id="208" w:name="_Toc316480144"/>
      <w:bookmarkStart w:id="209" w:name="_Toc316480564"/>
      <w:bookmarkStart w:id="210" w:name="_Toc316480150"/>
      <w:bookmarkStart w:id="211" w:name="_Toc316480570"/>
      <w:bookmarkStart w:id="212" w:name="_Toc316480156"/>
      <w:bookmarkStart w:id="213" w:name="_Toc316480576"/>
      <w:bookmarkStart w:id="214" w:name="_Toc316480162"/>
      <w:bookmarkStart w:id="215" w:name="_Toc316480582"/>
      <w:bookmarkStart w:id="216" w:name="_Toc316480168"/>
      <w:bookmarkStart w:id="217" w:name="_Toc316480588"/>
      <w:bookmarkStart w:id="218" w:name="_Toc316480174"/>
      <w:bookmarkStart w:id="219" w:name="_Toc316480594"/>
      <w:bookmarkStart w:id="220" w:name="_Toc316480180"/>
      <w:bookmarkStart w:id="221" w:name="_Toc316480600"/>
      <w:bookmarkStart w:id="222" w:name="_Toc316480186"/>
      <w:bookmarkStart w:id="223" w:name="_Toc316480606"/>
      <w:bookmarkStart w:id="224" w:name="_Toc316480192"/>
      <w:bookmarkStart w:id="225" w:name="_Toc316480612"/>
      <w:bookmarkStart w:id="226" w:name="_Toc316480198"/>
      <w:bookmarkStart w:id="227" w:name="_Toc316480618"/>
      <w:bookmarkStart w:id="228" w:name="_Toc316480204"/>
      <w:bookmarkStart w:id="229" w:name="_Toc316480624"/>
      <w:bookmarkStart w:id="230" w:name="_Toc316480210"/>
      <w:bookmarkStart w:id="231" w:name="_Toc316480630"/>
      <w:bookmarkStart w:id="232" w:name="_Toc316480216"/>
      <w:bookmarkStart w:id="233" w:name="_Toc316480636"/>
      <w:bookmarkStart w:id="234" w:name="_Toc316480222"/>
      <w:bookmarkStart w:id="235" w:name="_Toc316480642"/>
      <w:bookmarkStart w:id="236" w:name="_Toc316480228"/>
      <w:bookmarkStart w:id="237" w:name="_Toc316480648"/>
      <w:bookmarkStart w:id="238" w:name="_Toc316480234"/>
      <w:bookmarkStart w:id="239" w:name="_Toc316480654"/>
      <w:bookmarkStart w:id="240" w:name="_Toc316474759"/>
      <w:bookmarkStart w:id="241" w:name="_Toc316479600"/>
      <w:bookmarkStart w:id="242" w:name="_Toc316480240"/>
      <w:bookmarkStart w:id="243" w:name="_Toc316480660"/>
      <w:bookmarkStart w:id="244" w:name="_Toc316480243"/>
      <w:bookmarkStart w:id="245" w:name="_Toc316480663"/>
      <w:bookmarkStart w:id="246" w:name="_Toc316474763"/>
      <w:bookmarkStart w:id="247" w:name="_Toc316479604"/>
      <w:bookmarkStart w:id="248" w:name="_Toc316480244"/>
      <w:bookmarkStart w:id="249" w:name="_Toc316480664"/>
      <w:bookmarkStart w:id="250" w:name="_Toc316474766"/>
      <w:bookmarkStart w:id="251" w:name="_Toc316479607"/>
      <w:bookmarkStart w:id="252" w:name="_Toc316480247"/>
      <w:bookmarkStart w:id="253" w:name="_Toc316480667"/>
      <w:bookmarkStart w:id="254" w:name="_Toc316474769"/>
      <w:bookmarkStart w:id="255" w:name="_Toc316479610"/>
      <w:bookmarkStart w:id="256" w:name="_Toc316480250"/>
      <w:bookmarkStart w:id="257" w:name="_Toc316480670"/>
      <w:bookmarkStart w:id="258" w:name="_Toc316480251"/>
      <w:bookmarkStart w:id="259" w:name="_Toc316480671"/>
      <w:bookmarkStart w:id="260" w:name="_Toc314117784"/>
      <w:bookmarkStart w:id="261" w:name="_Toc315868984"/>
      <w:bookmarkStart w:id="262" w:name="_Toc364771672"/>
      <w:bookmarkStart w:id="263" w:name="_Toc474764703"/>
      <w:bookmarkStart w:id="264" w:name="_Toc299031956"/>
      <w:bookmarkStart w:id="265" w:name="_Toc299373347"/>
      <w:bookmarkStart w:id="266" w:name="_Toc300064089"/>
      <w:bookmarkStart w:id="267" w:name="_Toc300236517"/>
      <w:bookmarkStart w:id="268" w:name="_Toc300845425"/>
      <w:bookmarkStart w:id="269" w:name="_Toc313612714"/>
      <w:bookmarkEnd w:id="132"/>
      <w:bookmarkEnd w:id="133"/>
      <w:bookmarkEnd w:id="134"/>
      <w:bookmarkEnd w:id="135"/>
      <w:bookmarkEnd w:id="136"/>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r w:rsidRPr="00D65586">
        <w:rPr>
          <w:rFonts w:asciiTheme="minorHAnsi" w:hAnsiTheme="minorHAnsi" w:cs="Times New Roman"/>
        </w:rPr>
        <w:t>Benefits to S&amp;T</w:t>
      </w:r>
      <w:bookmarkEnd w:id="261"/>
      <w:bookmarkEnd w:id="262"/>
      <w:bookmarkEnd w:id="263"/>
    </w:p>
    <w:p w14:paraId="2C410185" w14:textId="77777777" w:rsidR="00786997" w:rsidRPr="00D65586" w:rsidRDefault="00786997" w:rsidP="00D212A7">
      <w:pPr>
        <w:pStyle w:val="Heading3"/>
        <w:spacing w:before="60" w:after="60"/>
        <w:ind w:left="1440" w:hanging="634"/>
        <w:rPr>
          <w:rFonts w:asciiTheme="minorHAnsi" w:hAnsiTheme="minorHAnsi" w:cs="Times New Roman"/>
          <w:sz w:val="24"/>
          <w:szCs w:val="24"/>
        </w:rPr>
      </w:pPr>
      <w:bookmarkStart w:id="270" w:name="_Toc364771673"/>
      <w:bookmarkStart w:id="271" w:name="_Toc474764704"/>
      <w:bookmarkStart w:id="272" w:name="_Toc315868985"/>
      <w:r w:rsidRPr="00D65586">
        <w:rPr>
          <w:rFonts w:asciiTheme="minorHAnsi" w:hAnsiTheme="minorHAnsi" w:cs="Times New Roman"/>
          <w:sz w:val="24"/>
          <w:szCs w:val="24"/>
        </w:rPr>
        <w:t>New Capabilities / Technology</w:t>
      </w:r>
      <w:bookmarkEnd w:id="270"/>
      <w:bookmarkEnd w:id="271"/>
    </w:p>
    <w:p w14:paraId="54E40EFA" w14:textId="77777777" w:rsidR="00B335EE" w:rsidRPr="00D65586" w:rsidRDefault="00B335EE" w:rsidP="00D212A7">
      <w:pPr>
        <w:pStyle w:val="ParagraphItalics"/>
        <w:ind w:left="720"/>
        <w:rPr>
          <w:rFonts w:asciiTheme="minorHAnsi" w:hAnsiTheme="minorHAnsi"/>
          <w:i w:val="0"/>
          <w:sz w:val="24"/>
          <w:szCs w:val="24"/>
        </w:rPr>
      </w:pPr>
      <w:r w:rsidRPr="00D65586">
        <w:rPr>
          <w:rFonts w:asciiTheme="minorHAnsi" w:hAnsiTheme="minorHAnsi"/>
          <w:i w:val="0"/>
          <w:sz w:val="24"/>
          <w:szCs w:val="24"/>
        </w:rPr>
        <w:t>Cyber.gov will provide significant deliverables including an innovative and holistic cyber architecture including its detailed schema and baseline requirement</w:t>
      </w:r>
      <w:r w:rsidR="000C0F00">
        <w:rPr>
          <w:rFonts w:asciiTheme="minorHAnsi" w:hAnsiTheme="minorHAnsi"/>
          <w:i w:val="0"/>
          <w:sz w:val="24"/>
          <w:szCs w:val="24"/>
        </w:rPr>
        <w:t>s</w:t>
      </w:r>
      <w:r w:rsidRPr="00D65586">
        <w:rPr>
          <w:rFonts w:asciiTheme="minorHAnsi" w:hAnsiTheme="minorHAnsi"/>
          <w:i w:val="0"/>
          <w:sz w:val="24"/>
          <w:szCs w:val="24"/>
        </w:rPr>
        <w:t xml:space="preserve">. </w:t>
      </w:r>
    </w:p>
    <w:p w14:paraId="4C1F677C" w14:textId="77777777" w:rsidR="00B335EE" w:rsidRPr="00D65586" w:rsidRDefault="00B335EE" w:rsidP="00D212A7">
      <w:pPr>
        <w:pStyle w:val="ParagraphItalics"/>
        <w:ind w:left="720"/>
        <w:rPr>
          <w:rFonts w:asciiTheme="minorHAnsi" w:hAnsiTheme="minorHAnsi"/>
          <w:i w:val="0"/>
          <w:sz w:val="24"/>
          <w:szCs w:val="24"/>
        </w:rPr>
      </w:pPr>
      <w:r w:rsidRPr="00D65586">
        <w:rPr>
          <w:rFonts w:asciiTheme="minorHAnsi" w:hAnsiTheme="minorHAnsi"/>
          <w:i w:val="0"/>
          <w:sz w:val="24"/>
          <w:szCs w:val="24"/>
        </w:rPr>
        <w:t xml:space="preserve">The team will also provide a complete assessment of Software Defined Perimeter and its benefits which could potentially help mitigate dozens of current threat </w:t>
      </w:r>
      <w:r w:rsidR="00E443D6">
        <w:rPr>
          <w:rFonts w:asciiTheme="minorHAnsi" w:hAnsiTheme="minorHAnsi"/>
          <w:i w:val="0"/>
          <w:sz w:val="24"/>
          <w:szCs w:val="24"/>
        </w:rPr>
        <w:t>vectors</w:t>
      </w:r>
      <w:r w:rsidR="00E443D6" w:rsidRPr="00D65586">
        <w:rPr>
          <w:rFonts w:asciiTheme="minorHAnsi" w:hAnsiTheme="minorHAnsi"/>
          <w:i w:val="0"/>
          <w:sz w:val="24"/>
          <w:szCs w:val="24"/>
        </w:rPr>
        <w:t xml:space="preserve"> </w:t>
      </w:r>
      <w:r w:rsidRPr="00D65586">
        <w:rPr>
          <w:rFonts w:asciiTheme="minorHAnsi" w:hAnsiTheme="minorHAnsi"/>
          <w:i w:val="0"/>
          <w:sz w:val="24"/>
          <w:szCs w:val="24"/>
        </w:rPr>
        <w:t xml:space="preserve">which many are </w:t>
      </w:r>
      <w:r w:rsidR="00E443D6">
        <w:rPr>
          <w:rFonts w:asciiTheme="minorHAnsi" w:hAnsiTheme="minorHAnsi"/>
          <w:i w:val="0"/>
          <w:sz w:val="24"/>
          <w:szCs w:val="24"/>
        </w:rPr>
        <w:t xml:space="preserve">the </w:t>
      </w:r>
      <w:r w:rsidRPr="00D65586">
        <w:rPr>
          <w:rFonts w:asciiTheme="minorHAnsi" w:hAnsiTheme="minorHAnsi"/>
          <w:i w:val="0"/>
          <w:sz w:val="24"/>
          <w:szCs w:val="24"/>
        </w:rPr>
        <w:t>source of the latest breaches of the .Gov domain.</w:t>
      </w:r>
    </w:p>
    <w:p w14:paraId="6BD1D1A4" w14:textId="77777777" w:rsidR="00C858AC" w:rsidRPr="00D65586" w:rsidRDefault="00792199" w:rsidP="00D212A7">
      <w:pPr>
        <w:pStyle w:val="ParagraphItalics"/>
        <w:ind w:left="720"/>
        <w:rPr>
          <w:rFonts w:asciiTheme="minorHAnsi" w:hAnsiTheme="minorHAnsi"/>
          <w:i w:val="0"/>
          <w:sz w:val="24"/>
          <w:szCs w:val="24"/>
        </w:rPr>
      </w:pPr>
      <w:r w:rsidRPr="00D65586">
        <w:rPr>
          <w:rFonts w:asciiTheme="minorHAnsi" w:hAnsiTheme="minorHAnsi"/>
          <w:i w:val="0"/>
          <w:sz w:val="24"/>
          <w:szCs w:val="24"/>
        </w:rPr>
        <w:lastRenderedPageBreak/>
        <w:t xml:space="preserve">The initial phase of </w:t>
      </w:r>
      <w:r w:rsidR="0022031F" w:rsidRPr="00D65586">
        <w:rPr>
          <w:rFonts w:asciiTheme="minorHAnsi" w:hAnsiTheme="minorHAnsi"/>
          <w:i w:val="0"/>
          <w:sz w:val="24"/>
          <w:szCs w:val="24"/>
        </w:rPr>
        <w:t>Cyber.gov</w:t>
      </w:r>
      <w:r w:rsidRPr="00D65586">
        <w:rPr>
          <w:rFonts w:asciiTheme="minorHAnsi" w:hAnsiTheme="minorHAnsi"/>
          <w:i w:val="0"/>
          <w:sz w:val="24"/>
          <w:szCs w:val="24"/>
        </w:rPr>
        <w:t xml:space="preserve"> includes a systems analysis, </w:t>
      </w:r>
      <w:r w:rsidR="001C0AA9" w:rsidRPr="00D65586">
        <w:rPr>
          <w:rFonts w:asciiTheme="minorHAnsi" w:hAnsiTheme="minorHAnsi"/>
          <w:i w:val="0"/>
          <w:sz w:val="24"/>
          <w:szCs w:val="24"/>
        </w:rPr>
        <w:t>architecture</w:t>
      </w:r>
      <w:r w:rsidRPr="00D65586">
        <w:rPr>
          <w:rFonts w:asciiTheme="minorHAnsi" w:hAnsiTheme="minorHAnsi"/>
          <w:i w:val="0"/>
          <w:sz w:val="24"/>
          <w:szCs w:val="24"/>
        </w:rPr>
        <w:t xml:space="preserve"> analysis of alternatives and piloting of a measurement infrastructure. The results of these, as well as the results of a classified signature study, will help determine the right technologies (or </w:t>
      </w:r>
      <w:r w:rsidR="00D55A25" w:rsidRPr="00D65586">
        <w:rPr>
          <w:rFonts w:asciiTheme="minorHAnsi" w:hAnsiTheme="minorHAnsi"/>
          <w:i w:val="0"/>
          <w:sz w:val="24"/>
          <w:szCs w:val="24"/>
        </w:rPr>
        <w:t>non-material solutions) to pursue development in the case of new technologies, or accelerated deployment of, in the case of existing capabilities.</w:t>
      </w:r>
    </w:p>
    <w:p w14:paraId="6B64795C" w14:textId="77777777" w:rsidR="008E4E04" w:rsidRPr="00D65586" w:rsidRDefault="008E4E04" w:rsidP="00D212A7">
      <w:pPr>
        <w:pStyle w:val="Heading3"/>
        <w:spacing w:before="60" w:after="60"/>
        <w:ind w:left="1440" w:hanging="634"/>
        <w:rPr>
          <w:rFonts w:asciiTheme="minorHAnsi" w:hAnsiTheme="minorHAnsi" w:cs="Times New Roman"/>
          <w:sz w:val="24"/>
          <w:szCs w:val="24"/>
        </w:rPr>
      </w:pPr>
      <w:bookmarkStart w:id="273" w:name="_Toc364771674"/>
      <w:bookmarkStart w:id="274" w:name="_Toc474764705"/>
      <w:r w:rsidRPr="00D65586">
        <w:rPr>
          <w:rFonts w:asciiTheme="minorHAnsi" w:hAnsiTheme="minorHAnsi" w:cs="Times New Roman"/>
          <w:sz w:val="24"/>
          <w:szCs w:val="24"/>
        </w:rPr>
        <w:t>New Intellectual Property</w:t>
      </w:r>
      <w:bookmarkEnd w:id="272"/>
      <w:bookmarkEnd w:id="273"/>
      <w:bookmarkEnd w:id="274"/>
    </w:p>
    <w:p w14:paraId="0890B723" w14:textId="77777777" w:rsidR="00C858AC" w:rsidRPr="00D65586" w:rsidRDefault="00C858AC" w:rsidP="00D212A7">
      <w:pPr>
        <w:pStyle w:val="ParagraphItalics"/>
        <w:ind w:left="720"/>
        <w:rPr>
          <w:rFonts w:asciiTheme="minorHAnsi" w:hAnsiTheme="minorHAnsi"/>
          <w:i w:val="0"/>
          <w:sz w:val="24"/>
          <w:szCs w:val="24"/>
        </w:rPr>
      </w:pPr>
      <w:r w:rsidRPr="00D65586">
        <w:rPr>
          <w:rFonts w:asciiTheme="minorHAnsi" w:hAnsiTheme="minorHAnsi"/>
          <w:i w:val="0"/>
          <w:sz w:val="24"/>
          <w:szCs w:val="24"/>
        </w:rPr>
        <w:t xml:space="preserve">At this point in the project, it is unknown what, if any, intellectual property will be produced by this effort.  The </w:t>
      </w:r>
      <w:r w:rsidR="0022031F" w:rsidRPr="00D65586">
        <w:rPr>
          <w:rFonts w:asciiTheme="minorHAnsi" w:hAnsiTheme="minorHAnsi"/>
          <w:i w:val="0"/>
          <w:sz w:val="24"/>
          <w:szCs w:val="24"/>
        </w:rPr>
        <w:t>Cyber.gov</w:t>
      </w:r>
      <w:r w:rsidRPr="00D65586">
        <w:rPr>
          <w:rFonts w:asciiTheme="minorHAnsi" w:hAnsiTheme="minorHAnsi"/>
          <w:i w:val="0"/>
          <w:sz w:val="24"/>
          <w:szCs w:val="24"/>
        </w:rPr>
        <w:t xml:space="preserve"> program management team will contact Lavanya “Elle” Ratnam at </w:t>
      </w:r>
      <w:hyperlink r:id="rId31" w:history="1">
        <w:r w:rsidRPr="00D65586">
          <w:rPr>
            <w:rFonts w:asciiTheme="minorHAnsi" w:hAnsiTheme="minorHAnsi"/>
            <w:sz w:val="24"/>
            <w:szCs w:val="24"/>
          </w:rPr>
          <w:t>Lavanya.ratnam@hq.dhs.gov</w:t>
        </w:r>
      </w:hyperlink>
      <w:r w:rsidR="0020103D">
        <w:rPr>
          <w:rFonts w:asciiTheme="minorHAnsi" w:hAnsiTheme="minorHAnsi"/>
          <w:i w:val="0"/>
          <w:sz w:val="24"/>
          <w:szCs w:val="24"/>
        </w:rPr>
        <w:t xml:space="preserve"> at S&amp;T’</w:t>
      </w:r>
      <w:r w:rsidRPr="00D65586">
        <w:rPr>
          <w:rFonts w:asciiTheme="minorHAnsi" w:hAnsiTheme="minorHAnsi"/>
          <w:i w:val="0"/>
          <w:sz w:val="24"/>
          <w:szCs w:val="24"/>
        </w:rPr>
        <w:t xml:space="preserve">s Office of General Council for assistance with all IP questions and issues.  </w:t>
      </w:r>
    </w:p>
    <w:p w14:paraId="32CE5ECE" w14:textId="77777777" w:rsidR="00160591" w:rsidRPr="00D65586" w:rsidRDefault="00F708AE" w:rsidP="00160591">
      <w:pPr>
        <w:pStyle w:val="Heading3"/>
        <w:rPr>
          <w:rFonts w:asciiTheme="minorHAnsi" w:hAnsiTheme="minorHAnsi" w:cs="Times New Roman"/>
          <w:sz w:val="24"/>
          <w:szCs w:val="24"/>
        </w:rPr>
      </w:pPr>
      <w:bookmarkStart w:id="275" w:name="_Toc474764706"/>
      <w:r w:rsidRPr="00D65586">
        <w:rPr>
          <w:rFonts w:asciiTheme="minorHAnsi" w:hAnsiTheme="minorHAnsi" w:cs="Times New Roman"/>
          <w:sz w:val="24"/>
          <w:szCs w:val="24"/>
        </w:rPr>
        <w:t xml:space="preserve">Public Access of Federally Funded </w:t>
      </w:r>
      <w:r w:rsidR="00F358BA" w:rsidRPr="00D65586">
        <w:rPr>
          <w:rFonts w:asciiTheme="minorHAnsi" w:hAnsiTheme="minorHAnsi" w:cs="Times New Roman"/>
          <w:sz w:val="24"/>
          <w:szCs w:val="24"/>
        </w:rPr>
        <w:t>Scientific</w:t>
      </w:r>
      <w:r w:rsidRPr="00D65586">
        <w:rPr>
          <w:rFonts w:asciiTheme="minorHAnsi" w:hAnsiTheme="minorHAnsi" w:cs="Times New Roman"/>
          <w:sz w:val="24"/>
          <w:szCs w:val="24"/>
        </w:rPr>
        <w:t xml:space="preserve"> Research</w:t>
      </w:r>
      <w:bookmarkEnd w:id="275"/>
    </w:p>
    <w:p w14:paraId="3217DB4E" w14:textId="77777777" w:rsidR="00F708AE" w:rsidRPr="00D65586" w:rsidRDefault="00E22280" w:rsidP="00D46927">
      <w:pPr>
        <w:pStyle w:val="ParagraphItalics"/>
        <w:ind w:left="720"/>
        <w:rPr>
          <w:rFonts w:asciiTheme="minorHAnsi" w:hAnsiTheme="minorHAnsi"/>
          <w:i w:val="0"/>
          <w:sz w:val="24"/>
          <w:szCs w:val="24"/>
        </w:rPr>
      </w:pPr>
      <w:r>
        <w:rPr>
          <w:rFonts w:asciiTheme="minorHAnsi" w:hAnsiTheme="minorHAnsi"/>
          <w:i w:val="0"/>
          <w:sz w:val="24"/>
          <w:szCs w:val="24"/>
        </w:rPr>
        <w:t>T</w:t>
      </w:r>
      <w:r w:rsidR="00C858AC" w:rsidRPr="00D65586">
        <w:rPr>
          <w:rFonts w:asciiTheme="minorHAnsi" w:hAnsiTheme="minorHAnsi"/>
          <w:i w:val="0"/>
          <w:sz w:val="24"/>
          <w:szCs w:val="24"/>
        </w:rPr>
        <w:t xml:space="preserve">he </w:t>
      </w:r>
      <w:r w:rsidR="0022031F" w:rsidRPr="00D65586">
        <w:rPr>
          <w:rFonts w:asciiTheme="minorHAnsi" w:hAnsiTheme="minorHAnsi"/>
          <w:i w:val="0"/>
          <w:sz w:val="24"/>
          <w:szCs w:val="24"/>
        </w:rPr>
        <w:t>Cyber.gov</w:t>
      </w:r>
      <w:r w:rsidR="00C858AC" w:rsidRPr="00D65586">
        <w:rPr>
          <w:rFonts w:asciiTheme="minorHAnsi" w:hAnsiTheme="minorHAnsi"/>
          <w:i w:val="0"/>
          <w:sz w:val="24"/>
          <w:szCs w:val="24"/>
        </w:rPr>
        <w:t xml:space="preserve"> program will comply with the intent of the </w:t>
      </w:r>
      <w:r w:rsidRPr="00E22280">
        <w:rPr>
          <w:rFonts w:asciiTheme="minorHAnsi" w:hAnsiTheme="minorHAnsi"/>
          <w:i w:val="0"/>
          <w:sz w:val="24"/>
          <w:szCs w:val="24"/>
        </w:rPr>
        <w:t xml:space="preserve">DHS Plan to Support Increased Public Access to the Results of Research Funded by the Federal Government </w:t>
      </w:r>
      <w:r w:rsidR="00C858AC" w:rsidRPr="00D65586">
        <w:rPr>
          <w:rFonts w:asciiTheme="minorHAnsi" w:hAnsiTheme="minorHAnsi"/>
          <w:i w:val="0"/>
          <w:sz w:val="24"/>
          <w:szCs w:val="24"/>
        </w:rPr>
        <w:t xml:space="preserve">and develop the appropriate mechanisms to provide </w:t>
      </w:r>
      <w:r w:rsidR="0045444A" w:rsidRPr="00D65586">
        <w:rPr>
          <w:rFonts w:asciiTheme="minorHAnsi" w:hAnsiTheme="minorHAnsi"/>
          <w:i w:val="0"/>
          <w:sz w:val="24"/>
          <w:szCs w:val="24"/>
        </w:rPr>
        <w:t>public access to peer reviewed journal articles that are funded by federal R&amp;D after a prescribed embargo period.</w:t>
      </w:r>
      <w:r w:rsidR="00160591" w:rsidRPr="00D65586">
        <w:rPr>
          <w:rFonts w:asciiTheme="minorHAnsi" w:hAnsiTheme="minorHAnsi"/>
          <w:i w:val="0"/>
          <w:sz w:val="24"/>
          <w:szCs w:val="24"/>
        </w:rPr>
        <w:t xml:space="preserve"> </w:t>
      </w:r>
    </w:p>
    <w:p w14:paraId="58450A57" w14:textId="77777777" w:rsidR="00F708AE" w:rsidRPr="00D65586" w:rsidRDefault="00F708AE" w:rsidP="00F708AE">
      <w:pPr>
        <w:pStyle w:val="Heading3"/>
        <w:rPr>
          <w:rFonts w:asciiTheme="minorHAnsi" w:hAnsiTheme="minorHAnsi" w:cs="Times New Roman"/>
          <w:sz w:val="24"/>
          <w:szCs w:val="24"/>
        </w:rPr>
      </w:pPr>
      <w:bookmarkStart w:id="276" w:name="_Toc474764707"/>
      <w:r w:rsidRPr="00D65586">
        <w:rPr>
          <w:rFonts w:asciiTheme="minorHAnsi" w:hAnsiTheme="minorHAnsi" w:cs="Times New Roman"/>
          <w:sz w:val="24"/>
          <w:szCs w:val="24"/>
        </w:rPr>
        <w:t>Data Management</w:t>
      </w:r>
      <w:bookmarkEnd w:id="276"/>
    </w:p>
    <w:p w14:paraId="6BAA7EA0" w14:textId="77777777" w:rsidR="00B95A11" w:rsidRPr="00D65586" w:rsidRDefault="00E22280" w:rsidP="00D46927">
      <w:pPr>
        <w:pStyle w:val="ParagraphItalics"/>
        <w:ind w:left="720"/>
        <w:rPr>
          <w:rFonts w:asciiTheme="minorHAnsi" w:hAnsiTheme="minorHAnsi"/>
          <w:i w:val="0"/>
          <w:sz w:val="24"/>
          <w:szCs w:val="24"/>
        </w:rPr>
      </w:pPr>
      <w:r>
        <w:rPr>
          <w:rFonts w:asciiTheme="minorHAnsi" w:hAnsiTheme="minorHAnsi"/>
          <w:i w:val="0"/>
          <w:sz w:val="24"/>
          <w:szCs w:val="24"/>
        </w:rPr>
        <w:t>The</w:t>
      </w:r>
      <w:r w:rsidR="00C858AC" w:rsidRPr="00D65586">
        <w:rPr>
          <w:rFonts w:asciiTheme="minorHAnsi" w:hAnsiTheme="minorHAnsi"/>
          <w:i w:val="0"/>
          <w:sz w:val="24"/>
          <w:szCs w:val="24"/>
        </w:rPr>
        <w:t xml:space="preserve"> </w:t>
      </w:r>
      <w:r w:rsidR="0022031F" w:rsidRPr="00D65586">
        <w:rPr>
          <w:rFonts w:asciiTheme="minorHAnsi" w:hAnsiTheme="minorHAnsi"/>
          <w:i w:val="0"/>
          <w:sz w:val="24"/>
          <w:szCs w:val="24"/>
        </w:rPr>
        <w:t>Cyber.gov</w:t>
      </w:r>
      <w:r w:rsidR="00C858AC" w:rsidRPr="00D65586">
        <w:rPr>
          <w:rFonts w:asciiTheme="minorHAnsi" w:hAnsiTheme="minorHAnsi"/>
          <w:i w:val="0"/>
          <w:sz w:val="24"/>
          <w:szCs w:val="24"/>
        </w:rPr>
        <w:t xml:space="preserve"> program will comply with the intent of the </w:t>
      </w:r>
      <w:r w:rsidRPr="00D65586">
        <w:rPr>
          <w:rFonts w:asciiTheme="minorHAnsi" w:hAnsiTheme="minorHAnsi"/>
          <w:i w:val="0"/>
          <w:sz w:val="24"/>
          <w:szCs w:val="24"/>
        </w:rPr>
        <w:t>DHS Plan to Support Increased Public Access to the Results of Research Funded by the Federal Government</w:t>
      </w:r>
      <w:r w:rsidR="00C858AC" w:rsidRPr="00D65586">
        <w:rPr>
          <w:rFonts w:asciiTheme="minorHAnsi" w:hAnsiTheme="minorHAnsi"/>
          <w:i w:val="0"/>
          <w:sz w:val="24"/>
          <w:szCs w:val="24"/>
        </w:rPr>
        <w:t xml:space="preserve"> and develop the appropriate </w:t>
      </w:r>
      <w:r w:rsidR="0045444A" w:rsidRPr="00D65586">
        <w:rPr>
          <w:rFonts w:asciiTheme="minorHAnsi" w:hAnsiTheme="minorHAnsi"/>
          <w:i w:val="0"/>
          <w:sz w:val="24"/>
          <w:szCs w:val="24"/>
        </w:rPr>
        <w:t>data management plan</w:t>
      </w:r>
      <w:r w:rsidR="00B95A11" w:rsidRPr="00D65586">
        <w:rPr>
          <w:rFonts w:asciiTheme="minorHAnsi" w:hAnsiTheme="minorHAnsi"/>
          <w:i w:val="0"/>
          <w:sz w:val="24"/>
          <w:szCs w:val="24"/>
        </w:rPr>
        <w:t xml:space="preserve"> if the electronic data sets created in the project fall under the purview of the DHS guidance. </w:t>
      </w:r>
    </w:p>
    <w:p w14:paraId="06C8A3DC" w14:textId="77777777" w:rsidR="00786997" w:rsidRPr="00D65586" w:rsidRDefault="00786997" w:rsidP="007F30B7">
      <w:pPr>
        <w:pStyle w:val="Heading3"/>
        <w:rPr>
          <w:rFonts w:asciiTheme="minorHAnsi" w:hAnsiTheme="minorHAnsi" w:cs="Times New Roman"/>
          <w:sz w:val="24"/>
          <w:szCs w:val="24"/>
        </w:rPr>
      </w:pPr>
      <w:bookmarkStart w:id="277" w:name="_Toc364771678"/>
      <w:bookmarkStart w:id="278" w:name="_Toc474764708"/>
      <w:r w:rsidRPr="00D65586">
        <w:rPr>
          <w:rFonts w:asciiTheme="minorHAnsi" w:hAnsiTheme="minorHAnsi" w:cs="Times New Roman"/>
          <w:sz w:val="24"/>
          <w:szCs w:val="24"/>
        </w:rPr>
        <w:t>Other Benefits</w:t>
      </w:r>
      <w:bookmarkEnd w:id="277"/>
      <w:bookmarkEnd w:id="278"/>
    </w:p>
    <w:p w14:paraId="5A42D968" w14:textId="77777777" w:rsidR="00786997" w:rsidRPr="00D65586" w:rsidRDefault="00786997" w:rsidP="00D212A7">
      <w:pPr>
        <w:pStyle w:val="ParagraphItalics"/>
        <w:ind w:left="720"/>
        <w:rPr>
          <w:rFonts w:asciiTheme="minorHAnsi" w:hAnsiTheme="minorHAnsi"/>
          <w:i w:val="0"/>
          <w:sz w:val="24"/>
          <w:szCs w:val="24"/>
        </w:rPr>
      </w:pPr>
      <w:r w:rsidRPr="00D65586">
        <w:rPr>
          <w:rFonts w:asciiTheme="minorHAnsi" w:hAnsiTheme="minorHAnsi"/>
          <w:i w:val="0"/>
          <w:szCs w:val="22"/>
        </w:rPr>
        <w:t xml:space="preserve"> </w:t>
      </w:r>
      <w:r w:rsidRPr="00D65586">
        <w:rPr>
          <w:rFonts w:asciiTheme="minorHAnsi" w:hAnsiTheme="minorHAnsi"/>
          <w:i w:val="0"/>
          <w:sz w:val="24"/>
          <w:szCs w:val="24"/>
        </w:rPr>
        <w:t xml:space="preserve">No additional benefits </w:t>
      </w:r>
      <w:r w:rsidR="00EA661D" w:rsidRPr="00D65586">
        <w:rPr>
          <w:rFonts w:asciiTheme="minorHAnsi" w:hAnsiTheme="minorHAnsi"/>
          <w:i w:val="0"/>
          <w:sz w:val="24"/>
          <w:szCs w:val="24"/>
        </w:rPr>
        <w:t>for S&amp;T</w:t>
      </w:r>
      <w:r w:rsidR="002C12AB" w:rsidRPr="00D65586">
        <w:rPr>
          <w:rFonts w:asciiTheme="minorHAnsi" w:hAnsiTheme="minorHAnsi"/>
          <w:i w:val="0"/>
          <w:sz w:val="24"/>
          <w:szCs w:val="24"/>
        </w:rPr>
        <w:t xml:space="preserve"> </w:t>
      </w:r>
      <w:r w:rsidRPr="00D65586">
        <w:rPr>
          <w:rFonts w:asciiTheme="minorHAnsi" w:hAnsiTheme="minorHAnsi"/>
          <w:i w:val="0"/>
          <w:sz w:val="24"/>
          <w:szCs w:val="24"/>
        </w:rPr>
        <w:t>are expecte</w:t>
      </w:r>
      <w:r w:rsidR="00C4299F" w:rsidRPr="00D65586">
        <w:rPr>
          <w:rFonts w:asciiTheme="minorHAnsi" w:hAnsiTheme="minorHAnsi"/>
          <w:i w:val="0"/>
          <w:sz w:val="24"/>
          <w:szCs w:val="24"/>
        </w:rPr>
        <w:t xml:space="preserve">d to be produced by this effort other </w:t>
      </w:r>
      <w:r w:rsidR="006B5C2D" w:rsidRPr="00D65586">
        <w:rPr>
          <w:rFonts w:asciiTheme="minorHAnsi" w:hAnsiTheme="minorHAnsi"/>
          <w:i w:val="0"/>
          <w:sz w:val="24"/>
          <w:szCs w:val="24"/>
        </w:rPr>
        <w:t>than those described in Section 1.</w:t>
      </w:r>
      <w:r w:rsidR="00B335EE" w:rsidRPr="00D65586">
        <w:rPr>
          <w:rFonts w:asciiTheme="minorHAnsi" w:hAnsiTheme="minorHAnsi"/>
          <w:i w:val="0"/>
          <w:sz w:val="24"/>
          <w:szCs w:val="24"/>
        </w:rPr>
        <w:t>7</w:t>
      </w:r>
      <w:r w:rsidR="006B5C2D" w:rsidRPr="00D65586">
        <w:rPr>
          <w:rFonts w:asciiTheme="minorHAnsi" w:hAnsiTheme="minorHAnsi"/>
          <w:i w:val="0"/>
          <w:sz w:val="24"/>
          <w:szCs w:val="24"/>
        </w:rPr>
        <w:t>.1</w:t>
      </w:r>
      <w:r w:rsidR="00AD1203" w:rsidRPr="00D65586">
        <w:rPr>
          <w:rFonts w:asciiTheme="minorHAnsi" w:hAnsiTheme="minorHAnsi"/>
          <w:i w:val="0"/>
          <w:sz w:val="24"/>
          <w:szCs w:val="24"/>
        </w:rPr>
        <w:t xml:space="preserve">.  Given the nature of research and development, however, this is subject to change.  </w:t>
      </w:r>
    </w:p>
    <w:p w14:paraId="519B443F" w14:textId="77777777" w:rsidR="003266FB" w:rsidRPr="00D65586" w:rsidRDefault="003266FB" w:rsidP="003266FB">
      <w:pPr>
        <w:pStyle w:val="ListParagraph"/>
        <w:keepNext/>
        <w:numPr>
          <w:ilvl w:val="1"/>
          <w:numId w:val="5"/>
        </w:numPr>
        <w:spacing w:before="240" w:after="40"/>
        <w:contextualSpacing w:val="0"/>
        <w:outlineLvl w:val="1"/>
        <w:rPr>
          <w:rFonts w:asciiTheme="minorHAnsi" w:hAnsiTheme="minorHAnsi"/>
          <w:b/>
          <w:bCs/>
          <w:vanish/>
          <w:kern w:val="32"/>
          <w:sz w:val="26"/>
          <w:szCs w:val="26"/>
        </w:rPr>
      </w:pPr>
      <w:bookmarkStart w:id="279" w:name="_Toc315863698"/>
      <w:bookmarkStart w:id="280" w:name="_Toc315868986"/>
      <w:bookmarkStart w:id="281" w:name="_Toc315870417"/>
      <w:bookmarkStart w:id="282" w:name="_Toc315961187"/>
      <w:bookmarkStart w:id="283" w:name="_Toc315961319"/>
      <w:bookmarkStart w:id="284" w:name="_Toc315961450"/>
      <w:bookmarkStart w:id="285" w:name="_Toc315961582"/>
      <w:bookmarkStart w:id="286" w:name="_Toc315961714"/>
      <w:bookmarkStart w:id="287" w:name="_Toc315961847"/>
      <w:bookmarkStart w:id="288" w:name="_Toc315961981"/>
      <w:bookmarkStart w:id="289" w:name="_Toc315962115"/>
      <w:bookmarkStart w:id="290" w:name="_Toc315962250"/>
      <w:bookmarkStart w:id="291" w:name="_Toc315962384"/>
      <w:bookmarkStart w:id="292" w:name="_Toc315962520"/>
      <w:bookmarkStart w:id="293" w:name="_Toc315962727"/>
      <w:bookmarkStart w:id="294" w:name="_Toc316474773"/>
      <w:bookmarkStart w:id="295" w:name="_Toc316479614"/>
      <w:bookmarkStart w:id="296" w:name="_Toc316480254"/>
      <w:bookmarkStart w:id="297" w:name="_Toc316480674"/>
      <w:bookmarkStart w:id="298" w:name="_Toc471999555"/>
      <w:bookmarkStart w:id="299" w:name="_Toc471999677"/>
      <w:bookmarkStart w:id="300" w:name="_Toc471999738"/>
      <w:bookmarkStart w:id="301" w:name="_Toc471999799"/>
      <w:bookmarkStart w:id="302" w:name="_Toc471999859"/>
      <w:bookmarkStart w:id="303" w:name="_Toc471999918"/>
      <w:bookmarkStart w:id="304" w:name="_Toc472000050"/>
      <w:bookmarkStart w:id="305" w:name="_Toc472087087"/>
      <w:bookmarkStart w:id="306" w:name="_Toc474764709"/>
      <w:bookmarkStart w:id="307" w:name="_Toc315868987"/>
      <w:bookmarkStart w:id="308" w:name="_Toc299031955"/>
      <w:bookmarkStart w:id="309" w:name="_Toc299373346"/>
      <w:bookmarkStart w:id="310" w:name="_Toc300064088"/>
      <w:bookmarkStart w:id="311" w:name="_Toc300236516"/>
      <w:bookmarkStart w:id="312" w:name="_Toc300845424"/>
      <w:bookmarkStart w:id="313" w:name="_Toc314118527"/>
      <w:bookmarkStart w:id="314" w:name="_Toc314118904"/>
      <w:bookmarkStart w:id="315" w:name="_Toc314139952"/>
      <w:bookmarkStart w:id="316" w:name="_Toc314140381"/>
      <w:bookmarkStart w:id="317" w:name="_Toc314140842"/>
      <w:bookmarkStart w:id="318" w:name="_Toc314146432"/>
      <w:bookmarkStart w:id="319" w:name="_Toc314147001"/>
      <w:bookmarkStart w:id="320" w:name="_Toc314148003"/>
      <w:bookmarkStart w:id="321" w:name="_Toc314148092"/>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p>
    <w:p w14:paraId="4C95FA14" w14:textId="77777777" w:rsidR="00474051" w:rsidRPr="00D65586" w:rsidRDefault="008E4E04" w:rsidP="003266FB">
      <w:pPr>
        <w:pStyle w:val="Heading3"/>
        <w:numPr>
          <w:ilvl w:val="2"/>
          <w:numId w:val="27"/>
        </w:numPr>
        <w:rPr>
          <w:rFonts w:asciiTheme="minorHAnsi" w:hAnsiTheme="minorHAnsi" w:cs="Times New Roman"/>
        </w:rPr>
      </w:pPr>
      <w:bookmarkStart w:id="322" w:name="_Toc364771679"/>
      <w:bookmarkStart w:id="323" w:name="_Toc474764710"/>
      <w:r w:rsidRPr="00D65586">
        <w:rPr>
          <w:rFonts w:asciiTheme="minorHAnsi" w:hAnsiTheme="minorHAnsi" w:cs="Times New Roman"/>
        </w:rPr>
        <w:t>Assumptions</w:t>
      </w:r>
      <w:bookmarkEnd w:id="307"/>
      <w:bookmarkEnd w:id="322"/>
      <w:bookmarkEnd w:id="323"/>
    </w:p>
    <w:p w14:paraId="30A7BF43" w14:textId="77777777" w:rsidR="00B95A11" w:rsidRPr="00D65586" w:rsidRDefault="00B95A11" w:rsidP="00D212A7">
      <w:pPr>
        <w:pStyle w:val="ParagraphItalics"/>
        <w:ind w:left="720"/>
        <w:rPr>
          <w:rFonts w:asciiTheme="minorHAnsi" w:hAnsiTheme="minorHAnsi"/>
          <w:i w:val="0"/>
          <w:sz w:val="24"/>
          <w:szCs w:val="24"/>
        </w:rPr>
      </w:pPr>
      <w:r w:rsidRPr="00D65586">
        <w:rPr>
          <w:rFonts w:asciiTheme="minorHAnsi" w:hAnsiTheme="minorHAnsi"/>
          <w:i w:val="0"/>
          <w:sz w:val="24"/>
          <w:szCs w:val="24"/>
        </w:rPr>
        <w:t>Assumptions for this project include, but are not limited to:</w:t>
      </w:r>
    </w:p>
    <w:p w14:paraId="2E6139B1" w14:textId="77777777" w:rsidR="00B95A11" w:rsidRPr="00D65586" w:rsidRDefault="00B95A11" w:rsidP="00D46927">
      <w:pPr>
        <w:pStyle w:val="ParagraphItalics"/>
        <w:numPr>
          <w:ilvl w:val="0"/>
          <w:numId w:val="46"/>
        </w:numPr>
        <w:rPr>
          <w:rFonts w:asciiTheme="minorHAnsi" w:hAnsiTheme="minorHAnsi"/>
          <w:i w:val="0"/>
          <w:sz w:val="24"/>
          <w:szCs w:val="24"/>
        </w:rPr>
      </w:pPr>
      <w:r w:rsidRPr="00D65586">
        <w:rPr>
          <w:rFonts w:asciiTheme="minorHAnsi" w:hAnsiTheme="minorHAnsi"/>
          <w:i w:val="0"/>
          <w:sz w:val="24"/>
          <w:szCs w:val="24"/>
        </w:rPr>
        <w:t xml:space="preserve">The S&amp;T project was established by the USST and while collaboration with the </w:t>
      </w:r>
      <w:r w:rsidR="00D55A25" w:rsidRPr="00D65586">
        <w:rPr>
          <w:rFonts w:asciiTheme="minorHAnsi" w:hAnsiTheme="minorHAnsi"/>
          <w:i w:val="0"/>
          <w:sz w:val="24"/>
          <w:szCs w:val="24"/>
        </w:rPr>
        <w:t xml:space="preserve">Program Management Office for </w:t>
      </w:r>
      <w:r w:rsidRPr="00D65586">
        <w:rPr>
          <w:rFonts w:asciiTheme="minorHAnsi" w:hAnsiTheme="minorHAnsi"/>
          <w:i w:val="0"/>
          <w:sz w:val="24"/>
          <w:szCs w:val="24"/>
        </w:rPr>
        <w:t>NCPS</w:t>
      </w:r>
      <w:r w:rsidR="00D55A25" w:rsidRPr="00D65586">
        <w:rPr>
          <w:rFonts w:asciiTheme="minorHAnsi" w:hAnsiTheme="minorHAnsi"/>
          <w:i w:val="0"/>
          <w:sz w:val="24"/>
          <w:szCs w:val="24"/>
        </w:rPr>
        <w:t xml:space="preserve"> is important</w:t>
      </w:r>
      <w:r w:rsidRPr="00D65586">
        <w:rPr>
          <w:rFonts w:asciiTheme="minorHAnsi" w:hAnsiTheme="minorHAnsi"/>
          <w:i w:val="0"/>
          <w:sz w:val="24"/>
          <w:szCs w:val="24"/>
        </w:rPr>
        <w:t>,</w:t>
      </w:r>
      <w:r w:rsidR="00D55A25" w:rsidRPr="00D65586">
        <w:rPr>
          <w:rFonts w:asciiTheme="minorHAnsi" w:hAnsiTheme="minorHAnsi"/>
          <w:i w:val="0"/>
          <w:sz w:val="24"/>
          <w:szCs w:val="24"/>
        </w:rPr>
        <w:t xml:space="preserve"> this is a research effort that </w:t>
      </w:r>
      <w:r w:rsidR="005A3163">
        <w:rPr>
          <w:rFonts w:asciiTheme="minorHAnsi" w:hAnsiTheme="minorHAnsi"/>
          <w:i w:val="0"/>
          <w:sz w:val="24"/>
          <w:szCs w:val="24"/>
        </w:rPr>
        <w:t>is</w:t>
      </w:r>
      <w:r w:rsidR="00B54AD0" w:rsidRPr="00D65586">
        <w:rPr>
          <w:rFonts w:asciiTheme="minorHAnsi" w:hAnsiTheme="minorHAnsi"/>
          <w:i w:val="0"/>
          <w:sz w:val="24"/>
          <w:szCs w:val="24"/>
        </w:rPr>
        <w:t xml:space="preserve"> proceed semi-autonomously.  This is in </w:t>
      </w:r>
      <w:r w:rsidR="00AD1203" w:rsidRPr="00D65586">
        <w:rPr>
          <w:rFonts w:asciiTheme="minorHAnsi" w:hAnsiTheme="minorHAnsi"/>
          <w:i w:val="0"/>
          <w:sz w:val="24"/>
          <w:szCs w:val="24"/>
        </w:rPr>
        <w:t xml:space="preserve">line with the philosophy that a research pull is sometimes needed for capability advancement rather than </w:t>
      </w:r>
      <w:r w:rsidR="00B54AD0" w:rsidRPr="00D65586">
        <w:rPr>
          <w:rFonts w:asciiTheme="minorHAnsi" w:hAnsiTheme="minorHAnsi"/>
          <w:i w:val="0"/>
          <w:sz w:val="24"/>
          <w:szCs w:val="24"/>
        </w:rPr>
        <w:t>requirements</w:t>
      </w:r>
      <w:r w:rsidR="00AD1203" w:rsidRPr="00D65586">
        <w:rPr>
          <w:rFonts w:asciiTheme="minorHAnsi" w:hAnsiTheme="minorHAnsi"/>
          <w:i w:val="0"/>
          <w:sz w:val="24"/>
          <w:szCs w:val="24"/>
        </w:rPr>
        <w:t xml:space="preserve"> “push”.  </w:t>
      </w:r>
    </w:p>
    <w:p w14:paraId="62EF18A9" w14:textId="77777777" w:rsidR="00B95A11" w:rsidRPr="00D65586" w:rsidRDefault="00AD1203" w:rsidP="00D46927">
      <w:pPr>
        <w:pStyle w:val="ParagraphItalics"/>
        <w:numPr>
          <w:ilvl w:val="0"/>
          <w:numId w:val="46"/>
        </w:numPr>
        <w:rPr>
          <w:rFonts w:asciiTheme="minorHAnsi" w:hAnsiTheme="minorHAnsi"/>
          <w:i w:val="0"/>
          <w:sz w:val="24"/>
          <w:szCs w:val="24"/>
        </w:rPr>
      </w:pPr>
      <w:r w:rsidRPr="00D65586">
        <w:rPr>
          <w:rFonts w:asciiTheme="minorHAnsi" w:hAnsiTheme="minorHAnsi"/>
          <w:i w:val="0"/>
          <w:sz w:val="24"/>
          <w:szCs w:val="24"/>
        </w:rPr>
        <w:t>New research areas or requirements may emerge once the current research begins.</w:t>
      </w:r>
    </w:p>
    <w:p w14:paraId="0991F1AD" w14:textId="77777777" w:rsidR="00AD1203" w:rsidRPr="00D65586" w:rsidRDefault="00AD1203" w:rsidP="00D46927">
      <w:pPr>
        <w:pStyle w:val="ParagraphItalics"/>
        <w:ind w:left="720"/>
        <w:rPr>
          <w:rFonts w:asciiTheme="minorHAnsi" w:hAnsiTheme="minorHAnsi"/>
          <w:i w:val="0"/>
          <w:sz w:val="24"/>
          <w:szCs w:val="24"/>
        </w:rPr>
      </w:pPr>
      <w:r w:rsidRPr="00D65586">
        <w:rPr>
          <w:rFonts w:asciiTheme="minorHAnsi" w:hAnsiTheme="minorHAnsi"/>
          <w:i w:val="0"/>
          <w:sz w:val="24"/>
          <w:szCs w:val="24"/>
        </w:rPr>
        <w:t>Constraints include:</w:t>
      </w:r>
    </w:p>
    <w:p w14:paraId="3EF12B00" w14:textId="77777777" w:rsidR="00B54AD0" w:rsidRPr="00D65586" w:rsidRDefault="00B54AD0" w:rsidP="00D46927">
      <w:pPr>
        <w:pStyle w:val="ParagraphItalics"/>
        <w:numPr>
          <w:ilvl w:val="0"/>
          <w:numId w:val="46"/>
        </w:numPr>
        <w:rPr>
          <w:rFonts w:asciiTheme="minorHAnsi" w:hAnsiTheme="minorHAnsi"/>
          <w:i w:val="0"/>
          <w:sz w:val="24"/>
          <w:szCs w:val="24"/>
        </w:rPr>
      </w:pPr>
      <w:r w:rsidRPr="00D65586">
        <w:rPr>
          <w:rFonts w:asciiTheme="minorHAnsi" w:hAnsiTheme="minorHAnsi"/>
          <w:i w:val="0"/>
          <w:sz w:val="24"/>
          <w:szCs w:val="24"/>
        </w:rPr>
        <w:t xml:space="preserve">NCPS Program Office may not </w:t>
      </w:r>
      <w:r w:rsidR="000C0F00">
        <w:rPr>
          <w:rFonts w:asciiTheme="minorHAnsi" w:hAnsiTheme="minorHAnsi"/>
          <w:i w:val="0"/>
          <w:sz w:val="24"/>
          <w:szCs w:val="24"/>
        </w:rPr>
        <w:t xml:space="preserve">provide the proper data to assess classified indicator impact </w:t>
      </w:r>
      <w:r w:rsidRPr="00D65586">
        <w:rPr>
          <w:rFonts w:asciiTheme="minorHAnsi" w:hAnsiTheme="minorHAnsi"/>
          <w:i w:val="0"/>
          <w:sz w:val="24"/>
          <w:szCs w:val="24"/>
        </w:rPr>
        <w:t>with</w:t>
      </w:r>
      <w:r w:rsidR="000C0F00">
        <w:rPr>
          <w:rFonts w:asciiTheme="minorHAnsi" w:hAnsiTheme="minorHAnsi"/>
          <w:i w:val="0"/>
          <w:sz w:val="24"/>
          <w:szCs w:val="24"/>
        </w:rPr>
        <w:t>in the</w:t>
      </w:r>
      <w:r w:rsidRPr="00D65586">
        <w:rPr>
          <w:rFonts w:asciiTheme="minorHAnsi" w:hAnsiTheme="minorHAnsi"/>
          <w:i w:val="0"/>
          <w:sz w:val="24"/>
          <w:szCs w:val="24"/>
        </w:rPr>
        <w:t xml:space="preserve"> scope of </w:t>
      </w:r>
      <w:r w:rsidR="0022031F" w:rsidRPr="00D65586">
        <w:rPr>
          <w:rFonts w:asciiTheme="minorHAnsi" w:hAnsiTheme="minorHAnsi"/>
          <w:i w:val="0"/>
          <w:sz w:val="24"/>
          <w:szCs w:val="24"/>
        </w:rPr>
        <w:t>Cyber.gov</w:t>
      </w:r>
      <w:r w:rsidRPr="00D65586">
        <w:rPr>
          <w:rFonts w:asciiTheme="minorHAnsi" w:hAnsiTheme="minorHAnsi"/>
          <w:i w:val="0"/>
          <w:sz w:val="24"/>
          <w:szCs w:val="24"/>
        </w:rPr>
        <w:t xml:space="preserve"> program </w:t>
      </w:r>
      <w:r w:rsidR="00B335EE" w:rsidRPr="00D65586">
        <w:rPr>
          <w:rFonts w:asciiTheme="minorHAnsi" w:hAnsiTheme="minorHAnsi"/>
          <w:i w:val="0"/>
          <w:sz w:val="24"/>
          <w:szCs w:val="24"/>
        </w:rPr>
        <w:t xml:space="preserve">related to the Task A and B. </w:t>
      </w:r>
      <w:r w:rsidRPr="00D65586">
        <w:rPr>
          <w:rFonts w:asciiTheme="minorHAnsi" w:hAnsiTheme="minorHAnsi"/>
          <w:i w:val="0"/>
          <w:sz w:val="24"/>
          <w:szCs w:val="24"/>
        </w:rPr>
        <w:t>(Confirmed this during Q4, FY 16 meeting)</w:t>
      </w:r>
    </w:p>
    <w:p w14:paraId="450B7ED5" w14:textId="77777777" w:rsidR="00AD1203" w:rsidRPr="00D65586" w:rsidRDefault="00B54AD0" w:rsidP="00D46927">
      <w:pPr>
        <w:pStyle w:val="ParagraphItalics"/>
        <w:numPr>
          <w:ilvl w:val="0"/>
          <w:numId w:val="46"/>
        </w:numPr>
        <w:rPr>
          <w:rFonts w:asciiTheme="minorHAnsi" w:hAnsiTheme="minorHAnsi"/>
          <w:i w:val="0"/>
          <w:sz w:val="24"/>
          <w:szCs w:val="24"/>
        </w:rPr>
      </w:pPr>
      <w:r w:rsidRPr="00D65586">
        <w:rPr>
          <w:rFonts w:asciiTheme="minorHAnsi" w:hAnsiTheme="minorHAnsi"/>
          <w:i w:val="0"/>
          <w:sz w:val="24"/>
          <w:szCs w:val="24"/>
        </w:rPr>
        <w:t xml:space="preserve">Resources at D/As </w:t>
      </w:r>
      <w:r w:rsidR="000C0F00">
        <w:rPr>
          <w:rFonts w:asciiTheme="minorHAnsi" w:hAnsiTheme="minorHAnsi"/>
          <w:i w:val="0"/>
          <w:sz w:val="24"/>
          <w:szCs w:val="24"/>
        </w:rPr>
        <w:t>are</w:t>
      </w:r>
      <w:r w:rsidRPr="00D65586">
        <w:rPr>
          <w:rFonts w:asciiTheme="minorHAnsi" w:hAnsiTheme="minorHAnsi"/>
          <w:i w:val="0"/>
          <w:sz w:val="24"/>
          <w:szCs w:val="24"/>
        </w:rPr>
        <w:t xml:space="preserve"> limited and this will require coordination ahead of any deployment or demonstration.</w:t>
      </w:r>
    </w:p>
    <w:p w14:paraId="650D976E" w14:textId="77777777" w:rsidR="007A4AFD" w:rsidRPr="00D65586" w:rsidRDefault="005F1138" w:rsidP="00D212A7">
      <w:pPr>
        <w:pStyle w:val="Heading1"/>
        <w:rPr>
          <w:rFonts w:asciiTheme="minorHAnsi" w:hAnsiTheme="minorHAnsi" w:cs="Times New Roman"/>
        </w:rPr>
      </w:pPr>
      <w:bookmarkStart w:id="324" w:name="_Toc364771680"/>
      <w:bookmarkStart w:id="325" w:name="_Toc474764711"/>
      <w:r w:rsidRPr="00D65586">
        <w:rPr>
          <w:rFonts w:asciiTheme="minorHAnsi" w:hAnsiTheme="minorHAnsi" w:cs="Times New Roman"/>
        </w:rPr>
        <w:t>Requirements</w:t>
      </w:r>
      <w:bookmarkEnd w:id="324"/>
      <w:bookmarkEnd w:id="325"/>
    </w:p>
    <w:p w14:paraId="55773FEF" w14:textId="77777777" w:rsidR="007A4AFD" w:rsidRPr="00D65586" w:rsidRDefault="003266FB" w:rsidP="00C7194A">
      <w:pPr>
        <w:pStyle w:val="Heading2"/>
        <w:ind w:left="900"/>
        <w:rPr>
          <w:rFonts w:asciiTheme="minorHAnsi" w:hAnsiTheme="minorHAnsi" w:cs="Times New Roman"/>
        </w:rPr>
      </w:pPr>
      <w:bookmarkStart w:id="326" w:name="_Toc315961452"/>
      <w:bookmarkStart w:id="327" w:name="_Toc315961584"/>
      <w:bookmarkStart w:id="328" w:name="_Toc315961716"/>
      <w:bookmarkStart w:id="329" w:name="_Toc315962253"/>
      <w:bookmarkStart w:id="330" w:name="_Toc315962387"/>
      <w:bookmarkStart w:id="331" w:name="_Toc315962523"/>
      <w:bookmarkStart w:id="332" w:name="_Toc315962730"/>
      <w:bookmarkStart w:id="333" w:name="_Toc316474776"/>
      <w:bookmarkStart w:id="334" w:name="_Toc316479617"/>
      <w:bookmarkStart w:id="335" w:name="_Toc316480257"/>
      <w:bookmarkStart w:id="336" w:name="_Toc316480677"/>
      <w:bookmarkStart w:id="337" w:name="_Toc314117785"/>
      <w:bookmarkStart w:id="338" w:name="_Toc315863700"/>
      <w:bookmarkStart w:id="339" w:name="_Toc315868988"/>
      <w:bookmarkStart w:id="340" w:name="_Toc315870419"/>
      <w:bookmarkStart w:id="341" w:name="_Toc315961189"/>
      <w:bookmarkStart w:id="342" w:name="_Toc315961321"/>
      <w:bookmarkStart w:id="343" w:name="_Toc315961453"/>
      <w:bookmarkStart w:id="344" w:name="_Toc315961585"/>
      <w:bookmarkStart w:id="345" w:name="_Toc315961717"/>
      <w:bookmarkStart w:id="346" w:name="_Toc315961850"/>
      <w:bookmarkStart w:id="347" w:name="_Toc315961984"/>
      <w:bookmarkStart w:id="348" w:name="_Toc315962119"/>
      <w:bookmarkStart w:id="349" w:name="_Toc315962254"/>
      <w:bookmarkStart w:id="350" w:name="_Toc315962388"/>
      <w:bookmarkStart w:id="351" w:name="_Toc315962524"/>
      <w:bookmarkStart w:id="352" w:name="_Toc315962731"/>
      <w:bookmarkStart w:id="353" w:name="_Toc316480258"/>
      <w:bookmarkStart w:id="354" w:name="_Toc316480678"/>
      <w:bookmarkStart w:id="355" w:name="_Toc314117786"/>
      <w:bookmarkStart w:id="356" w:name="_Toc315863701"/>
      <w:bookmarkStart w:id="357" w:name="_Toc315868989"/>
      <w:bookmarkStart w:id="358" w:name="_Toc315870420"/>
      <w:bookmarkStart w:id="359" w:name="_Toc315961190"/>
      <w:bookmarkStart w:id="360" w:name="_Toc315961322"/>
      <w:bookmarkStart w:id="361" w:name="_Toc315961454"/>
      <w:bookmarkStart w:id="362" w:name="_Toc315961586"/>
      <w:bookmarkStart w:id="363" w:name="_Toc315961718"/>
      <w:bookmarkStart w:id="364" w:name="_Toc315961851"/>
      <w:bookmarkStart w:id="365" w:name="_Toc315961985"/>
      <w:bookmarkStart w:id="366" w:name="_Toc315962120"/>
      <w:bookmarkStart w:id="367" w:name="_Toc315962255"/>
      <w:bookmarkStart w:id="368" w:name="_Toc315962389"/>
      <w:bookmarkStart w:id="369" w:name="_Toc315962525"/>
      <w:bookmarkStart w:id="370" w:name="_Toc315962732"/>
      <w:bookmarkStart w:id="371" w:name="_Toc316480259"/>
      <w:bookmarkStart w:id="372" w:name="_Toc316480679"/>
      <w:bookmarkStart w:id="373" w:name="_Toc315961852"/>
      <w:bookmarkStart w:id="374" w:name="_Toc315961986"/>
      <w:bookmarkStart w:id="375" w:name="_Toc315962121"/>
      <w:bookmarkStart w:id="376" w:name="_Toc315962256"/>
      <w:bookmarkStart w:id="377" w:name="_Toc315962390"/>
      <w:bookmarkStart w:id="378" w:name="_Toc315962526"/>
      <w:bookmarkStart w:id="379" w:name="_Toc315962733"/>
      <w:bookmarkStart w:id="380" w:name="_Toc316480260"/>
      <w:bookmarkStart w:id="381" w:name="_Toc316480680"/>
      <w:bookmarkStart w:id="382" w:name="_Toc315961853"/>
      <w:bookmarkStart w:id="383" w:name="_Toc315961987"/>
      <w:bookmarkStart w:id="384" w:name="_Toc315962122"/>
      <w:bookmarkStart w:id="385" w:name="_Toc315962257"/>
      <w:bookmarkStart w:id="386" w:name="_Toc315962391"/>
      <w:bookmarkStart w:id="387" w:name="_Toc315962527"/>
      <w:bookmarkStart w:id="388" w:name="_Toc315962734"/>
      <w:bookmarkStart w:id="389" w:name="_Toc316474780"/>
      <w:bookmarkStart w:id="390" w:name="_Toc316479621"/>
      <w:bookmarkStart w:id="391" w:name="_Toc316480261"/>
      <w:bookmarkStart w:id="392" w:name="_Toc316480681"/>
      <w:bookmarkStart w:id="393" w:name="_Toc315868991"/>
      <w:bookmarkStart w:id="394" w:name="_Toc364771681"/>
      <w:bookmarkStart w:id="395" w:name="_Toc474764712"/>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r w:rsidRPr="00D65586">
        <w:rPr>
          <w:rFonts w:asciiTheme="minorHAnsi" w:hAnsiTheme="minorHAnsi" w:cs="Times New Roman"/>
        </w:rPr>
        <w:t>R</w:t>
      </w:r>
      <w:r w:rsidR="005328DC" w:rsidRPr="00D65586">
        <w:rPr>
          <w:rFonts w:asciiTheme="minorHAnsi" w:hAnsiTheme="minorHAnsi" w:cs="Times New Roman"/>
        </w:rPr>
        <w:t>equirements Management Plan</w:t>
      </w:r>
      <w:bookmarkEnd w:id="393"/>
      <w:bookmarkEnd w:id="394"/>
      <w:bookmarkEnd w:id="395"/>
    </w:p>
    <w:p w14:paraId="5ADCA005" w14:textId="77777777" w:rsidR="006B5C2D" w:rsidRPr="00D65586" w:rsidRDefault="00B95A11" w:rsidP="00D212A7">
      <w:pPr>
        <w:pStyle w:val="ParagraphBAH"/>
        <w:ind w:left="720"/>
        <w:rPr>
          <w:rFonts w:asciiTheme="minorHAnsi" w:hAnsiTheme="minorHAnsi" w:cs="Times New Roman"/>
          <w:szCs w:val="24"/>
        </w:rPr>
      </w:pPr>
      <w:r w:rsidRPr="00D65586">
        <w:rPr>
          <w:rFonts w:asciiTheme="minorHAnsi" w:hAnsiTheme="minorHAnsi" w:cs="Times New Roman"/>
          <w:szCs w:val="24"/>
        </w:rPr>
        <w:t xml:space="preserve">The </w:t>
      </w:r>
      <w:r w:rsidR="000C0F00">
        <w:rPr>
          <w:rFonts w:asciiTheme="minorHAnsi" w:hAnsiTheme="minorHAnsi" w:cs="Times New Roman"/>
          <w:szCs w:val="24"/>
        </w:rPr>
        <w:t xml:space="preserve">initial </w:t>
      </w:r>
      <w:r w:rsidRPr="00D65586">
        <w:rPr>
          <w:rFonts w:asciiTheme="minorHAnsi" w:hAnsiTheme="minorHAnsi" w:cs="Times New Roman"/>
          <w:szCs w:val="24"/>
        </w:rPr>
        <w:t xml:space="preserve">requirements for </w:t>
      </w:r>
      <w:r w:rsidR="0022031F" w:rsidRPr="00D65586">
        <w:rPr>
          <w:rFonts w:asciiTheme="minorHAnsi" w:hAnsiTheme="minorHAnsi" w:cs="Times New Roman"/>
          <w:szCs w:val="24"/>
        </w:rPr>
        <w:t>Cyber.gov</w:t>
      </w:r>
      <w:r w:rsidRPr="00D65586">
        <w:rPr>
          <w:rFonts w:asciiTheme="minorHAnsi" w:hAnsiTheme="minorHAnsi" w:cs="Times New Roman"/>
          <w:szCs w:val="24"/>
        </w:rPr>
        <w:t xml:space="preserve"> were derived from t</w:t>
      </w:r>
      <w:r w:rsidR="0045313D" w:rsidRPr="00D65586">
        <w:rPr>
          <w:rFonts w:asciiTheme="minorHAnsi" w:hAnsiTheme="minorHAnsi" w:cs="Times New Roman"/>
          <w:szCs w:val="24"/>
        </w:rPr>
        <w:t>hree</w:t>
      </w:r>
      <w:r w:rsidRPr="00D65586">
        <w:rPr>
          <w:rFonts w:asciiTheme="minorHAnsi" w:hAnsiTheme="minorHAnsi" w:cs="Times New Roman"/>
          <w:szCs w:val="24"/>
        </w:rPr>
        <w:t xml:space="preserve"> primary documents, the aforementioned </w:t>
      </w:r>
      <w:r w:rsidR="007B6990" w:rsidRPr="00D65586">
        <w:rPr>
          <w:rFonts w:asciiTheme="minorHAnsi" w:hAnsiTheme="minorHAnsi" w:cs="Times New Roman"/>
          <w:szCs w:val="24"/>
        </w:rPr>
        <w:t>reports from MIT-LL</w:t>
      </w:r>
      <w:r w:rsidR="0045313D" w:rsidRPr="00D65586">
        <w:rPr>
          <w:rFonts w:asciiTheme="minorHAnsi" w:hAnsiTheme="minorHAnsi" w:cs="Times New Roman"/>
          <w:szCs w:val="24"/>
        </w:rPr>
        <w:t xml:space="preserve"> and the </w:t>
      </w:r>
      <w:r w:rsidR="007B6990" w:rsidRPr="00D65586">
        <w:rPr>
          <w:rFonts w:asciiTheme="minorHAnsi" w:hAnsiTheme="minorHAnsi" w:cs="Times New Roman"/>
          <w:szCs w:val="24"/>
        </w:rPr>
        <w:t xml:space="preserve">BRP and GAO Report </w:t>
      </w:r>
      <w:r w:rsidR="00C46EB3" w:rsidRPr="00D65586">
        <w:rPr>
          <w:rFonts w:asciiTheme="minorHAnsi" w:hAnsiTheme="minorHAnsi" w:cs="Times New Roman"/>
          <w:szCs w:val="24"/>
        </w:rPr>
        <w:t>16-294</w:t>
      </w:r>
      <w:r w:rsidR="0045313D" w:rsidRPr="00D65586">
        <w:rPr>
          <w:rStyle w:val="FootnoteReference"/>
          <w:rFonts w:asciiTheme="minorHAnsi" w:hAnsiTheme="minorHAnsi" w:cs="Times New Roman"/>
          <w:szCs w:val="24"/>
        </w:rPr>
        <w:footnoteReference w:id="2"/>
      </w:r>
      <w:r w:rsidR="00C46EB3" w:rsidRPr="00D65586">
        <w:rPr>
          <w:rFonts w:asciiTheme="minorHAnsi" w:hAnsiTheme="minorHAnsi" w:cs="Times New Roman"/>
          <w:szCs w:val="24"/>
        </w:rPr>
        <w:t xml:space="preserve">.  </w:t>
      </w:r>
      <w:r w:rsidR="006B5C2D" w:rsidRPr="00D65586">
        <w:rPr>
          <w:rFonts w:asciiTheme="minorHAnsi" w:hAnsiTheme="minorHAnsi" w:cs="Times New Roman"/>
          <w:szCs w:val="24"/>
        </w:rPr>
        <w:t xml:space="preserve">As discussions with </w:t>
      </w:r>
      <w:r w:rsidR="00596647">
        <w:rPr>
          <w:rFonts w:asciiTheme="minorHAnsi" w:hAnsiTheme="minorHAnsi" w:cs="Times New Roman"/>
          <w:szCs w:val="24"/>
        </w:rPr>
        <w:t>NPPD</w:t>
      </w:r>
      <w:r w:rsidR="00E960D4">
        <w:rPr>
          <w:rFonts w:asciiTheme="minorHAnsi" w:hAnsiTheme="minorHAnsi" w:cs="Times New Roman"/>
          <w:szCs w:val="24"/>
        </w:rPr>
        <w:t xml:space="preserve"> </w:t>
      </w:r>
      <w:r w:rsidR="00882592">
        <w:rPr>
          <w:rFonts w:asciiTheme="minorHAnsi" w:hAnsiTheme="minorHAnsi" w:cs="Times New Roman"/>
          <w:szCs w:val="24"/>
        </w:rPr>
        <w:t>(</w:t>
      </w:r>
      <w:r w:rsidR="006B5C2D" w:rsidRPr="00D65586">
        <w:rPr>
          <w:rFonts w:asciiTheme="minorHAnsi" w:hAnsiTheme="minorHAnsi" w:cs="Times New Roman"/>
          <w:szCs w:val="24"/>
        </w:rPr>
        <w:t>CS&amp;C</w:t>
      </w:r>
      <w:r w:rsidR="00882592">
        <w:rPr>
          <w:rFonts w:asciiTheme="minorHAnsi" w:hAnsiTheme="minorHAnsi" w:cs="Times New Roman"/>
          <w:szCs w:val="24"/>
        </w:rPr>
        <w:t>)</w:t>
      </w:r>
      <w:r w:rsidR="006B5C2D" w:rsidRPr="00D65586">
        <w:rPr>
          <w:rFonts w:asciiTheme="minorHAnsi" w:hAnsiTheme="minorHAnsi" w:cs="Times New Roman"/>
          <w:szCs w:val="24"/>
        </w:rPr>
        <w:t xml:space="preserve"> and other D/As continue following the project kick off in Q</w:t>
      </w:r>
      <w:r w:rsidR="000C0F00">
        <w:rPr>
          <w:rFonts w:asciiTheme="minorHAnsi" w:hAnsiTheme="minorHAnsi" w:cs="Times New Roman"/>
          <w:szCs w:val="24"/>
        </w:rPr>
        <w:t>4</w:t>
      </w:r>
      <w:r w:rsidR="006B5C2D" w:rsidRPr="00D65586">
        <w:rPr>
          <w:rFonts w:asciiTheme="minorHAnsi" w:hAnsiTheme="minorHAnsi" w:cs="Times New Roman"/>
          <w:szCs w:val="24"/>
        </w:rPr>
        <w:t>, FY 16, there may be additional requirements collected.</w:t>
      </w:r>
      <w:r w:rsidR="00C46EB3" w:rsidRPr="00D65586">
        <w:rPr>
          <w:rFonts w:asciiTheme="minorHAnsi" w:hAnsiTheme="minorHAnsi" w:cs="Times New Roman"/>
          <w:szCs w:val="24"/>
        </w:rPr>
        <w:t xml:space="preserve"> </w:t>
      </w:r>
    </w:p>
    <w:p w14:paraId="5CF3C4BE" w14:textId="77777777" w:rsidR="007B6990" w:rsidRPr="00D65586" w:rsidRDefault="007B6990" w:rsidP="00D212A7">
      <w:pPr>
        <w:pStyle w:val="ParagraphBAH"/>
        <w:ind w:left="720"/>
        <w:rPr>
          <w:rFonts w:asciiTheme="minorHAnsi" w:hAnsiTheme="minorHAnsi" w:cs="Times New Roman"/>
          <w:szCs w:val="24"/>
        </w:rPr>
      </w:pPr>
      <w:r w:rsidRPr="00D65586">
        <w:rPr>
          <w:rFonts w:asciiTheme="minorHAnsi" w:hAnsiTheme="minorHAnsi" w:cs="Times New Roman"/>
          <w:szCs w:val="24"/>
        </w:rPr>
        <w:lastRenderedPageBreak/>
        <w:t xml:space="preserve">Requirements will be tracked primarily in </w:t>
      </w:r>
      <w:r w:rsidR="00AD1203" w:rsidRPr="00D65586">
        <w:rPr>
          <w:rFonts w:asciiTheme="minorHAnsi" w:hAnsiTheme="minorHAnsi" w:cs="Times New Roman"/>
          <w:szCs w:val="24"/>
        </w:rPr>
        <w:t xml:space="preserve">common </w:t>
      </w:r>
      <w:r w:rsidRPr="00D65586">
        <w:rPr>
          <w:rFonts w:asciiTheme="minorHAnsi" w:hAnsiTheme="minorHAnsi" w:cs="Times New Roman"/>
          <w:szCs w:val="24"/>
        </w:rPr>
        <w:t xml:space="preserve">Microsoft Office </w:t>
      </w:r>
      <w:r w:rsidR="00AD1203" w:rsidRPr="00D65586">
        <w:rPr>
          <w:rFonts w:asciiTheme="minorHAnsi" w:hAnsiTheme="minorHAnsi" w:cs="Times New Roman"/>
          <w:szCs w:val="24"/>
        </w:rPr>
        <w:t>t</w:t>
      </w:r>
      <w:r w:rsidRPr="00D65586">
        <w:rPr>
          <w:rFonts w:asciiTheme="minorHAnsi" w:hAnsiTheme="minorHAnsi" w:cs="Times New Roman"/>
          <w:szCs w:val="24"/>
        </w:rPr>
        <w:t>ools so they can be shared widely with the C</w:t>
      </w:r>
      <w:r w:rsidR="00596647">
        <w:rPr>
          <w:rFonts w:asciiTheme="minorHAnsi" w:hAnsiTheme="minorHAnsi" w:cs="Times New Roman"/>
          <w:szCs w:val="24"/>
        </w:rPr>
        <w:t>yber.gov</w:t>
      </w:r>
      <w:r w:rsidRPr="00D65586">
        <w:rPr>
          <w:rFonts w:asciiTheme="minorHAnsi" w:hAnsiTheme="minorHAnsi" w:cs="Times New Roman"/>
          <w:szCs w:val="24"/>
        </w:rPr>
        <w:t xml:space="preserve"> </w:t>
      </w:r>
      <w:r w:rsidR="00596647">
        <w:rPr>
          <w:rFonts w:asciiTheme="minorHAnsi" w:hAnsiTheme="minorHAnsi" w:cs="Times New Roman"/>
          <w:szCs w:val="24"/>
        </w:rPr>
        <w:t>p</w:t>
      </w:r>
      <w:r w:rsidRPr="00D65586">
        <w:rPr>
          <w:rFonts w:asciiTheme="minorHAnsi" w:hAnsiTheme="minorHAnsi" w:cs="Times New Roman"/>
          <w:szCs w:val="24"/>
        </w:rPr>
        <w:t>roject team, other stakeholders and the research teams as needed.  A requirements traceability matrix template has been developed for this project an</w:t>
      </w:r>
      <w:r w:rsidR="00AD1203" w:rsidRPr="00D65586">
        <w:rPr>
          <w:rFonts w:asciiTheme="minorHAnsi" w:hAnsiTheme="minorHAnsi" w:cs="Times New Roman"/>
          <w:szCs w:val="24"/>
        </w:rPr>
        <w:t>d includes key elements such as:</w:t>
      </w:r>
    </w:p>
    <w:p w14:paraId="0ECFA091" w14:textId="77777777" w:rsidR="007B6990" w:rsidRPr="00D65586" w:rsidRDefault="007B6990" w:rsidP="006F26E3">
      <w:pPr>
        <w:pStyle w:val="ParagraphBAH"/>
        <w:numPr>
          <w:ilvl w:val="0"/>
          <w:numId w:val="10"/>
        </w:numPr>
        <w:rPr>
          <w:rFonts w:asciiTheme="minorHAnsi" w:hAnsiTheme="minorHAnsi" w:cs="Times New Roman"/>
          <w:szCs w:val="24"/>
        </w:rPr>
      </w:pPr>
      <w:r w:rsidRPr="00D65586">
        <w:rPr>
          <w:rFonts w:asciiTheme="minorHAnsi" w:hAnsiTheme="minorHAnsi" w:cs="Times New Roman"/>
          <w:szCs w:val="24"/>
        </w:rPr>
        <w:t>Technical Assumption(s) or Customer Need(s):  Description of the technical assumption or customer need linked to the functional requirement.</w:t>
      </w:r>
    </w:p>
    <w:p w14:paraId="4E4F9199" w14:textId="77777777" w:rsidR="007B6990" w:rsidRPr="00D65586" w:rsidRDefault="007B6990" w:rsidP="006F26E3">
      <w:pPr>
        <w:pStyle w:val="ParagraphBAH"/>
        <w:numPr>
          <w:ilvl w:val="0"/>
          <w:numId w:val="10"/>
        </w:numPr>
        <w:rPr>
          <w:rFonts w:asciiTheme="minorHAnsi" w:hAnsiTheme="minorHAnsi" w:cs="Times New Roman"/>
          <w:szCs w:val="24"/>
        </w:rPr>
      </w:pPr>
      <w:r w:rsidRPr="00D65586">
        <w:rPr>
          <w:rFonts w:asciiTheme="minorHAnsi" w:hAnsiTheme="minorHAnsi" w:cs="Times New Roman"/>
          <w:szCs w:val="24"/>
        </w:rPr>
        <w:t>Functional Requirement: Description of the functional requirement.</w:t>
      </w:r>
    </w:p>
    <w:p w14:paraId="5D9179E4" w14:textId="77777777" w:rsidR="007B6990" w:rsidRPr="00D65586" w:rsidRDefault="007B6990" w:rsidP="006F26E3">
      <w:pPr>
        <w:pStyle w:val="ParagraphBAH"/>
        <w:numPr>
          <w:ilvl w:val="0"/>
          <w:numId w:val="10"/>
        </w:numPr>
        <w:rPr>
          <w:rFonts w:asciiTheme="minorHAnsi" w:hAnsiTheme="minorHAnsi" w:cs="Times New Roman"/>
          <w:szCs w:val="24"/>
        </w:rPr>
      </w:pPr>
      <w:r w:rsidRPr="00D65586">
        <w:rPr>
          <w:rFonts w:asciiTheme="minorHAnsi" w:hAnsiTheme="minorHAnsi" w:cs="Times New Roman"/>
          <w:szCs w:val="24"/>
        </w:rPr>
        <w:t>Status: Current status of the functional requirement.</w:t>
      </w:r>
    </w:p>
    <w:p w14:paraId="30FDFB77" w14:textId="77777777" w:rsidR="007B6990" w:rsidRPr="00D65586" w:rsidRDefault="007B6990" w:rsidP="006F26E3">
      <w:pPr>
        <w:pStyle w:val="ParagraphBAH"/>
        <w:numPr>
          <w:ilvl w:val="0"/>
          <w:numId w:val="10"/>
        </w:numPr>
        <w:rPr>
          <w:rFonts w:asciiTheme="minorHAnsi" w:hAnsiTheme="minorHAnsi" w:cs="Times New Roman"/>
          <w:szCs w:val="24"/>
        </w:rPr>
      </w:pPr>
      <w:r w:rsidRPr="00D65586">
        <w:rPr>
          <w:rFonts w:asciiTheme="minorHAnsi" w:hAnsiTheme="minorHAnsi" w:cs="Times New Roman"/>
          <w:szCs w:val="24"/>
        </w:rPr>
        <w:t>Architectural/Design Document:  This column should be populated with a description of the architectural/design document linked to the functional requirement.</w:t>
      </w:r>
    </w:p>
    <w:p w14:paraId="1AA4E3B1" w14:textId="77777777" w:rsidR="007B6990" w:rsidRPr="00D65586" w:rsidRDefault="007B6990" w:rsidP="006F26E3">
      <w:pPr>
        <w:pStyle w:val="ParagraphBAH"/>
        <w:numPr>
          <w:ilvl w:val="0"/>
          <w:numId w:val="10"/>
        </w:numPr>
        <w:rPr>
          <w:rFonts w:asciiTheme="minorHAnsi" w:hAnsiTheme="minorHAnsi" w:cs="Times New Roman"/>
          <w:szCs w:val="24"/>
        </w:rPr>
      </w:pPr>
      <w:r w:rsidRPr="00D65586">
        <w:rPr>
          <w:rFonts w:asciiTheme="minorHAnsi" w:hAnsiTheme="minorHAnsi" w:cs="Times New Roman"/>
          <w:szCs w:val="24"/>
        </w:rPr>
        <w:t>Technical Specification: This column should be populated with a description of the technical specification linked to the functional requirement.</w:t>
      </w:r>
    </w:p>
    <w:p w14:paraId="42BFC083" w14:textId="77777777" w:rsidR="007B6990" w:rsidRPr="00D65586" w:rsidRDefault="007B6990" w:rsidP="006F26E3">
      <w:pPr>
        <w:pStyle w:val="ParagraphBAH"/>
        <w:numPr>
          <w:ilvl w:val="0"/>
          <w:numId w:val="10"/>
        </w:numPr>
        <w:rPr>
          <w:rFonts w:asciiTheme="minorHAnsi" w:hAnsiTheme="minorHAnsi" w:cs="Times New Roman"/>
          <w:szCs w:val="24"/>
        </w:rPr>
      </w:pPr>
      <w:r w:rsidRPr="00D65586">
        <w:rPr>
          <w:rFonts w:asciiTheme="minorHAnsi" w:hAnsiTheme="minorHAnsi" w:cs="Times New Roman"/>
          <w:szCs w:val="24"/>
        </w:rPr>
        <w:t>System Component(s): This column should be populated with a description of the system component(s) linked to the functional requirement.</w:t>
      </w:r>
    </w:p>
    <w:p w14:paraId="514938CE" w14:textId="77777777" w:rsidR="007B6990" w:rsidRPr="00D65586" w:rsidRDefault="007B6990" w:rsidP="006F26E3">
      <w:pPr>
        <w:pStyle w:val="ParagraphBAH"/>
        <w:numPr>
          <w:ilvl w:val="0"/>
          <w:numId w:val="10"/>
        </w:numPr>
        <w:rPr>
          <w:rFonts w:asciiTheme="minorHAnsi" w:hAnsiTheme="minorHAnsi" w:cs="Times New Roman"/>
          <w:szCs w:val="24"/>
        </w:rPr>
      </w:pPr>
      <w:r w:rsidRPr="00D65586">
        <w:rPr>
          <w:rFonts w:asciiTheme="minorHAnsi" w:hAnsiTheme="minorHAnsi" w:cs="Times New Roman"/>
          <w:szCs w:val="24"/>
        </w:rPr>
        <w:t>Software Module(s): This column should be populated with a description of the software module(s) linked to the functional requirement.</w:t>
      </w:r>
    </w:p>
    <w:p w14:paraId="0115212A" w14:textId="77777777" w:rsidR="007B6990" w:rsidRPr="00D65586" w:rsidRDefault="007B6990" w:rsidP="006F26E3">
      <w:pPr>
        <w:pStyle w:val="ParagraphBAH"/>
        <w:numPr>
          <w:ilvl w:val="0"/>
          <w:numId w:val="10"/>
        </w:numPr>
        <w:rPr>
          <w:rFonts w:asciiTheme="minorHAnsi" w:hAnsiTheme="minorHAnsi" w:cs="Times New Roman"/>
          <w:szCs w:val="24"/>
        </w:rPr>
      </w:pPr>
      <w:r w:rsidRPr="00D65586">
        <w:rPr>
          <w:rFonts w:asciiTheme="minorHAnsi" w:hAnsiTheme="minorHAnsi" w:cs="Times New Roman"/>
          <w:szCs w:val="24"/>
        </w:rPr>
        <w:t>Test Case Number: Test case number linked to the functional requirement.</w:t>
      </w:r>
    </w:p>
    <w:p w14:paraId="22A5F212" w14:textId="77777777" w:rsidR="007B6990" w:rsidRPr="00D65586" w:rsidRDefault="007B6990" w:rsidP="006F26E3">
      <w:pPr>
        <w:pStyle w:val="ParagraphBAH"/>
        <w:numPr>
          <w:ilvl w:val="0"/>
          <w:numId w:val="10"/>
        </w:numPr>
        <w:rPr>
          <w:rFonts w:asciiTheme="minorHAnsi" w:hAnsiTheme="minorHAnsi" w:cs="Times New Roman"/>
          <w:szCs w:val="24"/>
        </w:rPr>
      </w:pPr>
      <w:r w:rsidRPr="00D65586">
        <w:rPr>
          <w:rFonts w:asciiTheme="minorHAnsi" w:hAnsiTheme="minorHAnsi" w:cs="Times New Roman"/>
          <w:szCs w:val="24"/>
        </w:rPr>
        <w:t>Tested In: The module or activity that the functional requirement has been tested in.</w:t>
      </w:r>
    </w:p>
    <w:p w14:paraId="53445DA7" w14:textId="77777777" w:rsidR="007B6990" w:rsidRPr="00D65586" w:rsidRDefault="007B6990" w:rsidP="006F26E3">
      <w:pPr>
        <w:pStyle w:val="ParagraphBAH"/>
        <w:numPr>
          <w:ilvl w:val="0"/>
          <w:numId w:val="10"/>
        </w:numPr>
        <w:rPr>
          <w:rFonts w:asciiTheme="minorHAnsi" w:hAnsiTheme="minorHAnsi" w:cs="Times New Roman"/>
          <w:szCs w:val="24"/>
        </w:rPr>
      </w:pPr>
      <w:r w:rsidRPr="00D65586">
        <w:rPr>
          <w:rFonts w:asciiTheme="minorHAnsi" w:hAnsiTheme="minorHAnsi" w:cs="Times New Roman"/>
          <w:szCs w:val="24"/>
        </w:rPr>
        <w:t>Implemented In: The module or activity that the functional requirement has been implemented in.</w:t>
      </w:r>
    </w:p>
    <w:p w14:paraId="00C9AF18" w14:textId="77777777" w:rsidR="007B6990" w:rsidRPr="00D65586" w:rsidRDefault="007B6990" w:rsidP="006F26E3">
      <w:pPr>
        <w:pStyle w:val="ParagraphBAH"/>
        <w:numPr>
          <w:ilvl w:val="0"/>
          <w:numId w:val="10"/>
        </w:numPr>
        <w:rPr>
          <w:rFonts w:asciiTheme="minorHAnsi" w:hAnsiTheme="minorHAnsi" w:cs="Times New Roman"/>
          <w:szCs w:val="24"/>
        </w:rPr>
      </w:pPr>
      <w:r w:rsidRPr="00D65586">
        <w:rPr>
          <w:rFonts w:asciiTheme="minorHAnsi" w:hAnsiTheme="minorHAnsi" w:cs="Times New Roman"/>
          <w:szCs w:val="24"/>
        </w:rPr>
        <w:lastRenderedPageBreak/>
        <w:t>Verification: A description of the verification document linked to the functional requirement.</w:t>
      </w:r>
    </w:p>
    <w:p w14:paraId="544ED83A" w14:textId="77777777" w:rsidR="00B654F3" w:rsidRPr="00D65586" w:rsidRDefault="00B654F3" w:rsidP="00F56625">
      <w:pPr>
        <w:pStyle w:val="ParagraphBAH"/>
        <w:rPr>
          <w:rFonts w:asciiTheme="minorHAnsi" w:hAnsiTheme="minorHAnsi" w:cs="Times New Roman"/>
          <w:szCs w:val="24"/>
        </w:rPr>
      </w:pPr>
    </w:p>
    <w:p w14:paraId="6FC9FEDD" w14:textId="77777777" w:rsidR="00693082" w:rsidRPr="00D65586" w:rsidRDefault="00160591" w:rsidP="00F56625">
      <w:pPr>
        <w:pStyle w:val="Heading3"/>
        <w:rPr>
          <w:rFonts w:asciiTheme="minorHAnsi" w:hAnsiTheme="minorHAnsi" w:cs="Times New Roman"/>
        </w:rPr>
      </w:pPr>
      <w:bookmarkStart w:id="396" w:name="_Toc474764713"/>
      <w:r w:rsidRPr="00D65586">
        <w:rPr>
          <w:rFonts w:asciiTheme="minorHAnsi" w:hAnsiTheme="minorHAnsi" w:cs="Times New Roman"/>
        </w:rPr>
        <w:t>Test</w:t>
      </w:r>
      <w:r w:rsidR="00693082" w:rsidRPr="00D65586">
        <w:rPr>
          <w:rFonts w:asciiTheme="minorHAnsi" w:hAnsiTheme="minorHAnsi" w:cs="Times New Roman"/>
        </w:rPr>
        <w:t xml:space="preserve"> and Evaluation</w:t>
      </w:r>
      <w:bookmarkEnd w:id="396"/>
    </w:p>
    <w:p w14:paraId="334348C4" w14:textId="77777777" w:rsidR="00F56625" w:rsidRPr="00D65586" w:rsidRDefault="00F56625" w:rsidP="00693082">
      <w:pPr>
        <w:ind w:left="720"/>
        <w:rPr>
          <w:rFonts w:asciiTheme="minorHAnsi" w:hAnsiTheme="minorHAnsi"/>
          <w:b/>
          <w:sz w:val="24"/>
          <w:szCs w:val="24"/>
        </w:rPr>
      </w:pPr>
    </w:p>
    <w:p w14:paraId="374B5102" w14:textId="77777777" w:rsidR="00D500EC" w:rsidRPr="00D65586" w:rsidRDefault="001F20BF" w:rsidP="00D65586">
      <w:pPr>
        <w:rPr>
          <w:rFonts w:asciiTheme="minorHAnsi" w:hAnsiTheme="minorHAnsi"/>
          <w:sz w:val="24"/>
          <w:szCs w:val="24"/>
        </w:rPr>
      </w:pPr>
      <w:bookmarkStart w:id="397" w:name="_Toc315868992"/>
      <w:r>
        <w:rPr>
          <w:rFonts w:asciiTheme="minorHAnsi" w:hAnsiTheme="minorHAnsi"/>
          <w:sz w:val="24"/>
          <w:szCs w:val="24"/>
        </w:rPr>
        <w:t>Four</w:t>
      </w:r>
      <w:r w:rsidRPr="00D65586">
        <w:rPr>
          <w:rFonts w:asciiTheme="minorHAnsi" w:hAnsiTheme="minorHAnsi"/>
          <w:sz w:val="24"/>
          <w:szCs w:val="24"/>
        </w:rPr>
        <w:t xml:space="preserve"> </w:t>
      </w:r>
      <w:r w:rsidR="00D500EC" w:rsidRPr="00D65586">
        <w:rPr>
          <w:rFonts w:asciiTheme="minorHAnsi" w:hAnsiTheme="minorHAnsi"/>
          <w:sz w:val="24"/>
          <w:szCs w:val="24"/>
        </w:rPr>
        <w:t xml:space="preserve">approaches will be used to assess the extent to which the project requirements </w:t>
      </w:r>
      <w:r w:rsidR="00C7194A" w:rsidRPr="00D65586">
        <w:rPr>
          <w:rFonts w:asciiTheme="minorHAnsi" w:hAnsiTheme="minorHAnsi"/>
          <w:sz w:val="24"/>
          <w:szCs w:val="24"/>
        </w:rPr>
        <w:t xml:space="preserve">are met: </w:t>
      </w:r>
      <w:r w:rsidR="00D500EC" w:rsidRPr="00D65586">
        <w:rPr>
          <w:rFonts w:asciiTheme="minorHAnsi" w:hAnsiTheme="minorHAnsi"/>
          <w:sz w:val="24"/>
          <w:szCs w:val="24"/>
        </w:rPr>
        <w:t xml:space="preserve"> </w:t>
      </w:r>
      <w:r w:rsidR="00D500EC" w:rsidRPr="00391876">
        <w:rPr>
          <w:rFonts w:asciiTheme="minorHAnsi" w:hAnsiTheme="minorHAnsi"/>
          <w:i/>
          <w:sz w:val="24"/>
          <w:szCs w:val="24"/>
        </w:rPr>
        <w:t>modeling and simulation</w:t>
      </w:r>
      <w:r w:rsidR="00D500EC" w:rsidRPr="00D65586">
        <w:rPr>
          <w:rFonts w:asciiTheme="minorHAnsi" w:hAnsiTheme="minorHAnsi"/>
          <w:sz w:val="24"/>
          <w:szCs w:val="24"/>
        </w:rPr>
        <w:t xml:space="preserve">, an </w:t>
      </w:r>
      <w:r w:rsidR="00D500EC" w:rsidRPr="00391876">
        <w:rPr>
          <w:rFonts w:asciiTheme="minorHAnsi" w:hAnsiTheme="minorHAnsi"/>
          <w:i/>
          <w:sz w:val="24"/>
          <w:szCs w:val="24"/>
        </w:rPr>
        <w:t>emulation testbed</w:t>
      </w:r>
      <w:r w:rsidR="00D500EC" w:rsidRPr="00D65586">
        <w:rPr>
          <w:rFonts w:asciiTheme="minorHAnsi" w:hAnsiTheme="minorHAnsi"/>
          <w:sz w:val="24"/>
          <w:szCs w:val="24"/>
        </w:rPr>
        <w:t xml:space="preserve">, </w:t>
      </w:r>
      <w:r w:rsidRPr="00391876">
        <w:rPr>
          <w:rFonts w:asciiTheme="minorHAnsi" w:hAnsiTheme="minorHAnsi"/>
          <w:i/>
          <w:sz w:val="24"/>
          <w:szCs w:val="24"/>
        </w:rPr>
        <w:t>deployment/cyber posture</w:t>
      </w:r>
      <w:r>
        <w:rPr>
          <w:rFonts w:asciiTheme="minorHAnsi" w:hAnsiTheme="minorHAnsi"/>
          <w:sz w:val="24"/>
          <w:szCs w:val="24"/>
        </w:rPr>
        <w:t xml:space="preserve"> </w:t>
      </w:r>
      <w:r w:rsidRPr="00391876">
        <w:rPr>
          <w:rFonts w:asciiTheme="minorHAnsi" w:hAnsiTheme="minorHAnsi"/>
          <w:i/>
          <w:sz w:val="24"/>
          <w:szCs w:val="24"/>
        </w:rPr>
        <w:t>data analysis</w:t>
      </w:r>
      <w:r>
        <w:rPr>
          <w:rFonts w:asciiTheme="minorHAnsi" w:hAnsiTheme="minorHAnsi"/>
          <w:sz w:val="24"/>
          <w:szCs w:val="24"/>
        </w:rPr>
        <w:t xml:space="preserve"> </w:t>
      </w:r>
      <w:r w:rsidR="00D500EC" w:rsidRPr="00D65586">
        <w:rPr>
          <w:rFonts w:asciiTheme="minorHAnsi" w:hAnsiTheme="minorHAnsi"/>
          <w:sz w:val="24"/>
          <w:szCs w:val="24"/>
        </w:rPr>
        <w:t xml:space="preserve">and an </w:t>
      </w:r>
      <w:r w:rsidR="00D500EC" w:rsidRPr="00391876">
        <w:rPr>
          <w:rFonts w:asciiTheme="minorHAnsi" w:hAnsiTheme="minorHAnsi"/>
          <w:i/>
          <w:sz w:val="24"/>
          <w:szCs w:val="24"/>
        </w:rPr>
        <w:t>adversarial assessment</w:t>
      </w:r>
      <w:r w:rsidR="00D500EC" w:rsidRPr="00D65586">
        <w:rPr>
          <w:rFonts w:asciiTheme="minorHAnsi" w:hAnsiTheme="minorHAnsi"/>
          <w:sz w:val="24"/>
          <w:szCs w:val="24"/>
        </w:rPr>
        <w:t xml:space="preserve">. </w:t>
      </w:r>
    </w:p>
    <w:p w14:paraId="5F6F9058" w14:textId="77777777" w:rsidR="00D65586" w:rsidRDefault="00D65586" w:rsidP="00D65586">
      <w:pPr>
        <w:rPr>
          <w:rFonts w:asciiTheme="minorHAnsi" w:hAnsiTheme="minorHAnsi"/>
          <w:sz w:val="24"/>
          <w:szCs w:val="24"/>
        </w:rPr>
      </w:pPr>
    </w:p>
    <w:p w14:paraId="560158E8" w14:textId="77777777" w:rsidR="00D500EC" w:rsidRPr="00D65586" w:rsidRDefault="00D500EC" w:rsidP="00D65586">
      <w:pPr>
        <w:rPr>
          <w:rFonts w:asciiTheme="minorHAnsi" w:hAnsiTheme="minorHAnsi"/>
          <w:sz w:val="24"/>
          <w:szCs w:val="24"/>
        </w:rPr>
      </w:pPr>
      <w:r w:rsidRPr="00391876">
        <w:rPr>
          <w:rFonts w:asciiTheme="minorHAnsi" w:hAnsiTheme="minorHAnsi"/>
          <w:sz w:val="24"/>
          <w:szCs w:val="24"/>
          <w:u w:val="single"/>
        </w:rPr>
        <w:t>Modeling and Simulation</w:t>
      </w:r>
      <w:r w:rsidRPr="00D65586">
        <w:rPr>
          <w:rFonts w:asciiTheme="minorHAnsi" w:hAnsiTheme="minorHAnsi"/>
          <w:sz w:val="24"/>
          <w:szCs w:val="24"/>
        </w:rPr>
        <w:t xml:space="preserve">: This </w:t>
      </w:r>
      <w:r w:rsidR="00C3633D" w:rsidRPr="00D65586">
        <w:rPr>
          <w:rFonts w:asciiTheme="minorHAnsi" w:hAnsiTheme="minorHAnsi"/>
          <w:sz w:val="24"/>
          <w:szCs w:val="24"/>
        </w:rPr>
        <w:t xml:space="preserve">activity </w:t>
      </w:r>
      <w:r w:rsidRPr="00D65586">
        <w:rPr>
          <w:rFonts w:asciiTheme="minorHAnsi" w:hAnsiTheme="minorHAnsi"/>
          <w:sz w:val="24"/>
          <w:szCs w:val="24"/>
        </w:rPr>
        <w:t xml:space="preserve">will develop and demonstrate a cyber modeling and simulation framework that supports quantitative assessment of cyber capabilities intended for deployment on D/A enterprise networks.  This framework will contain the following components to provide meaningful quantitative results: environment model, threat model, defensive capability model, mission model and cyber metrics. MIT-LL and PNNL will work together </w:t>
      </w:r>
      <w:r w:rsidR="00C3633D" w:rsidRPr="00D65586">
        <w:rPr>
          <w:rFonts w:asciiTheme="minorHAnsi" w:hAnsiTheme="minorHAnsi"/>
          <w:sz w:val="24"/>
          <w:szCs w:val="24"/>
        </w:rPr>
        <w:t>on this activity t</w:t>
      </w:r>
      <w:r w:rsidRPr="00D65586">
        <w:rPr>
          <w:rFonts w:asciiTheme="minorHAnsi" w:hAnsiTheme="minorHAnsi"/>
          <w:sz w:val="24"/>
          <w:szCs w:val="24"/>
        </w:rPr>
        <w:t xml:space="preserve">o help develop a modeling and simulation framework. </w:t>
      </w:r>
    </w:p>
    <w:p w14:paraId="0CBCAD6D" w14:textId="77777777" w:rsidR="007F34B1" w:rsidRDefault="007F34B1" w:rsidP="00D65586">
      <w:pPr>
        <w:rPr>
          <w:rFonts w:asciiTheme="minorHAnsi" w:hAnsiTheme="minorHAnsi"/>
          <w:sz w:val="24"/>
          <w:szCs w:val="24"/>
        </w:rPr>
      </w:pPr>
    </w:p>
    <w:p w14:paraId="3D55ECB7" w14:textId="77777777" w:rsidR="007F34B1" w:rsidRDefault="007F34B1" w:rsidP="00D65586">
      <w:pPr>
        <w:rPr>
          <w:rFonts w:asciiTheme="minorHAnsi" w:hAnsiTheme="minorHAnsi"/>
          <w:sz w:val="24"/>
          <w:szCs w:val="24"/>
        </w:rPr>
      </w:pPr>
    </w:p>
    <w:p w14:paraId="2466F236" w14:textId="77777777" w:rsidR="00D500EC" w:rsidRDefault="007F34B1" w:rsidP="00D65586">
      <w:pPr>
        <w:rPr>
          <w:rFonts w:asciiTheme="minorHAnsi" w:hAnsiTheme="minorHAnsi"/>
          <w:sz w:val="24"/>
          <w:szCs w:val="24"/>
        </w:rPr>
      </w:pPr>
      <w:r w:rsidRPr="00391876">
        <w:rPr>
          <w:rFonts w:asciiTheme="minorHAnsi" w:hAnsiTheme="minorHAnsi"/>
          <w:sz w:val="24"/>
          <w:szCs w:val="24"/>
          <w:u w:val="single"/>
        </w:rPr>
        <w:t>Testbed</w:t>
      </w:r>
      <w:r>
        <w:rPr>
          <w:rFonts w:asciiTheme="minorHAnsi" w:hAnsiTheme="minorHAnsi"/>
          <w:sz w:val="24"/>
          <w:szCs w:val="24"/>
        </w:rPr>
        <w:t xml:space="preserve">: </w:t>
      </w:r>
      <w:r w:rsidR="00D500EC" w:rsidRPr="00D65586">
        <w:rPr>
          <w:rFonts w:asciiTheme="minorHAnsi" w:hAnsiTheme="minorHAnsi"/>
          <w:sz w:val="24"/>
          <w:szCs w:val="24"/>
        </w:rPr>
        <w:t xml:space="preserve">PNNL will lead the testbed effort, leveraging their existing cloud based T&amp;E systems.  These environments are fully instrumented, and scientifically controlled to provide assurance for any experiments or system validation and verification efforts. Many of these systems are remotely accessible and can be federated with other testbed capabilities as needed.  PNNL has also put extensive effort into developing an instantiation of a realistic enterprise (full IT infrastructure) with systems, networking, user roles, data, and specific missions in the testbed environment that serves as a well-studied model of a medium sized enterprise. PNNL also has developed an “Impediments” team, which develops and executes rigorous, repeatable experiments in the testbed environment by introducing impediments to the modeled cyber systems. These impediments go beyond the traditional red team exercises in which the goal is for the </w:t>
      </w:r>
      <w:r w:rsidR="00D500EC" w:rsidRPr="00D65586">
        <w:rPr>
          <w:rFonts w:asciiTheme="minorHAnsi" w:hAnsiTheme="minorHAnsi"/>
          <w:sz w:val="24"/>
          <w:szCs w:val="24"/>
        </w:rPr>
        <w:lastRenderedPageBreak/>
        <w:t xml:space="preserve">red team to prove that they can breach perimeter defenses. To test the efficacy and utility of the proposed architecture, it will be essential to leverage the Impediments team’s ability to 1) model adversary activities far upstream of breach, such as probing; and 2) model adversary activities far after breach such as lateral movement and action on target. In both cases as well as for breach instances, the goal will be to assess the ability of the proposed architecture and implementation to provide reliable indicators of adversarial behavior, and to block or interfere with this behavior. Furthermore, malicious actors will not be the only class of impediments considered. Natural faults, third party access, and environmental conditions all play a crucial role in real world cyber system security. </w:t>
      </w:r>
    </w:p>
    <w:p w14:paraId="1C66D145" w14:textId="77777777" w:rsidR="00D65586" w:rsidRPr="00D65586" w:rsidRDefault="00D65586" w:rsidP="00D65586">
      <w:pPr>
        <w:rPr>
          <w:rFonts w:asciiTheme="minorHAnsi" w:hAnsiTheme="minorHAnsi"/>
          <w:sz w:val="24"/>
          <w:szCs w:val="24"/>
        </w:rPr>
      </w:pPr>
    </w:p>
    <w:p w14:paraId="2F76FAC4" w14:textId="77777777" w:rsidR="00D500EC" w:rsidRPr="00D65586" w:rsidRDefault="00D500EC" w:rsidP="00D65586">
      <w:pPr>
        <w:rPr>
          <w:rFonts w:asciiTheme="minorHAnsi" w:hAnsiTheme="minorHAnsi"/>
          <w:sz w:val="24"/>
          <w:szCs w:val="24"/>
        </w:rPr>
      </w:pPr>
      <w:r w:rsidRPr="00D65586">
        <w:rPr>
          <w:rFonts w:asciiTheme="minorHAnsi" w:hAnsiTheme="minorHAnsi"/>
          <w:sz w:val="24"/>
          <w:szCs w:val="24"/>
        </w:rPr>
        <w:t xml:space="preserve">For this </w:t>
      </w:r>
      <w:r w:rsidR="004F5847">
        <w:rPr>
          <w:rFonts w:asciiTheme="minorHAnsi" w:hAnsiTheme="minorHAnsi"/>
          <w:sz w:val="24"/>
          <w:szCs w:val="24"/>
        </w:rPr>
        <w:t xml:space="preserve">C3 </w:t>
      </w:r>
      <w:r w:rsidRPr="00D65586">
        <w:rPr>
          <w:rFonts w:asciiTheme="minorHAnsi" w:hAnsiTheme="minorHAnsi"/>
          <w:sz w:val="24"/>
          <w:szCs w:val="24"/>
        </w:rPr>
        <w:t>Task, a specific instantiation of a representative</w:t>
      </w:r>
      <w:r w:rsidR="00251113" w:rsidRPr="00D65586">
        <w:rPr>
          <w:rFonts w:asciiTheme="minorHAnsi" w:hAnsiTheme="minorHAnsi"/>
          <w:sz w:val="24"/>
          <w:szCs w:val="24"/>
        </w:rPr>
        <w:t xml:space="preserve"> </w:t>
      </w:r>
      <w:r w:rsidRPr="00D65586">
        <w:rPr>
          <w:rFonts w:asciiTheme="minorHAnsi" w:hAnsiTheme="minorHAnsi"/>
          <w:sz w:val="24"/>
          <w:szCs w:val="24"/>
        </w:rPr>
        <w:t>D/A will be constructed. This will be influenced by the results of the System Analysis task</w:t>
      </w:r>
      <w:r w:rsidR="004F5847">
        <w:rPr>
          <w:rFonts w:asciiTheme="minorHAnsi" w:hAnsiTheme="minorHAnsi"/>
          <w:sz w:val="24"/>
          <w:szCs w:val="24"/>
        </w:rPr>
        <w:t xml:space="preserve"> (see 1.3</w:t>
      </w:r>
      <w:r w:rsidR="00E960D4">
        <w:rPr>
          <w:rFonts w:asciiTheme="minorHAnsi" w:hAnsiTheme="minorHAnsi"/>
          <w:sz w:val="24"/>
          <w:szCs w:val="24"/>
        </w:rPr>
        <w:t>.2.3</w:t>
      </w:r>
      <w:r w:rsidR="004F5847">
        <w:rPr>
          <w:rFonts w:asciiTheme="minorHAnsi" w:hAnsiTheme="minorHAnsi"/>
          <w:sz w:val="24"/>
          <w:szCs w:val="24"/>
        </w:rPr>
        <w:t xml:space="preserve">) </w:t>
      </w:r>
      <w:r w:rsidRPr="00D65586">
        <w:rPr>
          <w:rFonts w:asciiTheme="minorHAnsi" w:hAnsiTheme="minorHAnsi"/>
          <w:sz w:val="24"/>
          <w:szCs w:val="24"/>
        </w:rPr>
        <w:t xml:space="preserve"> so that key aspects of the model site capture the essential features of real D/A’s. This exemplar will exhibit the complexity and relevant features of the Department or Agency environment without becoming a cost prohibitive one to one re</w:t>
      </w:r>
      <w:r w:rsidR="004F5847">
        <w:rPr>
          <w:rFonts w:asciiTheme="minorHAnsi" w:hAnsiTheme="minorHAnsi"/>
          <w:sz w:val="24"/>
          <w:szCs w:val="24"/>
        </w:rPr>
        <w:t>-</w:t>
      </w:r>
      <w:r w:rsidRPr="00D65586">
        <w:rPr>
          <w:rFonts w:asciiTheme="minorHAnsi" w:hAnsiTheme="minorHAnsi"/>
          <w:sz w:val="24"/>
          <w:szCs w:val="24"/>
        </w:rPr>
        <w:t xml:space="preserve">creation. This may include details about the network partition between user and service enclaves, and a mapping of how the cyber systems relate to the overall missions of the D/A, services, number and topologies of systems, and other information as necessary. </w:t>
      </w:r>
    </w:p>
    <w:p w14:paraId="027EFB9C" w14:textId="77777777" w:rsidR="00D65586" w:rsidRPr="00D65586" w:rsidRDefault="00D65586" w:rsidP="00D65586">
      <w:pPr>
        <w:rPr>
          <w:rFonts w:asciiTheme="minorHAnsi" w:hAnsiTheme="minorHAnsi"/>
          <w:sz w:val="24"/>
          <w:szCs w:val="24"/>
        </w:rPr>
      </w:pPr>
    </w:p>
    <w:p w14:paraId="5C87514F" w14:textId="77777777" w:rsidR="00D500EC" w:rsidRPr="00D65586" w:rsidRDefault="00D500EC" w:rsidP="00D65586">
      <w:pPr>
        <w:rPr>
          <w:rFonts w:asciiTheme="minorHAnsi" w:hAnsiTheme="minorHAnsi"/>
          <w:sz w:val="24"/>
          <w:szCs w:val="24"/>
        </w:rPr>
      </w:pPr>
      <w:r w:rsidRPr="00D65586">
        <w:rPr>
          <w:rFonts w:asciiTheme="minorHAnsi" w:hAnsiTheme="minorHAnsi"/>
          <w:sz w:val="24"/>
          <w:szCs w:val="24"/>
        </w:rPr>
        <w:t>In the first</w:t>
      </w:r>
      <w:r w:rsidR="00B4705B" w:rsidRPr="00D65586">
        <w:rPr>
          <w:rFonts w:asciiTheme="minorHAnsi" w:hAnsiTheme="minorHAnsi"/>
          <w:sz w:val="24"/>
          <w:szCs w:val="24"/>
        </w:rPr>
        <w:t xml:space="preserve"> two</w:t>
      </w:r>
      <w:r w:rsidRPr="00D65586">
        <w:rPr>
          <w:rFonts w:asciiTheme="minorHAnsi" w:hAnsiTheme="minorHAnsi"/>
          <w:sz w:val="24"/>
          <w:szCs w:val="24"/>
        </w:rPr>
        <w:t xml:space="preserve"> year</w:t>
      </w:r>
      <w:r w:rsidR="00B4705B" w:rsidRPr="00D65586">
        <w:rPr>
          <w:rFonts w:asciiTheme="minorHAnsi" w:hAnsiTheme="minorHAnsi"/>
          <w:sz w:val="24"/>
          <w:szCs w:val="24"/>
        </w:rPr>
        <w:t>s</w:t>
      </w:r>
      <w:r w:rsidRPr="00D65586">
        <w:rPr>
          <w:rFonts w:asciiTheme="minorHAnsi" w:hAnsiTheme="minorHAnsi"/>
          <w:sz w:val="24"/>
          <w:szCs w:val="24"/>
        </w:rPr>
        <w:t xml:space="preserve"> of the program, </w:t>
      </w:r>
      <w:r w:rsidR="00C7194A" w:rsidRPr="00D65586">
        <w:rPr>
          <w:rFonts w:asciiTheme="minorHAnsi" w:hAnsiTheme="minorHAnsi"/>
          <w:sz w:val="24"/>
          <w:szCs w:val="24"/>
        </w:rPr>
        <w:t xml:space="preserve">the </w:t>
      </w:r>
      <w:r w:rsidR="0022031F" w:rsidRPr="00D65586">
        <w:rPr>
          <w:rFonts w:asciiTheme="minorHAnsi" w:hAnsiTheme="minorHAnsi"/>
          <w:sz w:val="24"/>
          <w:szCs w:val="24"/>
        </w:rPr>
        <w:t>Cyber.gov</w:t>
      </w:r>
      <w:r w:rsidR="00C7194A" w:rsidRPr="00D65586">
        <w:rPr>
          <w:rFonts w:asciiTheme="minorHAnsi" w:hAnsiTheme="minorHAnsi"/>
          <w:sz w:val="24"/>
          <w:szCs w:val="24"/>
        </w:rPr>
        <w:t xml:space="preserve"> project will, via PNNL: </w:t>
      </w:r>
      <w:r w:rsidRPr="00D65586">
        <w:rPr>
          <w:rFonts w:asciiTheme="minorHAnsi" w:hAnsiTheme="minorHAnsi"/>
          <w:sz w:val="24"/>
          <w:szCs w:val="24"/>
        </w:rPr>
        <w:t xml:space="preserve"> </w:t>
      </w:r>
    </w:p>
    <w:p w14:paraId="4E472209" w14:textId="77777777" w:rsidR="00D65586" w:rsidRPr="00D65586" w:rsidRDefault="00D65586" w:rsidP="00D65586">
      <w:pPr>
        <w:rPr>
          <w:rFonts w:asciiTheme="minorHAnsi" w:hAnsiTheme="minorHAnsi"/>
          <w:sz w:val="24"/>
          <w:szCs w:val="24"/>
        </w:rPr>
      </w:pPr>
    </w:p>
    <w:p w14:paraId="19F1980D" w14:textId="77777777" w:rsidR="00D500EC" w:rsidRPr="00D65586" w:rsidRDefault="00D500EC" w:rsidP="00251113">
      <w:pPr>
        <w:pStyle w:val="ParagraphBAH"/>
        <w:numPr>
          <w:ilvl w:val="0"/>
          <w:numId w:val="10"/>
        </w:numPr>
        <w:rPr>
          <w:rFonts w:asciiTheme="minorHAnsi" w:hAnsiTheme="minorHAnsi" w:cs="Times New Roman"/>
          <w:szCs w:val="24"/>
        </w:rPr>
      </w:pPr>
      <w:r w:rsidRPr="00D65586">
        <w:rPr>
          <w:rFonts w:asciiTheme="minorHAnsi" w:hAnsiTheme="minorHAnsi" w:cs="Times New Roman"/>
          <w:szCs w:val="24"/>
        </w:rPr>
        <w:t>Construct a model of a selected D/A</w:t>
      </w:r>
    </w:p>
    <w:p w14:paraId="6462E9F6" w14:textId="77777777" w:rsidR="00D500EC" w:rsidRPr="00D65586" w:rsidRDefault="00D500EC" w:rsidP="00251113">
      <w:pPr>
        <w:pStyle w:val="ParagraphBAH"/>
        <w:numPr>
          <w:ilvl w:val="0"/>
          <w:numId w:val="10"/>
        </w:numPr>
        <w:rPr>
          <w:rFonts w:asciiTheme="minorHAnsi" w:hAnsiTheme="minorHAnsi" w:cs="Times New Roman"/>
          <w:szCs w:val="24"/>
        </w:rPr>
      </w:pPr>
      <w:r w:rsidRPr="00D65586">
        <w:rPr>
          <w:rFonts w:asciiTheme="minorHAnsi" w:hAnsiTheme="minorHAnsi" w:cs="Times New Roman"/>
          <w:szCs w:val="24"/>
        </w:rPr>
        <w:t>Map mission activities to this model</w:t>
      </w:r>
    </w:p>
    <w:p w14:paraId="41B667E5" w14:textId="77777777" w:rsidR="00D500EC" w:rsidRPr="00D65586" w:rsidRDefault="00D500EC" w:rsidP="00251113">
      <w:pPr>
        <w:pStyle w:val="ParagraphBAH"/>
        <w:numPr>
          <w:ilvl w:val="0"/>
          <w:numId w:val="10"/>
        </w:numPr>
        <w:rPr>
          <w:rFonts w:asciiTheme="minorHAnsi" w:hAnsiTheme="minorHAnsi" w:cs="Times New Roman"/>
          <w:szCs w:val="24"/>
        </w:rPr>
      </w:pPr>
      <w:r w:rsidRPr="00D65586">
        <w:rPr>
          <w:rFonts w:asciiTheme="minorHAnsi" w:hAnsiTheme="minorHAnsi" w:cs="Times New Roman"/>
          <w:szCs w:val="24"/>
        </w:rPr>
        <w:t>Instrument this model using an architecture similar to that proposed by the Architecture team (preliminary instrumentation via initial funding; refined instrumentation contingent on additional funds)</w:t>
      </w:r>
    </w:p>
    <w:p w14:paraId="0DBC9AC1" w14:textId="77777777" w:rsidR="00D500EC" w:rsidRPr="00D65586" w:rsidRDefault="00251113" w:rsidP="00251113">
      <w:pPr>
        <w:pStyle w:val="ParagraphBAH"/>
        <w:numPr>
          <w:ilvl w:val="0"/>
          <w:numId w:val="10"/>
        </w:numPr>
        <w:rPr>
          <w:rFonts w:asciiTheme="minorHAnsi" w:hAnsiTheme="minorHAnsi" w:cs="Times New Roman"/>
          <w:szCs w:val="24"/>
        </w:rPr>
      </w:pPr>
      <w:r w:rsidRPr="00D65586">
        <w:rPr>
          <w:rFonts w:asciiTheme="minorHAnsi" w:hAnsiTheme="minorHAnsi" w:cs="Times New Roman"/>
          <w:szCs w:val="24"/>
        </w:rPr>
        <w:t>D</w:t>
      </w:r>
      <w:r w:rsidR="00D500EC" w:rsidRPr="00D65586">
        <w:rPr>
          <w:rFonts w:asciiTheme="minorHAnsi" w:hAnsiTheme="minorHAnsi" w:cs="Times New Roman"/>
          <w:szCs w:val="24"/>
        </w:rPr>
        <w:t xml:space="preserve">evelop experimental Impediments to challenge and assess the value of the proposed architecture </w:t>
      </w:r>
    </w:p>
    <w:p w14:paraId="17899A6F" w14:textId="77777777" w:rsidR="007F34B1" w:rsidRDefault="007F34B1" w:rsidP="00D65586">
      <w:pPr>
        <w:rPr>
          <w:rFonts w:asciiTheme="minorHAnsi" w:hAnsiTheme="minorHAnsi"/>
          <w:sz w:val="24"/>
          <w:szCs w:val="24"/>
        </w:rPr>
      </w:pPr>
      <w:r w:rsidRPr="00391876">
        <w:rPr>
          <w:rFonts w:asciiTheme="minorHAnsi" w:hAnsiTheme="minorHAnsi"/>
          <w:sz w:val="24"/>
          <w:szCs w:val="24"/>
          <w:u w:val="single"/>
        </w:rPr>
        <w:lastRenderedPageBreak/>
        <w:t>Deployment/Cyber posture data analysis</w:t>
      </w:r>
      <w:r>
        <w:rPr>
          <w:rFonts w:asciiTheme="minorHAnsi" w:hAnsiTheme="minorHAnsi"/>
          <w:sz w:val="24"/>
          <w:szCs w:val="24"/>
        </w:rPr>
        <w:t>: in order to properly assess the success of the cyber security architecture, a data analysis of the D/As will be performed to measure new controls implemented and components implemented.</w:t>
      </w:r>
    </w:p>
    <w:p w14:paraId="14F65045" w14:textId="77777777" w:rsidR="007F34B1" w:rsidRDefault="007F34B1" w:rsidP="00D65586">
      <w:pPr>
        <w:rPr>
          <w:rFonts w:asciiTheme="minorHAnsi" w:hAnsiTheme="minorHAnsi"/>
          <w:sz w:val="24"/>
          <w:szCs w:val="24"/>
        </w:rPr>
      </w:pPr>
    </w:p>
    <w:p w14:paraId="48722688" w14:textId="77777777" w:rsidR="0043488C" w:rsidRPr="00D65586" w:rsidRDefault="00D500EC" w:rsidP="00D65586">
      <w:pPr>
        <w:rPr>
          <w:rFonts w:asciiTheme="minorHAnsi" w:hAnsiTheme="minorHAnsi"/>
          <w:sz w:val="24"/>
          <w:szCs w:val="24"/>
        </w:rPr>
      </w:pPr>
      <w:r w:rsidRPr="00391876">
        <w:rPr>
          <w:rFonts w:asciiTheme="minorHAnsi" w:hAnsiTheme="minorHAnsi"/>
          <w:sz w:val="24"/>
          <w:szCs w:val="24"/>
          <w:u w:val="single"/>
        </w:rPr>
        <w:t>Adversarial Assessment</w:t>
      </w:r>
      <w:r w:rsidR="007F34B1">
        <w:rPr>
          <w:rFonts w:asciiTheme="minorHAnsi" w:hAnsiTheme="minorHAnsi"/>
          <w:sz w:val="24"/>
          <w:szCs w:val="24"/>
        </w:rPr>
        <w:t>:</w:t>
      </w:r>
      <w:r w:rsidRPr="00D65586">
        <w:rPr>
          <w:rFonts w:asciiTheme="minorHAnsi" w:hAnsiTheme="minorHAnsi"/>
          <w:sz w:val="24"/>
          <w:szCs w:val="24"/>
        </w:rPr>
        <w:t xml:space="preserve"> The </w:t>
      </w:r>
      <w:r w:rsidR="0022031F" w:rsidRPr="00D65586">
        <w:rPr>
          <w:rFonts w:asciiTheme="minorHAnsi" w:hAnsiTheme="minorHAnsi"/>
          <w:sz w:val="24"/>
          <w:szCs w:val="24"/>
        </w:rPr>
        <w:t>Cyber.gov</w:t>
      </w:r>
      <w:r w:rsidRPr="00D65586">
        <w:rPr>
          <w:rFonts w:asciiTheme="minorHAnsi" w:hAnsiTheme="minorHAnsi"/>
          <w:sz w:val="24"/>
          <w:szCs w:val="24"/>
        </w:rPr>
        <w:t xml:space="preserve"> project intends to </w:t>
      </w:r>
      <w:r w:rsidR="0043488C" w:rsidRPr="00D65586">
        <w:rPr>
          <w:rFonts w:asciiTheme="minorHAnsi" w:hAnsiTheme="minorHAnsi"/>
          <w:sz w:val="24"/>
          <w:szCs w:val="24"/>
        </w:rPr>
        <w:t xml:space="preserve">subject each system, </w:t>
      </w:r>
      <w:r w:rsidRPr="00D65586">
        <w:rPr>
          <w:rFonts w:asciiTheme="minorHAnsi" w:hAnsiTheme="minorHAnsi"/>
          <w:sz w:val="24"/>
          <w:szCs w:val="24"/>
        </w:rPr>
        <w:t xml:space="preserve">their component technologies, and the processes and procedures that </w:t>
      </w:r>
      <w:r w:rsidR="0043488C" w:rsidRPr="00D65586">
        <w:rPr>
          <w:rFonts w:asciiTheme="minorHAnsi" w:hAnsiTheme="minorHAnsi"/>
          <w:sz w:val="24"/>
          <w:szCs w:val="24"/>
        </w:rPr>
        <w:t xml:space="preserve">result from the research to </w:t>
      </w:r>
      <w:r w:rsidRPr="00D65586">
        <w:rPr>
          <w:rFonts w:asciiTheme="minorHAnsi" w:hAnsiTheme="minorHAnsi"/>
          <w:sz w:val="24"/>
          <w:szCs w:val="24"/>
        </w:rPr>
        <w:t xml:space="preserve">an independent, adversarial red-team assessment to identify the extent to which they truly make D/A missions and systems more resilient to </w:t>
      </w:r>
      <w:r w:rsidR="0043488C" w:rsidRPr="00D65586">
        <w:rPr>
          <w:rFonts w:asciiTheme="minorHAnsi" w:hAnsiTheme="minorHAnsi"/>
          <w:sz w:val="24"/>
          <w:szCs w:val="24"/>
        </w:rPr>
        <w:t>cyber-attack</w:t>
      </w:r>
      <w:r w:rsidRPr="00D65586">
        <w:rPr>
          <w:rFonts w:asciiTheme="minorHAnsi" w:hAnsiTheme="minorHAnsi"/>
          <w:sz w:val="24"/>
          <w:szCs w:val="24"/>
        </w:rPr>
        <w:t xml:space="preserve"> and exploitatio</w:t>
      </w:r>
      <w:r w:rsidR="0043488C" w:rsidRPr="00D65586">
        <w:rPr>
          <w:rFonts w:asciiTheme="minorHAnsi" w:hAnsiTheme="minorHAnsi"/>
          <w:sz w:val="24"/>
          <w:szCs w:val="24"/>
        </w:rPr>
        <w:t xml:space="preserve">n. AIS will be the lead organization for this element of the test and evaluation process.  </w:t>
      </w:r>
    </w:p>
    <w:p w14:paraId="5E3D0379" w14:textId="77777777" w:rsidR="007A4AFD" w:rsidRDefault="00364F2D" w:rsidP="00C7194A">
      <w:pPr>
        <w:pStyle w:val="Heading2"/>
        <w:ind w:left="900"/>
        <w:rPr>
          <w:rFonts w:asciiTheme="minorHAnsi" w:hAnsiTheme="minorHAnsi" w:cs="Times New Roman"/>
        </w:rPr>
      </w:pPr>
      <w:bookmarkStart w:id="398" w:name="_Toc364771682"/>
      <w:bookmarkStart w:id="399" w:name="_Toc474764714"/>
      <w:r w:rsidRPr="00D65586">
        <w:rPr>
          <w:rFonts w:asciiTheme="minorHAnsi" w:hAnsiTheme="minorHAnsi" w:cs="Times New Roman"/>
        </w:rPr>
        <w:t xml:space="preserve">Customer </w:t>
      </w:r>
      <w:r w:rsidR="006165EF" w:rsidRPr="00D65586">
        <w:rPr>
          <w:rFonts w:asciiTheme="minorHAnsi" w:hAnsiTheme="minorHAnsi" w:cs="Times New Roman"/>
        </w:rPr>
        <w:t>Engagement</w:t>
      </w:r>
      <w:bookmarkEnd w:id="397"/>
      <w:bookmarkEnd w:id="398"/>
      <w:bookmarkEnd w:id="399"/>
    </w:p>
    <w:p w14:paraId="65BB3184" w14:textId="77777777" w:rsidR="00D65586" w:rsidRPr="00D65586" w:rsidRDefault="00D65586" w:rsidP="00D65586">
      <w:pPr>
        <w:pStyle w:val="ParagraphBAH"/>
      </w:pPr>
    </w:p>
    <w:p w14:paraId="596778C2" w14:textId="77777777" w:rsidR="00C46EB3" w:rsidRPr="00D65586" w:rsidRDefault="002C3813" w:rsidP="00D65586">
      <w:pPr>
        <w:pStyle w:val="ParagraphItalics"/>
        <w:rPr>
          <w:rFonts w:asciiTheme="minorHAnsi" w:hAnsiTheme="minorHAnsi"/>
          <w:i w:val="0"/>
          <w:sz w:val="24"/>
          <w:szCs w:val="24"/>
        </w:rPr>
      </w:pPr>
      <w:r w:rsidRPr="00D65586">
        <w:rPr>
          <w:rFonts w:asciiTheme="minorHAnsi" w:hAnsiTheme="minorHAnsi"/>
          <w:i w:val="0"/>
          <w:sz w:val="24"/>
          <w:szCs w:val="24"/>
        </w:rPr>
        <w:t xml:space="preserve">The customers for </w:t>
      </w:r>
      <w:r w:rsidR="0022031F" w:rsidRPr="00D65586">
        <w:rPr>
          <w:rFonts w:asciiTheme="minorHAnsi" w:hAnsiTheme="minorHAnsi"/>
          <w:i w:val="0"/>
          <w:sz w:val="24"/>
          <w:szCs w:val="24"/>
        </w:rPr>
        <w:t>Cyber.gov</w:t>
      </w:r>
      <w:r w:rsidR="00C46EB3" w:rsidRPr="00D65586">
        <w:rPr>
          <w:rFonts w:asciiTheme="minorHAnsi" w:hAnsiTheme="minorHAnsi"/>
          <w:i w:val="0"/>
          <w:sz w:val="24"/>
          <w:szCs w:val="24"/>
        </w:rPr>
        <w:t xml:space="preserve"> include the </w:t>
      </w:r>
      <w:r w:rsidR="007F34B1">
        <w:rPr>
          <w:rFonts w:asciiTheme="minorHAnsi" w:hAnsiTheme="minorHAnsi"/>
          <w:i w:val="0"/>
          <w:sz w:val="24"/>
          <w:szCs w:val="24"/>
        </w:rPr>
        <w:t xml:space="preserve">Federal </w:t>
      </w:r>
      <w:r w:rsidR="00C46EB3" w:rsidRPr="00D65586">
        <w:rPr>
          <w:rFonts w:asciiTheme="minorHAnsi" w:hAnsiTheme="minorHAnsi"/>
          <w:i w:val="0"/>
          <w:sz w:val="24"/>
          <w:szCs w:val="24"/>
        </w:rPr>
        <w:t>D/A</w:t>
      </w:r>
      <w:r w:rsidR="007F34B1">
        <w:rPr>
          <w:rFonts w:asciiTheme="minorHAnsi" w:hAnsiTheme="minorHAnsi"/>
          <w:i w:val="0"/>
          <w:sz w:val="24"/>
          <w:szCs w:val="24"/>
        </w:rPr>
        <w:t>s, State, Local</w:t>
      </w:r>
      <w:r w:rsidR="002503FA" w:rsidRPr="00D65586">
        <w:rPr>
          <w:rFonts w:asciiTheme="minorHAnsi" w:hAnsiTheme="minorHAnsi"/>
          <w:i w:val="0"/>
          <w:sz w:val="24"/>
          <w:szCs w:val="24"/>
        </w:rPr>
        <w:t xml:space="preserve">, </w:t>
      </w:r>
      <w:r w:rsidR="00774CF2">
        <w:rPr>
          <w:rFonts w:asciiTheme="minorHAnsi" w:hAnsiTheme="minorHAnsi"/>
          <w:i w:val="0"/>
          <w:sz w:val="24"/>
          <w:szCs w:val="24"/>
        </w:rPr>
        <w:t>NPPD</w:t>
      </w:r>
      <w:r w:rsidR="00E960D4">
        <w:rPr>
          <w:rFonts w:asciiTheme="minorHAnsi" w:hAnsiTheme="minorHAnsi"/>
          <w:i w:val="0"/>
          <w:sz w:val="24"/>
          <w:szCs w:val="24"/>
        </w:rPr>
        <w:t xml:space="preserve"> </w:t>
      </w:r>
      <w:r w:rsidR="00882592">
        <w:rPr>
          <w:rFonts w:asciiTheme="minorHAnsi" w:hAnsiTheme="minorHAnsi"/>
          <w:i w:val="0"/>
          <w:sz w:val="24"/>
          <w:szCs w:val="24"/>
        </w:rPr>
        <w:t>(</w:t>
      </w:r>
      <w:r w:rsidR="002503FA" w:rsidRPr="00D65586">
        <w:rPr>
          <w:rFonts w:asciiTheme="minorHAnsi" w:hAnsiTheme="minorHAnsi"/>
          <w:i w:val="0"/>
          <w:sz w:val="24"/>
          <w:szCs w:val="24"/>
        </w:rPr>
        <w:t>CS&amp;C</w:t>
      </w:r>
      <w:r w:rsidR="00882592">
        <w:rPr>
          <w:rFonts w:asciiTheme="minorHAnsi" w:hAnsiTheme="minorHAnsi"/>
          <w:i w:val="0"/>
          <w:sz w:val="24"/>
          <w:szCs w:val="24"/>
        </w:rPr>
        <w:t>)</w:t>
      </w:r>
      <w:r w:rsidR="00C46EB3" w:rsidRPr="00D65586">
        <w:rPr>
          <w:rFonts w:asciiTheme="minorHAnsi" w:hAnsiTheme="minorHAnsi"/>
          <w:i w:val="0"/>
          <w:sz w:val="24"/>
          <w:szCs w:val="24"/>
        </w:rPr>
        <w:t xml:space="preserve"> and, </w:t>
      </w:r>
      <w:r w:rsidR="007F34B1">
        <w:rPr>
          <w:rFonts w:asciiTheme="minorHAnsi" w:hAnsiTheme="minorHAnsi"/>
          <w:i w:val="0"/>
          <w:sz w:val="24"/>
          <w:szCs w:val="24"/>
        </w:rPr>
        <w:t>private sector</w:t>
      </w:r>
      <w:r w:rsidR="00C46EB3" w:rsidRPr="00D65586">
        <w:rPr>
          <w:rFonts w:asciiTheme="minorHAnsi" w:hAnsiTheme="minorHAnsi"/>
          <w:i w:val="0"/>
          <w:sz w:val="24"/>
          <w:szCs w:val="24"/>
        </w:rPr>
        <w:t xml:space="preserve"> customers.  </w:t>
      </w:r>
      <w:r w:rsidR="00B81D66">
        <w:rPr>
          <w:rFonts w:asciiTheme="minorHAnsi" w:hAnsiTheme="minorHAnsi"/>
          <w:i w:val="0"/>
          <w:sz w:val="24"/>
          <w:szCs w:val="24"/>
        </w:rPr>
        <w:t>The team will</w:t>
      </w:r>
      <w:r w:rsidR="007F34B1">
        <w:rPr>
          <w:rFonts w:asciiTheme="minorHAnsi" w:hAnsiTheme="minorHAnsi"/>
          <w:i w:val="0"/>
          <w:sz w:val="24"/>
          <w:szCs w:val="24"/>
        </w:rPr>
        <w:t xml:space="preserve"> do its best to</w:t>
      </w:r>
      <w:r w:rsidR="00B81D66">
        <w:rPr>
          <w:rFonts w:asciiTheme="minorHAnsi" w:hAnsiTheme="minorHAnsi"/>
          <w:i w:val="0"/>
          <w:sz w:val="24"/>
          <w:szCs w:val="24"/>
        </w:rPr>
        <w:t xml:space="preserve"> work with a minimum of 10 D/As to understand their challenges and </w:t>
      </w:r>
      <w:r w:rsidR="007F34B1">
        <w:rPr>
          <w:rFonts w:asciiTheme="minorHAnsi" w:hAnsiTheme="minorHAnsi"/>
          <w:i w:val="0"/>
          <w:sz w:val="24"/>
          <w:szCs w:val="24"/>
        </w:rPr>
        <w:t xml:space="preserve">the </w:t>
      </w:r>
      <w:r w:rsidR="00B81D66">
        <w:rPr>
          <w:rFonts w:asciiTheme="minorHAnsi" w:hAnsiTheme="minorHAnsi"/>
          <w:i w:val="0"/>
          <w:sz w:val="24"/>
          <w:szCs w:val="24"/>
        </w:rPr>
        <w:t xml:space="preserve">solutions they currently utilize (software, hardware, and process), in order to create a comprehensive view of their cyber security architecture.  This provides value in both as is (baseline) and to be (future) in order to quantify </w:t>
      </w:r>
      <w:r w:rsidR="007F34B1">
        <w:rPr>
          <w:rFonts w:asciiTheme="minorHAnsi" w:hAnsiTheme="minorHAnsi"/>
          <w:i w:val="0"/>
          <w:sz w:val="24"/>
          <w:szCs w:val="24"/>
        </w:rPr>
        <w:t>benefit</w:t>
      </w:r>
      <w:r w:rsidR="00B81D66">
        <w:rPr>
          <w:rFonts w:asciiTheme="minorHAnsi" w:hAnsiTheme="minorHAnsi"/>
          <w:i w:val="0"/>
          <w:sz w:val="24"/>
          <w:szCs w:val="24"/>
        </w:rPr>
        <w:t xml:space="preserve"> measures this analysis provides. The selected D/As will include a diverse set of types and sizes to include at least two small, three medium, and two large D/As.</w:t>
      </w:r>
    </w:p>
    <w:p w14:paraId="71908237" w14:textId="77777777" w:rsidR="00AB092C" w:rsidRPr="00D65586" w:rsidRDefault="00AB092C" w:rsidP="00D65586">
      <w:pPr>
        <w:pStyle w:val="ParagraphItalics"/>
        <w:rPr>
          <w:rFonts w:asciiTheme="minorHAnsi" w:hAnsiTheme="minorHAnsi"/>
          <w:i w:val="0"/>
          <w:sz w:val="24"/>
          <w:szCs w:val="24"/>
        </w:rPr>
      </w:pPr>
      <w:r w:rsidRPr="00D65586">
        <w:rPr>
          <w:rFonts w:asciiTheme="minorHAnsi" w:hAnsiTheme="minorHAnsi"/>
          <w:i w:val="0"/>
          <w:sz w:val="24"/>
          <w:szCs w:val="24"/>
        </w:rPr>
        <w:t xml:space="preserve">CS&amp;C leadership was involved in early discussions on the </w:t>
      </w:r>
      <w:r w:rsidR="0022031F" w:rsidRPr="00D65586">
        <w:rPr>
          <w:rFonts w:asciiTheme="minorHAnsi" w:hAnsiTheme="minorHAnsi"/>
          <w:i w:val="0"/>
          <w:sz w:val="24"/>
          <w:szCs w:val="24"/>
        </w:rPr>
        <w:t>Cyber.gov</w:t>
      </w:r>
      <w:r w:rsidRPr="00D65586">
        <w:rPr>
          <w:rFonts w:asciiTheme="minorHAnsi" w:hAnsiTheme="minorHAnsi"/>
          <w:i w:val="0"/>
          <w:sz w:val="24"/>
          <w:szCs w:val="24"/>
        </w:rPr>
        <w:t xml:space="preserve"> project following the release of the MIT-LL and BRP reports.  The </w:t>
      </w:r>
      <w:r w:rsidR="0022031F" w:rsidRPr="00D65586">
        <w:rPr>
          <w:rFonts w:asciiTheme="minorHAnsi" w:hAnsiTheme="minorHAnsi"/>
          <w:i w:val="0"/>
          <w:sz w:val="24"/>
          <w:szCs w:val="24"/>
        </w:rPr>
        <w:t>Cyber.gov</w:t>
      </w:r>
      <w:r w:rsidRPr="00D65586">
        <w:rPr>
          <w:rFonts w:asciiTheme="minorHAnsi" w:hAnsiTheme="minorHAnsi"/>
          <w:i w:val="0"/>
          <w:sz w:val="24"/>
          <w:szCs w:val="24"/>
        </w:rPr>
        <w:t xml:space="preserve"> team and CS&amp;C leadership initiated further discussions on the program in early Q4, F</w:t>
      </w:r>
      <w:r w:rsidR="0020103D">
        <w:rPr>
          <w:rFonts w:asciiTheme="minorHAnsi" w:hAnsiTheme="minorHAnsi"/>
          <w:i w:val="0"/>
          <w:sz w:val="24"/>
          <w:szCs w:val="24"/>
        </w:rPr>
        <w:t>Y16 and are expected to continue</w:t>
      </w:r>
      <w:r w:rsidRPr="00D65586">
        <w:rPr>
          <w:rFonts w:asciiTheme="minorHAnsi" w:hAnsiTheme="minorHAnsi"/>
          <w:i w:val="0"/>
          <w:sz w:val="24"/>
          <w:szCs w:val="24"/>
        </w:rPr>
        <w:t xml:space="preserve">.  The primary CS&amp;C representative for </w:t>
      </w:r>
      <w:r w:rsidR="0022031F" w:rsidRPr="00D65586">
        <w:rPr>
          <w:rFonts w:asciiTheme="minorHAnsi" w:hAnsiTheme="minorHAnsi"/>
          <w:i w:val="0"/>
          <w:sz w:val="24"/>
          <w:szCs w:val="24"/>
        </w:rPr>
        <w:t>Cyber.gov</w:t>
      </w:r>
      <w:r w:rsidRPr="00D65586">
        <w:rPr>
          <w:rFonts w:asciiTheme="minorHAnsi" w:hAnsiTheme="minorHAnsi"/>
          <w:i w:val="0"/>
          <w:sz w:val="24"/>
          <w:szCs w:val="24"/>
        </w:rPr>
        <w:t xml:space="preserve"> interactions will be </w:t>
      </w:r>
      <w:r w:rsidR="0020103D">
        <w:rPr>
          <w:rFonts w:asciiTheme="minorHAnsi" w:hAnsiTheme="minorHAnsi"/>
          <w:i w:val="0"/>
          <w:sz w:val="24"/>
          <w:szCs w:val="24"/>
        </w:rPr>
        <w:t xml:space="preserve">Ms. </w:t>
      </w:r>
      <w:r w:rsidRPr="00D65586">
        <w:rPr>
          <w:rFonts w:asciiTheme="minorHAnsi" w:hAnsiTheme="minorHAnsi"/>
          <w:i w:val="0"/>
          <w:sz w:val="24"/>
          <w:szCs w:val="24"/>
        </w:rPr>
        <w:t xml:space="preserve">Laura Delany, Deputy Director of the Network Security Deployment (NSD) Division of CS&amp;C.  </w:t>
      </w:r>
    </w:p>
    <w:p w14:paraId="4FE06CB8" w14:textId="77777777" w:rsidR="00AB092C" w:rsidRPr="00D65586" w:rsidRDefault="002C3813" w:rsidP="00D65586">
      <w:pPr>
        <w:pStyle w:val="ParagraphItalics"/>
        <w:rPr>
          <w:rFonts w:asciiTheme="minorHAnsi" w:hAnsiTheme="minorHAnsi"/>
          <w:i w:val="0"/>
          <w:sz w:val="24"/>
          <w:szCs w:val="24"/>
        </w:rPr>
      </w:pPr>
      <w:r w:rsidRPr="00D65586">
        <w:rPr>
          <w:rFonts w:asciiTheme="minorHAnsi" w:hAnsiTheme="minorHAnsi"/>
          <w:i w:val="0"/>
          <w:sz w:val="24"/>
          <w:szCs w:val="24"/>
        </w:rPr>
        <w:t>D/A</w:t>
      </w:r>
      <w:r w:rsidR="002503FA" w:rsidRPr="00D65586">
        <w:rPr>
          <w:rFonts w:asciiTheme="minorHAnsi" w:hAnsiTheme="minorHAnsi"/>
          <w:i w:val="0"/>
          <w:sz w:val="24"/>
          <w:szCs w:val="24"/>
        </w:rPr>
        <w:t>s’</w:t>
      </w:r>
      <w:r w:rsidRPr="00D65586">
        <w:rPr>
          <w:rFonts w:asciiTheme="minorHAnsi" w:hAnsiTheme="minorHAnsi"/>
          <w:i w:val="0"/>
          <w:sz w:val="24"/>
          <w:szCs w:val="24"/>
        </w:rPr>
        <w:t xml:space="preserve"> participation in </w:t>
      </w:r>
      <w:r w:rsidR="0022031F" w:rsidRPr="00D65586">
        <w:rPr>
          <w:rFonts w:asciiTheme="minorHAnsi" w:hAnsiTheme="minorHAnsi"/>
          <w:i w:val="0"/>
          <w:sz w:val="24"/>
          <w:szCs w:val="24"/>
        </w:rPr>
        <w:t>Cyber.gov</w:t>
      </w:r>
      <w:r w:rsidR="00AB092C" w:rsidRPr="00D65586">
        <w:rPr>
          <w:rFonts w:asciiTheme="minorHAnsi" w:hAnsiTheme="minorHAnsi"/>
          <w:i w:val="0"/>
          <w:sz w:val="24"/>
          <w:szCs w:val="24"/>
        </w:rPr>
        <w:t xml:space="preserve"> is critical as they are </w:t>
      </w:r>
      <w:r w:rsidR="007F34B1">
        <w:rPr>
          <w:rFonts w:asciiTheme="minorHAnsi" w:hAnsiTheme="minorHAnsi"/>
          <w:i w:val="0"/>
          <w:sz w:val="24"/>
          <w:szCs w:val="24"/>
        </w:rPr>
        <w:t>critical</w:t>
      </w:r>
      <w:r w:rsidR="007F34B1" w:rsidRPr="00D65586">
        <w:rPr>
          <w:rFonts w:asciiTheme="minorHAnsi" w:hAnsiTheme="minorHAnsi"/>
          <w:i w:val="0"/>
          <w:sz w:val="24"/>
          <w:szCs w:val="24"/>
        </w:rPr>
        <w:t xml:space="preserve"> </w:t>
      </w:r>
      <w:r w:rsidR="00AB092C" w:rsidRPr="00D65586">
        <w:rPr>
          <w:rFonts w:asciiTheme="minorHAnsi" w:hAnsiTheme="minorHAnsi"/>
          <w:i w:val="0"/>
          <w:sz w:val="24"/>
          <w:szCs w:val="24"/>
        </w:rPr>
        <w:t xml:space="preserve">end user of the NCPS system, in addition to their own network security systems.  CSD has secured interest from </w:t>
      </w:r>
      <w:r w:rsidR="00AB092C" w:rsidRPr="00D65586">
        <w:rPr>
          <w:rFonts w:asciiTheme="minorHAnsi" w:hAnsiTheme="minorHAnsi"/>
          <w:i w:val="0"/>
          <w:sz w:val="24"/>
          <w:szCs w:val="24"/>
        </w:rPr>
        <w:lastRenderedPageBreak/>
        <w:t xml:space="preserve">several agencies to participate in pilots of </w:t>
      </w:r>
      <w:r w:rsidR="0022031F" w:rsidRPr="00D65586">
        <w:rPr>
          <w:rFonts w:asciiTheme="minorHAnsi" w:hAnsiTheme="minorHAnsi"/>
          <w:i w:val="0"/>
          <w:sz w:val="24"/>
          <w:szCs w:val="24"/>
        </w:rPr>
        <w:t>Cyber.gov</w:t>
      </w:r>
      <w:r w:rsidR="00AB092C" w:rsidRPr="00D65586">
        <w:rPr>
          <w:rFonts w:asciiTheme="minorHAnsi" w:hAnsiTheme="minorHAnsi"/>
          <w:i w:val="0"/>
          <w:sz w:val="24"/>
          <w:szCs w:val="24"/>
        </w:rPr>
        <w:t xml:space="preserve"> technologies and research, including, but not limited to: the DHS OCIO (Jeffrey Eisen</w:t>
      </w:r>
      <w:r w:rsidR="0045313D" w:rsidRPr="00D65586">
        <w:rPr>
          <w:rFonts w:asciiTheme="minorHAnsi" w:hAnsiTheme="minorHAnsi"/>
          <w:i w:val="0"/>
          <w:sz w:val="24"/>
          <w:szCs w:val="24"/>
        </w:rPr>
        <w:t>smith</w:t>
      </w:r>
      <w:r w:rsidR="00AB092C" w:rsidRPr="00D65586">
        <w:rPr>
          <w:rFonts w:asciiTheme="minorHAnsi" w:hAnsiTheme="minorHAnsi"/>
          <w:i w:val="0"/>
          <w:sz w:val="24"/>
          <w:szCs w:val="24"/>
        </w:rPr>
        <w:t xml:space="preserve">), </w:t>
      </w:r>
      <w:r w:rsidR="002503FA" w:rsidRPr="00D65586">
        <w:rPr>
          <w:rFonts w:asciiTheme="minorHAnsi" w:hAnsiTheme="minorHAnsi"/>
          <w:i w:val="0"/>
          <w:sz w:val="24"/>
          <w:szCs w:val="24"/>
        </w:rPr>
        <w:t>the United States Citizenship and Immigration Services (USCIS), the Occupational Safety and Health Review Commission (OSHRC)</w:t>
      </w:r>
      <w:r w:rsidR="00027E38">
        <w:rPr>
          <w:rFonts w:asciiTheme="minorHAnsi" w:hAnsiTheme="minorHAnsi"/>
          <w:i w:val="0"/>
          <w:sz w:val="24"/>
          <w:szCs w:val="24"/>
        </w:rPr>
        <w:t>, and the Office of Management and Budget (OMB)</w:t>
      </w:r>
      <w:r w:rsidR="00125A77">
        <w:rPr>
          <w:rFonts w:asciiTheme="minorHAnsi" w:hAnsiTheme="minorHAnsi"/>
          <w:i w:val="0"/>
          <w:sz w:val="24"/>
          <w:szCs w:val="24"/>
        </w:rPr>
        <w:t>.</w:t>
      </w:r>
    </w:p>
    <w:p w14:paraId="6FB7A8AE" w14:textId="77777777" w:rsidR="00AB092C" w:rsidRPr="00D65586" w:rsidRDefault="00C7194A" w:rsidP="00D65586">
      <w:pPr>
        <w:pStyle w:val="ParagraphItalics"/>
        <w:rPr>
          <w:rFonts w:asciiTheme="minorHAnsi" w:hAnsiTheme="minorHAnsi"/>
          <w:i w:val="0"/>
          <w:sz w:val="24"/>
          <w:szCs w:val="24"/>
        </w:rPr>
      </w:pPr>
      <w:r w:rsidRPr="00D65586">
        <w:rPr>
          <w:rFonts w:asciiTheme="minorHAnsi" w:hAnsiTheme="minorHAnsi"/>
          <w:i w:val="0"/>
          <w:sz w:val="24"/>
          <w:szCs w:val="24"/>
        </w:rPr>
        <w:t>Influential</w:t>
      </w:r>
      <w:r w:rsidR="00AB092C" w:rsidRPr="00D65586">
        <w:rPr>
          <w:rFonts w:asciiTheme="minorHAnsi" w:hAnsiTheme="minorHAnsi"/>
          <w:i w:val="0"/>
          <w:sz w:val="24"/>
          <w:szCs w:val="24"/>
        </w:rPr>
        <w:t xml:space="preserve"> decision makers who have endorsed this work include:</w:t>
      </w:r>
    </w:p>
    <w:p w14:paraId="73CF133E" w14:textId="77777777" w:rsidR="0022031F" w:rsidRPr="00D65586" w:rsidRDefault="00C7194A" w:rsidP="00D65586">
      <w:pPr>
        <w:pStyle w:val="ParagraphItalics"/>
        <w:numPr>
          <w:ilvl w:val="0"/>
          <w:numId w:val="47"/>
        </w:numPr>
        <w:ind w:left="720"/>
        <w:rPr>
          <w:rFonts w:asciiTheme="minorHAnsi" w:hAnsiTheme="minorHAnsi"/>
          <w:i w:val="0"/>
          <w:sz w:val="24"/>
          <w:szCs w:val="24"/>
        </w:rPr>
      </w:pPr>
      <w:r w:rsidRPr="00D65586">
        <w:rPr>
          <w:rFonts w:asciiTheme="minorHAnsi" w:hAnsiTheme="minorHAnsi"/>
          <w:i w:val="0"/>
          <w:sz w:val="24"/>
          <w:szCs w:val="24"/>
        </w:rPr>
        <w:t xml:space="preserve">Dr. Reginald </w:t>
      </w:r>
      <w:r w:rsidR="00AB092C" w:rsidRPr="00D65586">
        <w:rPr>
          <w:rFonts w:asciiTheme="minorHAnsi" w:hAnsiTheme="minorHAnsi"/>
          <w:i w:val="0"/>
          <w:sz w:val="24"/>
          <w:szCs w:val="24"/>
        </w:rPr>
        <w:t>Brothers</w:t>
      </w:r>
      <w:r w:rsidRPr="00D65586">
        <w:rPr>
          <w:rFonts w:asciiTheme="minorHAnsi" w:hAnsiTheme="minorHAnsi"/>
          <w:i w:val="0"/>
          <w:sz w:val="24"/>
          <w:szCs w:val="24"/>
        </w:rPr>
        <w:t>, USST</w:t>
      </w:r>
      <w:r w:rsidR="00AB092C" w:rsidRPr="00D65586">
        <w:rPr>
          <w:rFonts w:asciiTheme="minorHAnsi" w:hAnsiTheme="minorHAnsi"/>
          <w:i w:val="0"/>
          <w:sz w:val="24"/>
          <w:szCs w:val="24"/>
        </w:rPr>
        <w:t xml:space="preserve">.  </w:t>
      </w:r>
      <w:r w:rsidR="00774CF2">
        <w:rPr>
          <w:rFonts w:asciiTheme="minorHAnsi" w:hAnsiTheme="minorHAnsi"/>
          <w:i w:val="0"/>
          <w:sz w:val="24"/>
          <w:szCs w:val="24"/>
        </w:rPr>
        <w:t>During Dr. Brothers</w:t>
      </w:r>
      <w:r w:rsidR="00882592">
        <w:rPr>
          <w:rFonts w:asciiTheme="minorHAnsi" w:hAnsiTheme="minorHAnsi"/>
          <w:i w:val="0"/>
          <w:sz w:val="24"/>
          <w:szCs w:val="24"/>
        </w:rPr>
        <w:t>’</w:t>
      </w:r>
      <w:r w:rsidR="00774CF2">
        <w:rPr>
          <w:rFonts w:asciiTheme="minorHAnsi" w:hAnsiTheme="minorHAnsi"/>
          <w:i w:val="0"/>
          <w:sz w:val="24"/>
          <w:szCs w:val="24"/>
        </w:rPr>
        <w:t xml:space="preserve"> tenure, he</w:t>
      </w:r>
      <w:r w:rsidRPr="00D65586">
        <w:rPr>
          <w:rFonts w:asciiTheme="minorHAnsi" w:hAnsiTheme="minorHAnsi"/>
          <w:i w:val="0"/>
          <w:sz w:val="24"/>
          <w:szCs w:val="24"/>
        </w:rPr>
        <w:t xml:space="preserve"> directed S&amp;T/CSD to develop a program strategy to address the findings and recommendations from the MIT-LL and BRP reports.  </w:t>
      </w:r>
    </w:p>
    <w:p w14:paraId="6A22316C" w14:textId="77777777" w:rsidR="00AB092C" w:rsidRPr="00D65586" w:rsidRDefault="00AB092C" w:rsidP="00D65586">
      <w:pPr>
        <w:pStyle w:val="ParagraphItalics"/>
        <w:numPr>
          <w:ilvl w:val="1"/>
          <w:numId w:val="47"/>
        </w:numPr>
        <w:ind w:left="1440"/>
        <w:rPr>
          <w:rFonts w:asciiTheme="minorHAnsi" w:hAnsiTheme="minorHAnsi"/>
          <w:i w:val="0"/>
          <w:sz w:val="24"/>
          <w:szCs w:val="24"/>
        </w:rPr>
      </w:pPr>
      <w:r w:rsidRPr="00D65586">
        <w:rPr>
          <w:rFonts w:asciiTheme="minorHAnsi" w:hAnsiTheme="minorHAnsi"/>
          <w:i w:val="0"/>
          <w:sz w:val="24"/>
          <w:szCs w:val="24"/>
        </w:rPr>
        <w:t xml:space="preserve">Result of this phone call </w:t>
      </w:r>
      <w:r w:rsidR="00774CF2">
        <w:rPr>
          <w:rFonts w:asciiTheme="minorHAnsi" w:hAnsiTheme="minorHAnsi"/>
          <w:i w:val="0"/>
          <w:sz w:val="24"/>
          <w:szCs w:val="24"/>
        </w:rPr>
        <w:t>were to establish within OMB guidance to</w:t>
      </w:r>
      <w:r w:rsidRPr="00D65586">
        <w:rPr>
          <w:rFonts w:asciiTheme="minorHAnsi" w:hAnsiTheme="minorHAnsi"/>
          <w:i w:val="0"/>
          <w:sz w:val="24"/>
          <w:szCs w:val="24"/>
        </w:rPr>
        <w:t xml:space="preserve"> develop </w:t>
      </w:r>
      <w:r w:rsidR="0022031F" w:rsidRPr="00D65586">
        <w:rPr>
          <w:rFonts w:asciiTheme="minorHAnsi" w:hAnsiTheme="minorHAnsi"/>
          <w:i w:val="0"/>
          <w:sz w:val="24"/>
          <w:szCs w:val="24"/>
        </w:rPr>
        <w:t>Cyber.gov</w:t>
      </w:r>
      <w:r w:rsidRPr="00D65586">
        <w:rPr>
          <w:rFonts w:asciiTheme="minorHAnsi" w:hAnsiTheme="minorHAnsi"/>
          <w:i w:val="0"/>
          <w:sz w:val="24"/>
          <w:szCs w:val="24"/>
        </w:rPr>
        <w:t xml:space="preserve"> program within S&amp;T </w:t>
      </w:r>
    </w:p>
    <w:p w14:paraId="3CCEFED6" w14:textId="77777777" w:rsidR="007A4AFD" w:rsidRPr="00D65586" w:rsidRDefault="00C7194A" w:rsidP="00C7194A">
      <w:pPr>
        <w:pStyle w:val="Heading2"/>
        <w:tabs>
          <w:tab w:val="clear" w:pos="7686"/>
        </w:tabs>
        <w:ind w:left="900"/>
        <w:rPr>
          <w:rFonts w:asciiTheme="minorHAnsi" w:hAnsiTheme="minorHAnsi" w:cs="Times New Roman"/>
        </w:rPr>
      </w:pPr>
      <w:bookmarkStart w:id="400" w:name="_Toc315868993"/>
      <w:bookmarkStart w:id="401" w:name="_Toc364771683"/>
      <w:bookmarkStart w:id="402" w:name="_Toc474764715"/>
      <w:r w:rsidRPr="00D65586">
        <w:rPr>
          <w:rFonts w:asciiTheme="minorHAnsi" w:hAnsiTheme="minorHAnsi" w:cs="Times New Roman"/>
        </w:rPr>
        <w:t>C</w:t>
      </w:r>
      <w:r w:rsidR="00364F2D" w:rsidRPr="00D65586">
        <w:rPr>
          <w:rFonts w:asciiTheme="minorHAnsi" w:hAnsiTheme="minorHAnsi" w:cs="Times New Roman"/>
        </w:rPr>
        <w:t xml:space="preserve">ustomer </w:t>
      </w:r>
      <w:r w:rsidR="006165EF" w:rsidRPr="00D65586">
        <w:rPr>
          <w:rFonts w:asciiTheme="minorHAnsi" w:hAnsiTheme="minorHAnsi" w:cs="Times New Roman"/>
        </w:rPr>
        <w:t>Requirements</w:t>
      </w:r>
      <w:bookmarkEnd w:id="400"/>
      <w:bookmarkEnd w:id="401"/>
      <w:bookmarkEnd w:id="402"/>
    </w:p>
    <w:p w14:paraId="6C132238" w14:textId="77777777" w:rsidR="0043488C" w:rsidRPr="00D65586" w:rsidRDefault="0043488C" w:rsidP="00D212A7">
      <w:pPr>
        <w:pStyle w:val="ParagraphItalics"/>
        <w:ind w:left="720"/>
        <w:rPr>
          <w:rFonts w:asciiTheme="minorHAnsi" w:hAnsiTheme="minorHAnsi"/>
          <w:i w:val="0"/>
          <w:sz w:val="24"/>
          <w:szCs w:val="24"/>
        </w:rPr>
      </w:pPr>
      <w:r w:rsidRPr="00D65586">
        <w:rPr>
          <w:rFonts w:asciiTheme="minorHAnsi" w:hAnsiTheme="minorHAnsi"/>
          <w:i w:val="0"/>
          <w:sz w:val="24"/>
          <w:szCs w:val="24"/>
        </w:rPr>
        <w:t xml:space="preserve">The high level requirements for the </w:t>
      </w:r>
      <w:r w:rsidR="0022031F" w:rsidRPr="00D65586">
        <w:rPr>
          <w:rFonts w:asciiTheme="minorHAnsi" w:hAnsiTheme="minorHAnsi"/>
          <w:i w:val="0"/>
          <w:sz w:val="24"/>
          <w:szCs w:val="24"/>
        </w:rPr>
        <w:t>Cyber.gov</w:t>
      </w:r>
      <w:r w:rsidRPr="00D65586">
        <w:rPr>
          <w:rFonts w:asciiTheme="minorHAnsi" w:hAnsiTheme="minorHAnsi"/>
          <w:i w:val="0"/>
          <w:sz w:val="24"/>
          <w:szCs w:val="24"/>
        </w:rPr>
        <w:t xml:space="preserve"> project are derived from </w:t>
      </w:r>
      <w:r w:rsidR="00EB41A1">
        <w:rPr>
          <w:rFonts w:asciiTheme="minorHAnsi" w:hAnsiTheme="minorHAnsi"/>
          <w:i w:val="0"/>
          <w:sz w:val="24"/>
          <w:szCs w:val="24"/>
        </w:rPr>
        <w:t xml:space="preserve">common threats, </w:t>
      </w:r>
      <w:r w:rsidRPr="00D65586">
        <w:rPr>
          <w:rFonts w:asciiTheme="minorHAnsi" w:hAnsiTheme="minorHAnsi"/>
          <w:i w:val="0"/>
          <w:sz w:val="24"/>
          <w:szCs w:val="24"/>
        </w:rPr>
        <w:t xml:space="preserve">the findings and </w:t>
      </w:r>
      <w:r w:rsidR="002503FA" w:rsidRPr="00D65586">
        <w:rPr>
          <w:rFonts w:asciiTheme="minorHAnsi" w:hAnsiTheme="minorHAnsi"/>
          <w:i w:val="0"/>
          <w:sz w:val="24"/>
          <w:szCs w:val="24"/>
        </w:rPr>
        <w:t xml:space="preserve">recommendations from the MIT-LL, </w:t>
      </w:r>
      <w:r w:rsidR="00774CF2">
        <w:rPr>
          <w:rFonts w:asciiTheme="minorHAnsi" w:hAnsiTheme="minorHAnsi"/>
          <w:i w:val="0"/>
          <w:sz w:val="24"/>
          <w:szCs w:val="24"/>
        </w:rPr>
        <w:t xml:space="preserve">and </w:t>
      </w:r>
      <w:r w:rsidRPr="00D65586">
        <w:rPr>
          <w:rFonts w:asciiTheme="minorHAnsi" w:hAnsiTheme="minorHAnsi"/>
          <w:i w:val="0"/>
          <w:sz w:val="24"/>
          <w:szCs w:val="24"/>
        </w:rPr>
        <w:t>B</w:t>
      </w:r>
      <w:r w:rsidR="00774CF2">
        <w:rPr>
          <w:rFonts w:asciiTheme="minorHAnsi" w:hAnsiTheme="minorHAnsi"/>
          <w:i w:val="0"/>
          <w:sz w:val="24"/>
          <w:szCs w:val="24"/>
        </w:rPr>
        <w:t>RP</w:t>
      </w:r>
      <w:r w:rsidRPr="00D65586">
        <w:rPr>
          <w:rFonts w:asciiTheme="minorHAnsi" w:hAnsiTheme="minorHAnsi"/>
          <w:i w:val="0"/>
          <w:sz w:val="24"/>
          <w:szCs w:val="24"/>
        </w:rPr>
        <w:t xml:space="preserve"> reports</w:t>
      </w:r>
      <w:r w:rsidR="002503FA" w:rsidRPr="00D65586">
        <w:rPr>
          <w:rFonts w:asciiTheme="minorHAnsi" w:hAnsiTheme="minorHAnsi"/>
          <w:i w:val="0"/>
          <w:sz w:val="24"/>
          <w:szCs w:val="24"/>
        </w:rPr>
        <w:t xml:space="preserve"> and common best cyber security practices</w:t>
      </w:r>
      <w:r w:rsidRPr="00D65586">
        <w:rPr>
          <w:rFonts w:asciiTheme="minorHAnsi" w:hAnsiTheme="minorHAnsi"/>
          <w:i w:val="0"/>
          <w:sz w:val="24"/>
          <w:szCs w:val="24"/>
        </w:rPr>
        <w:t>.  The</w:t>
      </w:r>
      <w:r w:rsidR="00055135" w:rsidRPr="00D65586">
        <w:rPr>
          <w:rFonts w:asciiTheme="minorHAnsi" w:hAnsiTheme="minorHAnsi"/>
          <w:i w:val="0"/>
          <w:sz w:val="24"/>
          <w:szCs w:val="24"/>
        </w:rPr>
        <w:t xml:space="preserve">se findings </w:t>
      </w:r>
      <w:r w:rsidRPr="00D65586">
        <w:rPr>
          <w:rFonts w:asciiTheme="minorHAnsi" w:hAnsiTheme="minorHAnsi"/>
          <w:i w:val="0"/>
          <w:sz w:val="24"/>
          <w:szCs w:val="24"/>
        </w:rPr>
        <w:t>are summarized below.</w:t>
      </w:r>
    </w:p>
    <w:p w14:paraId="3514AD50" w14:textId="2E71536F" w:rsidR="002503FA" w:rsidRPr="00D65586" w:rsidRDefault="002503FA" w:rsidP="002503FA">
      <w:pPr>
        <w:pStyle w:val="ParagraphItalics"/>
        <w:numPr>
          <w:ilvl w:val="1"/>
          <w:numId w:val="14"/>
        </w:numPr>
        <w:rPr>
          <w:rFonts w:asciiTheme="minorHAnsi" w:hAnsiTheme="minorHAnsi"/>
          <w:sz w:val="24"/>
          <w:szCs w:val="24"/>
        </w:rPr>
      </w:pPr>
      <w:r w:rsidRPr="00D65586">
        <w:rPr>
          <w:rFonts w:asciiTheme="minorHAnsi" w:hAnsiTheme="minorHAnsi"/>
          <w:i w:val="0"/>
          <w:sz w:val="24"/>
          <w:szCs w:val="24"/>
        </w:rPr>
        <w:t>A proper cyber security posture does not rely solely anymore on Border Perimeter</w:t>
      </w:r>
      <w:r w:rsidR="00391876">
        <w:rPr>
          <w:rFonts w:asciiTheme="minorHAnsi" w:hAnsiTheme="minorHAnsi"/>
          <w:i w:val="0"/>
          <w:sz w:val="24"/>
          <w:szCs w:val="24"/>
        </w:rPr>
        <w:t>(s)</w:t>
      </w:r>
      <w:r w:rsidRPr="00D65586">
        <w:rPr>
          <w:rFonts w:asciiTheme="minorHAnsi" w:hAnsiTheme="minorHAnsi"/>
          <w:i w:val="0"/>
          <w:sz w:val="24"/>
          <w:szCs w:val="24"/>
        </w:rPr>
        <w:t xml:space="preserve">, we have to also address proper baseline requirements documentation for the other components of the cyber security architecture. We have </w:t>
      </w:r>
      <w:r w:rsidR="00774CF2">
        <w:rPr>
          <w:rFonts w:asciiTheme="minorHAnsi" w:hAnsiTheme="minorHAnsi"/>
          <w:i w:val="0"/>
          <w:sz w:val="24"/>
          <w:szCs w:val="24"/>
        </w:rPr>
        <w:t xml:space="preserve">currently </w:t>
      </w:r>
      <w:r w:rsidR="00EB41A1">
        <w:rPr>
          <w:rFonts w:asciiTheme="minorHAnsi" w:hAnsiTheme="minorHAnsi"/>
          <w:i w:val="0"/>
          <w:sz w:val="24"/>
          <w:szCs w:val="24"/>
        </w:rPr>
        <w:t>defined</w:t>
      </w:r>
      <w:r w:rsidR="00EB41A1" w:rsidRPr="00D65586">
        <w:rPr>
          <w:rFonts w:asciiTheme="minorHAnsi" w:hAnsiTheme="minorHAnsi"/>
          <w:i w:val="0"/>
          <w:sz w:val="24"/>
          <w:szCs w:val="24"/>
        </w:rPr>
        <w:t xml:space="preserve"> </w:t>
      </w:r>
      <w:r w:rsidRPr="00D65586">
        <w:rPr>
          <w:rFonts w:asciiTheme="minorHAnsi" w:hAnsiTheme="minorHAnsi"/>
          <w:i w:val="0"/>
          <w:sz w:val="24"/>
          <w:szCs w:val="24"/>
        </w:rPr>
        <w:t>3</w:t>
      </w:r>
      <w:r w:rsidR="00EB41A1">
        <w:rPr>
          <w:rFonts w:asciiTheme="minorHAnsi" w:hAnsiTheme="minorHAnsi"/>
          <w:i w:val="0"/>
          <w:sz w:val="24"/>
          <w:szCs w:val="24"/>
        </w:rPr>
        <w:t>4</w:t>
      </w:r>
      <w:r w:rsidRPr="00D65586">
        <w:rPr>
          <w:rFonts w:asciiTheme="minorHAnsi" w:hAnsiTheme="minorHAnsi"/>
          <w:i w:val="0"/>
          <w:sz w:val="24"/>
          <w:szCs w:val="24"/>
        </w:rPr>
        <w:t xml:space="preserve"> components that will be assessed and properly documented with clear </w:t>
      </w:r>
      <w:r w:rsidR="00EB41A1">
        <w:rPr>
          <w:rFonts w:asciiTheme="minorHAnsi" w:hAnsiTheme="minorHAnsi"/>
          <w:i w:val="0"/>
          <w:sz w:val="24"/>
          <w:szCs w:val="24"/>
        </w:rPr>
        <w:t xml:space="preserve">requirements and </w:t>
      </w:r>
      <w:r w:rsidRPr="00D65586">
        <w:rPr>
          <w:rFonts w:asciiTheme="minorHAnsi" w:hAnsiTheme="minorHAnsi"/>
          <w:i w:val="0"/>
          <w:sz w:val="24"/>
          <w:szCs w:val="24"/>
        </w:rPr>
        <w:t xml:space="preserve">implementation guidelines during FY17. </w:t>
      </w:r>
    </w:p>
    <w:p w14:paraId="7549B059" w14:textId="77777777" w:rsidR="002503FA" w:rsidRPr="00D65586" w:rsidRDefault="002503FA" w:rsidP="002503FA">
      <w:pPr>
        <w:pStyle w:val="ParagraphItalics"/>
        <w:numPr>
          <w:ilvl w:val="1"/>
          <w:numId w:val="14"/>
        </w:numPr>
        <w:rPr>
          <w:rFonts w:asciiTheme="minorHAnsi" w:hAnsiTheme="minorHAnsi"/>
          <w:sz w:val="24"/>
          <w:szCs w:val="24"/>
        </w:rPr>
      </w:pPr>
      <w:r w:rsidRPr="00D65586">
        <w:rPr>
          <w:rFonts w:asciiTheme="minorHAnsi" w:hAnsiTheme="minorHAnsi"/>
          <w:i w:val="0"/>
          <w:sz w:val="24"/>
          <w:szCs w:val="24"/>
        </w:rPr>
        <w:t xml:space="preserve">The .Gov domain needs to implement additional layers such as Software Defined Perimeter solutions at a faster pace, similar to the commercial sector in order to remain secure and </w:t>
      </w:r>
      <w:r w:rsidR="003B2D2E" w:rsidRPr="00D65586">
        <w:rPr>
          <w:rFonts w:asciiTheme="minorHAnsi" w:hAnsiTheme="minorHAnsi"/>
          <w:i w:val="0"/>
          <w:sz w:val="24"/>
          <w:szCs w:val="24"/>
        </w:rPr>
        <w:t>up to date</w:t>
      </w:r>
      <w:r w:rsidRPr="00D65586">
        <w:rPr>
          <w:rFonts w:asciiTheme="minorHAnsi" w:hAnsiTheme="minorHAnsi"/>
          <w:i w:val="0"/>
          <w:sz w:val="24"/>
          <w:szCs w:val="24"/>
        </w:rPr>
        <w:t>.</w:t>
      </w:r>
    </w:p>
    <w:p w14:paraId="26FF41D1" w14:textId="4C9A94A0" w:rsidR="002503FA" w:rsidRPr="00E960D4" w:rsidRDefault="00EB41A1" w:rsidP="002503FA">
      <w:pPr>
        <w:pStyle w:val="ParagraphItalics"/>
        <w:numPr>
          <w:ilvl w:val="1"/>
          <w:numId w:val="14"/>
        </w:numPr>
        <w:rPr>
          <w:rFonts w:asciiTheme="minorHAnsi" w:hAnsiTheme="minorHAnsi"/>
          <w:sz w:val="24"/>
          <w:szCs w:val="24"/>
        </w:rPr>
      </w:pPr>
      <w:r>
        <w:rPr>
          <w:rFonts w:asciiTheme="minorHAnsi" w:hAnsiTheme="minorHAnsi"/>
          <w:i w:val="0"/>
          <w:sz w:val="24"/>
          <w:szCs w:val="24"/>
        </w:rPr>
        <w:t>Government Officials</w:t>
      </w:r>
      <w:r w:rsidRPr="00D65586">
        <w:rPr>
          <w:rFonts w:asciiTheme="minorHAnsi" w:hAnsiTheme="minorHAnsi"/>
          <w:i w:val="0"/>
          <w:sz w:val="24"/>
          <w:szCs w:val="24"/>
        </w:rPr>
        <w:t xml:space="preserve"> </w:t>
      </w:r>
      <w:r w:rsidR="002503FA" w:rsidRPr="00D65586">
        <w:rPr>
          <w:rFonts w:asciiTheme="minorHAnsi" w:hAnsiTheme="minorHAnsi"/>
          <w:i w:val="0"/>
          <w:sz w:val="24"/>
          <w:szCs w:val="24"/>
        </w:rPr>
        <w:t>d</w:t>
      </w:r>
      <w:r>
        <w:rPr>
          <w:rFonts w:asciiTheme="minorHAnsi" w:hAnsiTheme="minorHAnsi"/>
          <w:i w:val="0"/>
          <w:sz w:val="24"/>
          <w:szCs w:val="24"/>
        </w:rPr>
        <w:t>id</w:t>
      </w:r>
      <w:r w:rsidR="002503FA" w:rsidRPr="00D65586">
        <w:rPr>
          <w:rFonts w:asciiTheme="minorHAnsi" w:hAnsiTheme="minorHAnsi"/>
          <w:i w:val="0"/>
          <w:sz w:val="24"/>
          <w:szCs w:val="24"/>
        </w:rPr>
        <w:t xml:space="preserve"> not possess </w:t>
      </w:r>
      <w:r w:rsidR="003B2D2E" w:rsidRPr="00D65586">
        <w:rPr>
          <w:rFonts w:asciiTheme="minorHAnsi" w:hAnsiTheme="minorHAnsi"/>
          <w:i w:val="0"/>
          <w:sz w:val="24"/>
          <w:szCs w:val="24"/>
        </w:rPr>
        <w:t>proper</w:t>
      </w:r>
      <w:r w:rsidR="002503FA" w:rsidRPr="00D65586">
        <w:rPr>
          <w:rFonts w:asciiTheme="minorHAnsi" w:hAnsiTheme="minorHAnsi"/>
          <w:i w:val="0"/>
          <w:sz w:val="24"/>
          <w:szCs w:val="24"/>
        </w:rPr>
        <w:t xml:space="preserve"> asset information regarding the current </w:t>
      </w:r>
      <w:r w:rsidR="003B2D2E" w:rsidRPr="00D65586">
        <w:rPr>
          <w:rFonts w:asciiTheme="minorHAnsi" w:hAnsiTheme="minorHAnsi"/>
          <w:i w:val="0"/>
          <w:sz w:val="24"/>
          <w:szCs w:val="24"/>
        </w:rPr>
        <w:t xml:space="preserve">software </w:t>
      </w:r>
      <w:r w:rsidR="002503FA" w:rsidRPr="00D65586">
        <w:rPr>
          <w:rFonts w:asciiTheme="minorHAnsi" w:hAnsiTheme="minorHAnsi"/>
          <w:i w:val="0"/>
          <w:sz w:val="24"/>
          <w:szCs w:val="24"/>
        </w:rPr>
        <w:t xml:space="preserve">solutions and </w:t>
      </w:r>
      <w:r w:rsidR="003B2D2E" w:rsidRPr="00D65586">
        <w:rPr>
          <w:rFonts w:asciiTheme="minorHAnsi" w:hAnsiTheme="minorHAnsi"/>
          <w:i w:val="0"/>
          <w:sz w:val="24"/>
          <w:szCs w:val="24"/>
        </w:rPr>
        <w:t xml:space="preserve">hardware </w:t>
      </w:r>
      <w:r w:rsidR="002503FA" w:rsidRPr="00D65586">
        <w:rPr>
          <w:rFonts w:asciiTheme="minorHAnsi" w:hAnsiTheme="minorHAnsi"/>
          <w:i w:val="0"/>
          <w:sz w:val="24"/>
          <w:szCs w:val="24"/>
        </w:rPr>
        <w:t>systems on the .Gov do</w:t>
      </w:r>
      <w:r w:rsidR="002503FA" w:rsidRPr="00D65586">
        <w:rPr>
          <w:rFonts w:asciiTheme="minorHAnsi" w:hAnsiTheme="minorHAnsi"/>
          <w:i w:val="0"/>
          <w:sz w:val="24"/>
          <w:szCs w:val="24"/>
        </w:rPr>
        <w:lastRenderedPageBreak/>
        <w:t>main.</w:t>
      </w:r>
      <w:r w:rsidR="00391876">
        <w:rPr>
          <w:rFonts w:asciiTheme="minorHAnsi" w:hAnsiTheme="minorHAnsi"/>
          <w:i w:val="0"/>
          <w:sz w:val="24"/>
          <w:szCs w:val="24"/>
        </w:rPr>
        <w:t xml:space="preserve"> </w:t>
      </w:r>
      <w:r w:rsidR="002503FA" w:rsidRPr="00D65586">
        <w:rPr>
          <w:rFonts w:asciiTheme="minorHAnsi" w:hAnsiTheme="minorHAnsi"/>
          <w:i w:val="0"/>
          <w:sz w:val="24"/>
          <w:szCs w:val="24"/>
        </w:rPr>
        <w:t xml:space="preserve"> A software and hardware inventory </w:t>
      </w:r>
      <w:r>
        <w:rPr>
          <w:rFonts w:asciiTheme="minorHAnsi" w:hAnsiTheme="minorHAnsi"/>
          <w:i w:val="0"/>
          <w:sz w:val="24"/>
          <w:szCs w:val="24"/>
        </w:rPr>
        <w:t xml:space="preserve">must </w:t>
      </w:r>
      <w:r w:rsidR="002503FA" w:rsidRPr="00D65586">
        <w:rPr>
          <w:rFonts w:asciiTheme="minorHAnsi" w:hAnsiTheme="minorHAnsi"/>
          <w:i w:val="0"/>
          <w:sz w:val="24"/>
          <w:szCs w:val="24"/>
        </w:rPr>
        <w:t>be performed to understand the current positioning and properly adapt our cyber security controls accordingly</w:t>
      </w:r>
      <w:r w:rsidR="003B2D2E" w:rsidRPr="00D65586">
        <w:rPr>
          <w:rFonts w:asciiTheme="minorHAnsi" w:hAnsiTheme="minorHAnsi"/>
          <w:i w:val="0"/>
          <w:sz w:val="24"/>
          <w:szCs w:val="24"/>
        </w:rPr>
        <w:t>.</w:t>
      </w:r>
    </w:p>
    <w:p w14:paraId="298CAF97" w14:textId="77777777" w:rsidR="00EB41A1" w:rsidRPr="00E960D4" w:rsidRDefault="00EB41A1" w:rsidP="002503FA">
      <w:pPr>
        <w:pStyle w:val="ParagraphItalics"/>
        <w:numPr>
          <w:ilvl w:val="1"/>
          <w:numId w:val="14"/>
        </w:numPr>
        <w:rPr>
          <w:rFonts w:asciiTheme="minorHAnsi" w:hAnsiTheme="minorHAnsi"/>
          <w:sz w:val="24"/>
          <w:szCs w:val="24"/>
        </w:rPr>
      </w:pPr>
      <w:r>
        <w:rPr>
          <w:rFonts w:asciiTheme="minorHAnsi" w:hAnsiTheme="minorHAnsi"/>
          <w:i w:val="0"/>
          <w:sz w:val="24"/>
          <w:szCs w:val="24"/>
        </w:rPr>
        <w:t>We must be able to rapidly prototype and tests technologies according to clearly defined baselines and ensure requirements are properly met.</w:t>
      </w:r>
    </w:p>
    <w:p w14:paraId="15390455" w14:textId="77777777" w:rsidR="00EB41A1" w:rsidRPr="00D65586" w:rsidRDefault="00EB41A1" w:rsidP="002503FA">
      <w:pPr>
        <w:pStyle w:val="ParagraphItalics"/>
        <w:numPr>
          <w:ilvl w:val="1"/>
          <w:numId w:val="14"/>
        </w:numPr>
        <w:rPr>
          <w:rFonts w:asciiTheme="minorHAnsi" w:hAnsiTheme="minorHAnsi"/>
          <w:sz w:val="24"/>
          <w:szCs w:val="24"/>
        </w:rPr>
      </w:pPr>
      <w:r>
        <w:rPr>
          <w:rFonts w:asciiTheme="minorHAnsi" w:hAnsiTheme="minorHAnsi"/>
          <w:i w:val="0"/>
          <w:sz w:val="24"/>
          <w:szCs w:val="24"/>
        </w:rPr>
        <w:t>We must guide vendors to develop and integrate desired features to their solutions at little or no cost to the D/As by defining baseline requirements for each components and updating them at least yearly.</w:t>
      </w:r>
    </w:p>
    <w:p w14:paraId="4767E780" w14:textId="77777777" w:rsidR="00055135" w:rsidRPr="00D65586" w:rsidRDefault="00055135" w:rsidP="006F26E3">
      <w:pPr>
        <w:pStyle w:val="ParagraphItalics"/>
        <w:numPr>
          <w:ilvl w:val="1"/>
          <w:numId w:val="14"/>
        </w:numPr>
        <w:rPr>
          <w:rFonts w:asciiTheme="minorHAnsi" w:hAnsiTheme="minorHAnsi"/>
          <w:i w:val="0"/>
          <w:sz w:val="24"/>
          <w:szCs w:val="24"/>
        </w:rPr>
      </w:pPr>
      <w:r w:rsidRPr="00D65586">
        <w:rPr>
          <w:rFonts w:asciiTheme="minorHAnsi" w:hAnsiTheme="minorHAnsi"/>
          <w:i w:val="0"/>
          <w:sz w:val="24"/>
          <w:szCs w:val="24"/>
        </w:rPr>
        <w:t>Perimeter defense alone is no longer effective against advanced persistent threats (APTs)</w:t>
      </w:r>
      <w:r w:rsidR="00774CF2">
        <w:rPr>
          <w:rFonts w:asciiTheme="minorHAnsi" w:hAnsiTheme="minorHAnsi"/>
          <w:i w:val="0"/>
          <w:sz w:val="24"/>
          <w:szCs w:val="24"/>
        </w:rPr>
        <w:t>.</w:t>
      </w:r>
    </w:p>
    <w:p w14:paraId="7829034C" w14:textId="77777777" w:rsidR="00055135" w:rsidRPr="00D65586" w:rsidRDefault="00055135" w:rsidP="006F26E3">
      <w:pPr>
        <w:pStyle w:val="ParagraphItalics"/>
        <w:numPr>
          <w:ilvl w:val="1"/>
          <w:numId w:val="14"/>
        </w:numPr>
        <w:rPr>
          <w:rFonts w:asciiTheme="minorHAnsi" w:hAnsiTheme="minorHAnsi"/>
          <w:i w:val="0"/>
          <w:sz w:val="24"/>
          <w:szCs w:val="24"/>
        </w:rPr>
      </w:pPr>
      <w:r w:rsidRPr="00D65586">
        <w:rPr>
          <w:rFonts w:asciiTheme="minorHAnsi" w:hAnsiTheme="minorHAnsi"/>
          <w:i w:val="0"/>
          <w:sz w:val="24"/>
          <w:szCs w:val="24"/>
        </w:rPr>
        <w:t>E3A blacklists are beneficial but do not prevent the most advanced threats</w:t>
      </w:r>
      <w:r w:rsidR="00EB41A1">
        <w:rPr>
          <w:rFonts w:asciiTheme="minorHAnsi" w:hAnsiTheme="minorHAnsi"/>
          <w:i w:val="0"/>
          <w:sz w:val="24"/>
          <w:szCs w:val="24"/>
        </w:rPr>
        <w:t>.</w:t>
      </w:r>
    </w:p>
    <w:p w14:paraId="587066BB" w14:textId="77777777" w:rsidR="00C95F55" w:rsidRPr="00D65586" w:rsidRDefault="006F26E3" w:rsidP="006F26E3">
      <w:pPr>
        <w:pStyle w:val="ParagraphItalics"/>
        <w:numPr>
          <w:ilvl w:val="1"/>
          <w:numId w:val="14"/>
        </w:numPr>
        <w:rPr>
          <w:rFonts w:asciiTheme="minorHAnsi" w:hAnsiTheme="minorHAnsi"/>
          <w:i w:val="0"/>
          <w:sz w:val="24"/>
          <w:szCs w:val="24"/>
        </w:rPr>
      </w:pPr>
      <w:r w:rsidRPr="00D65586">
        <w:rPr>
          <w:rFonts w:asciiTheme="minorHAnsi" w:hAnsiTheme="minorHAnsi"/>
          <w:i w:val="0"/>
          <w:sz w:val="24"/>
          <w:szCs w:val="24"/>
        </w:rPr>
        <w:t xml:space="preserve">Best practices have revealed effective </w:t>
      </w:r>
      <w:r w:rsidR="00B1536B" w:rsidRPr="00D65586">
        <w:rPr>
          <w:rFonts w:asciiTheme="minorHAnsi" w:hAnsiTheme="minorHAnsi"/>
          <w:i w:val="0"/>
          <w:sz w:val="24"/>
          <w:szCs w:val="24"/>
        </w:rPr>
        <w:t>cyber defense</w:t>
      </w:r>
      <w:r w:rsidRPr="00D65586">
        <w:rPr>
          <w:rFonts w:asciiTheme="minorHAnsi" w:hAnsiTheme="minorHAnsi"/>
          <w:i w:val="0"/>
          <w:sz w:val="24"/>
          <w:szCs w:val="24"/>
        </w:rPr>
        <w:t xml:space="preserve"> system should be made up of overlapping, redundant, layered, pervasive, and rapidly updated defenses. </w:t>
      </w:r>
    </w:p>
    <w:p w14:paraId="6B21F1F7" w14:textId="77777777" w:rsidR="002503FA" w:rsidRPr="00D65586" w:rsidRDefault="002503FA" w:rsidP="006F26E3">
      <w:pPr>
        <w:pStyle w:val="ParagraphItalics"/>
        <w:numPr>
          <w:ilvl w:val="1"/>
          <w:numId w:val="14"/>
        </w:numPr>
        <w:rPr>
          <w:rFonts w:asciiTheme="minorHAnsi" w:hAnsiTheme="minorHAnsi"/>
          <w:i w:val="0"/>
          <w:sz w:val="24"/>
          <w:szCs w:val="24"/>
        </w:rPr>
      </w:pPr>
      <w:r w:rsidRPr="00D65586">
        <w:rPr>
          <w:rFonts w:asciiTheme="minorHAnsi" w:hAnsiTheme="minorHAnsi"/>
          <w:i w:val="0"/>
          <w:sz w:val="24"/>
          <w:szCs w:val="24"/>
        </w:rPr>
        <w:t xml:space="preserve">There is a </w:t>
      </w:r>
      <w:r w:rsidR="00EB41A1">
        <w:rPr>
          <w:rFonts w:asciiTheme="minorHAnsi" w:hAnsiTheme="minorHAnsi"/>
          <w:i w:val="0"/>
          <w:sz w:val="24"/>
          <w:szCs w:val="24"/>
        </w:rPr>
        <w:t xml:space="preserve">critical </w:t>
      </w:r>
      <w:r w:rsidRPr="00D65586">
        <w:rPr>
          <w:rFonts w:asciiTheme="minorHAnsi" w:hAnsiTheme="minorHAnsi"/>
          <w:i w:val="0"/>
          <w:sz w:val="24"/>
          <w:szCs w:val="24"/>
        </w:rPr>
        <w:t xml:space="preserve">need to provide </w:t>
      </w:r>
      <w:r w:rsidR="00EB41A1">
        <w:rPr>
          <w:rFonts w:asciiTheme="minorHAnsi" w:hAnsiTheme="minorHAnsi"/>
          <w:i w:val="0"/>
          <w:sz w:val="24"/>
          <w:szCs w:val="24"/>
        </w:rPr>
        <w:t xml:space="preserve">new </w:t>
      </w:r>
      <w:r w:rsidRPr="00D65586">
        <w:rPr>
          <w:rFonts w:asciiTheme="minorHAnsi" w:hAnsiTheme="minorHAnsi"/>
          <w:i w:val="0"/>
          <w:sz w:val="24"/>
          <w:szCs w:val="24"/>
        </w:rPr>
        <w:t xml:space="preserve">security controls against threats on </w:t>
      </w:r>
      <w:r w:rsidR="00EB41A1">
        <w:rPr>
          <w:rFonts w:asciiTheme="minorHAnsi" w:hAnsiTheme="minorHAnsi"/>
          <w:i w:val="0"/>
          <w:sz w:val="24"/>
          <w:szCs w:val="24"/>
        </w:rPr>
        <w:t xml:space="preserve">Legacy systems, </w:t>
      </w:r>
      <w:r w:rsidRPr="00D65586">
        <w:rPr>
          <w:rFonts w:asciiTheme="minorHAnsi" w:hAnsiTheme="minorHAnsi"/>
          <w:i w:val="0"/>
          <w:sz w:val="24"/>
          <w:szCs w:val="24"/>
        </w:rPr>
        <w:t xml:space="preserve">the </w:t>
      </w:r>
      <w:r w:rsidR="00774CF2">
        <w:rPr>
          <w:rFonts w:asciiTheme="minorHAnsi" w:hAnsiTheme="minorHAnsi"/>
          <w:i w:val="0"/>
          <w:sz w:val="24"/>
          <w:szCs w:val="24"/>
        </w:rPr>
        <w:t>c</w:t>
      </w:r>
      <w:r w:rsidRPr="00D65586">
        <w:rPr>
          <w:rFonts w:asciiTheme="minorHAnsi" w:hAnsiTheme="minorHAnsi"/>
          <w:i w:val="0"/>
          <w:sz w:val="24"/>
          <w:szCs w:val="24"/>
        </w:rPr>
        <w:t xml:space="preserve">loud and </w:t>
      </w:r>
      <w:r w:rsidR="00774CF2">
        <w:rPr>
          <w:rFonts w:asciiTheme="minorHAnsi" w:hAnsiTheme="minorHAnsi"/>
          <w:i w:val="0"/>
          <w:sz w:val="24"/>
          <w:szCs w:val="24"/>
        </w:rPr>
        <w:t>m</w:t>
      </w:r>
      <w:r w:rsidRPr="00D65586">
        <w:rPr>
          <w:rFonts w:asciiTheme="minorHAnsi" w:hAnsiTheme="minorHAnsi"/>
          <w:i w:val="0"/>
          <w:sz w:val="24"/>
          <w:szCs w:val="24"/>
        </w:rPr>
        <w:t>obile.</w:t>
      </w:r>
    </w:p>
    <w:p w14:paraId="104C8F5D" w14:textId="77777777" w:rsidR="00C95F55" w:rsidRPr="00D65586" w:rsidRDefault="006F26E3" w:rsidP="006F26E3">
      <w:pPr>
        <w:pStyle w:val="ParagraphItalics"/>
        <w:numPr>
          <w:ilvl w:val="1"/>
          <w:numId w:val="14"/>
        </w:numPr>
        <w:rPr>
          <w:rFonts w:asciiTheme="minorHAnsi" w:hAnsiTheme="minorHAnsi"/>
          <w:i w:val="0"/>
          <w:sz w:val="24"/>
          <w:szCs w:val="24"/>
        </w:rPr>
      </w:pPr>
      <w:r w:rsidRPr="00D65586">
        <w:rPr>
          <w:rFonts w:asciiTheme="minorHAnsi" w:hAnsiTheme="minorHAnsi"/>
          <w:i w:val="0"/>
          <w:sz w:val="24"/>
          <w:szCs w:val="24"/>
        </w:rPr>
        <w:t xml:space="preserve">The capabilities of NCPS along with allocated resources and authorities are not aligned with the responsibilities that have been given to DHS nor do they align with DHS’s own aspirations and the self-characterization of its systems. </w:t>
      </w:r>
      <w:r w:rsidR="00EB41A1">
        <w:rPr>
          <w:rFonts w:asciiTheme="minorHAnsi" w:hAnsiTheme="minorHAnsi"/>
          <w:i w:val="0"/>
          <w:sz w:val="24"/>
          <w:szCs w:val="24"/>
        </w:rPr>
        <w:t>Additional layers will be required.</w:t>
      </w:r>
    </w:p>
    <w:p w14:paraId="6424955C" w14:textId="77777777" w:rsidR="00C7194A" w:rsidRPr="00D65586" w:rsidRDefault="00C7194A" w:rsidP="00D212A7">
      <w:pPr>
        <w:pStyle w:val="ParagraphItalics"/>
        <w:ind w:left="720"/>
        <w:rPr>
          <w:rFonts w:asciiTheme="minorHAnsi" w:hAnsiTheme="minorHAnsi"/>
          <w:i w:val="0"/>
          <w:sz w:val="24"/>
          <w:szCs w:val="24"/>
        </w:rPr>
      </w:pPr>
      <w:r w:rsidRPr="00D65586">
        <w:rPr>
          <w:rFonts w:asciiTheme="minorHAnsi" w:hAnsiTheme="minorHAnsi"/>
          <w:i w:val="0"/>
          <w:sz w:val="24"/>
          <w:szCs w:val="24"/>
        </w:rPr>
        <w:t xml:space="preserve">In addition, the 2015 DHS IPT process brought to light some of the same capability gaps identified by the studies. For example: </w:t>
      </w:r>
    </w:p>
    <w:p w14:paraId="6A82DB90" w14:textId="520FD659" w:rsidR="008E7689" w:rsidRDefault="00C7194A" w:rsidP="008E7689">
      <w:pPr>
        <w:pStyle w:val="ParagraphItalics"/>
        <w:numPr>
          <w:ilvl w:val="1"/>
          <w:numId w:val="14"/>
        </w:numPr>
        <w:rPr>
          <w:rFonts w:asciiTheme="minorHAnsi" w:hAnsiTheme="minorHAnsi"/>
          <w:i w:val="0"/>
          <w:sz w:val="24"/>
          <w:szCs w:val="24"/>
        </w:rPr>
      </w:pPr>
      <w:r w:rsidRPr="00D65586">
        <w:rPr>
          <w:rFonts w:asciiTheme="minorHAnsi" w:hAnsiTheme="minorHAnsi"/>
          <w:i w:val="0"/>
          <w:sz w:val="24"/>
          <w:szCs w:val="24"/>
        </w:rPr>
        <w:t>IPT Gap #G-Cyber-NWSec-026 was described as: “Lack the capability to perform detailed analysis of the utility of classified E3A indicators compared to commercial approaches and to the protection currently provided by D/A security tools</w:t>
      </w:r>
      <w:r w:rsidR="00911611">
        <w:rPr>
          <w:rFonts w:asciiTheme="minorHAnsi" w:hAnsiTheme="minorHAnsi"/>
          <w:i w:val="0"/>
          <w:sz w:val="24"/>
          <w:szCs w:val="24"/>
        </w:rPr>
        <w:t>.</w:t>
      </w:r>
    </w:p>
    <w:p w14:paraId="31611F8F" w14:textId="7604720F" w:rsidR="00E80ADB" w:rsidRDefault="00E80ADB" w:rsidP="00E80ADB">
      <w:pPr>
        <w:pStyle w:val="ParagraphItalics"/>
        <w:ind w:left="720"/>
        <w:rPr>
          <w:rFonts w:asciiTheme="minorHAnsi" w:hAnsiTheme="minorHAnsi"/>
          <w:i w:val="0"/>
          <w:sz w:val="24"/>
          <w:szCs w:val="24"/>
        </w:rPr>
      </w:pPr>
      <w:r w:rsidRPr="00C1414E">
        <w:rPr>
          <w:rFonts w:asciiTheme="minorHAnsi" w:hAnsiTheme="minorHAnsi"/>
          <w:i w:val="0"/>
          <w:sz w:val="24"/>
          <w:szCs w:val="24"/>
        </w:rPr>
        <w:lastRenderedPageBreak/>
        <w:t xml:space="preserve">The DHS </w:t>
      </w:r>
      <w:r>
        <w:rPr>
          <w:rFonts w:asciiTheme="minorHAnsi" w:hAnsiTheme="minorHAnsi"/>
          <w:i w:val="0"/>
          <w:sz w:val="24"/>
          <w:szCs w:val="24"/>
        </w:rPr>
        <w:t>NPPD</w:t>
      </w:r>
      <w:r w:rsidRPr="00C1414E">
        <w:rPr>
          <w:rFonts w:asciiTheme="minorHAnsi" w:hAnsiTheme="minorHAnsi"/>
          <w:i w:val="0"/>
          <w:sz w:val="24"/>
          <w:szCs w:val="24"/>
        </w:rPr>
        <w:t>, which has responsibility for acquisition and operation of the NCPS, has accepted the recommendation for the need to study and document the contribution of classified indicators to NCPS effectiveness and has agreed to work jointly with the DHS Science and Technology (S&amp;T) Directorate’s Cyber Security</w:t>
      </w:r>
      <w:r w:rsidRPr="00E80ADB">
        <w:rPr>
          <w:rFonts w:asciiTheme="minorHAnsi" w:hAnsiTheme="minorHAnsi"/>
          <w:i w:val="0"/>
          <w:sz w:val="24"/>
          <w:szCs w:val="24"/>
        </w:rPr>
        <w:t xml:space="preserve"> </w:t>
      </w:r>
      <w:r w:rsidRPr="00C1414E">
        <w:rPr>
          <w:rFonts w:asciiTheme="minorHAnsi" w:hAnsiTheme="minorHAnsi"/>
          <w:i w:val="0"/>
          <w:sz w:val="24"/>
          <w:szCs w:val="24"/>
        </w:rPr>
        <w:t>Division (CSD) to that end. While NPPD determines its path forward with respect to the other recommendations, S&amp;T CSD will embark on a program of research, design, implementation and demonstration that will leverage the successful aspects of the existing NPPD platform while bridging the gap between what the D/As have today and what they truly need.</w:t>
      </w:r>
    </w:p>
    <w:p w14:paraId="7D6A6C49" w14:textId="3CEEAC48" w:rsidR="00E80ADB" w:rsidRPr="00D65586" w:rsidRDefault="00E80ADB" w:rsidP="00E80ADB">
      <w:pPr>
        <w:pStyle w:val="ParagraphItalics"/>
        <w:ind w:left="1080"/>
        <w:rPr>
          <w:rFonts w:asciiTheme="minorHAnsi" w:hAnsiTheme="minorHAnsi"/>
          <w:i w:val="0"/>
          <w:sz w:val="24"/>
          <w:szCs w:val="24"/>
        </w:rPr>
      </w:pPr>
    </w:p>
    <w:p w14:paraId="256CCCC7" w14:textId="7273A773" w:rsidR="00AB3758" w:rsidRPr="00D65586" w:rsidRDefault="003B2D2E" w:rsidP="00D212A7">
      <w:pPr>
        <w:pStyle w:val="ParagraphItalics"/>
        <w:ind w:left="720"/>
        <w:rPr>
          <w:rFonts w:asciiTheme="minorHAnsi" w:hAnsiTheme="minorHAnsi"/>
          <w:i w:val="0"/>
          <w:sz w:val="24"/>
          <w:szCs w:val="24"/>
        </w:rPr>
      </w:pPr>
      <w:r w:rsidRPr="00D65586">
        <w:rPr>
          <w:rFonts w:asciiTheme="minorHAnsi" w:hAnsiTheme="minorHAnsi"/>
          <w:i w:val="0"/>
          <w:sz w:val="24"/>
          <w:szCs w:val="24"/>
        </w:rPr>
        <w:br w:type="page"/>
      </w:r>
      <w:r w:rsidR="00C1414E" w:rsidRPr="00C1414E">
        <w:rPr>
          <w:rFonts w:asciiTheme="minorHAnsi" w:hAnsiTheme="minorHAnsi"/>
          <w:i w:val="0"/>
          <w:sz w:val="24"/>
          <w:szCs w:val="24"/>
        </w:rPr>
        <w:lastRenderedPageBreak/>
        <w:t xml:space="preserve"> </w:t>
      </w:r>
      <w:r w:rsidR="00AB3758" w:rsidRPr="00D65586">
        <w:rPr>
          <w:rFonts w:asciiTheme="minorHAnsi" w:hAnsiTheme="minorHAnsi"/>
          <w:i w:val="0"/>
          <w:sz w:val="24"/>
          <w:szCs w:val="24"/>
        </w:rPr>
        <w:t>A basic Operational View (OV) of NCPS is presented below for reference.</w:t>
      </w:r>
    </w:p>
    <w:p w14:paraId="59F8BEEA" w14:textId="77777777" w:rsidR="00AB3758" w:rsidRPr="00D65586" w:rsidRDefault="00AB3758" w:rsidP="00D212A7">
      <w:pPr>
        <w:pStyle w:val="ParagraphItalics"/>
        <w:ind w:left="720"/>
        <w:rPr>
          <w:rFonts w:asciiTheme="minorHAnsi" w:hAnsiTheme="minorHAnsi"/>
          <w:i w:val="0"/>
        </w:rPr>
      </w:pPr>
    </w:p>
    <w:p w14:paraId="36C101EE" w14:textId="1E8E5CAE" w:rsidR="00C1414E" w:rsidRPr="007B1430" w:rsidRDefault="00AB3758" w:rsidP="00E22280">
      <w:pPr>
        <w:pStyle w:val="ParagraphItalics"/>
        <w:ind w:left="720"/>
        <w:jc w:val="center"/>
        <w:rPr>
          <w:rFonts w:asciiTheme="minorHAnsi" w:hAnsiTheme="minorHAnsi"/>
        </w:rPr>
      </w:pPr>
      <w:r w:rsidRPr="00D65586">
        <w:rPr>
          <w:rFonts w:asciiTheme="minorHAnsi" w:hAnsiTheme="minorHAnsi"/>
          <w:noProof/>
        </w:rPr>
        <w:drawing>
          <wp:inline distT="0" distB="0" distL="0" distR="0" wp14:anchorId="64AF5D34" wp14:editId="36978974">
            <wp:extent cx="5078095" cy="4170045"/>
            <wp:effectExtent l="0" t="0" r="8255"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8095" cy="4170045"/>
                    </a:xfrm>
                    <a:prstGeom prst="rect">
                      <a:avLst/>
                    </a:prstGeom>
                    <a:noFill/>
                  </pic:spPr>
                </pic:pic>
              </a:graphicData>
            </a:graphic>
          </wp:inline>
        </w:drawing>
      </w:r>
      <w:r w:rsidR="00C1414E" w:rsidRPr="00B66416">
        <w:rPr>
          <w:rFonts w:asciiTheme="minorHAnsi" w:hAnsiTheme="minorHAnsi"/>
          <w:b/>
          <w:i w:val="0"/>
          <w:sz w:val="20"/>
        </w:rPr>
        <w:t xml:space="preserve">Figure </w:t>
      </w:r>
      <w:r w:rsidR="00164440">
        <w:rPr>
          <w:rFonts w:asciiTheme="minorHAnsi" w:hAnsiTheme="minorHAnsi"/>
          <w:b/>
          <w:i w:val="0"/>
          <w:sz w:val="20"/>
        </w:rPr>
        <w:t>9</w:t>
      </w:r>
      <w:r w:rsidR="00C1414E" w:rsidRPr="00B66416">
        <w:rPr>
          <w:rFonts w:asciiTheme="minorHAnsi" w:hAnsiTheme="minorHAnsi"/>
          <w:b/>
          <w:i w:val="0"/>
          <w:sz w:val="20"/>
        </w:rPr>
        <w:t xml:space="preserve">: </w:t>
      </w:r>
      <w:r w:rsidR="00B66416">
        <w:rPr>
          <w:rFonts w:asciiTheme="minorHAnsi" w:hAnsiTheme="minorHAnsi"/>
          <w:b/>
          <w:i w:val="0"/>
          <w:sz w:val="20"/>
        </w:rPr>
        <w:t>NCPS Overview</w:t>
      </w:r>
    </w:p>
    <w:p w14:paraId="2573E905" w14:textId="77777777" w:rsidR="003B2D2E" w:rsidRPr="00D65586" w:rsidRDefault="003B2D2E">
      <w:pPr>
        <w:spacing w:after="200" w:line="276" w:lineRule="auto"/>
        <w:rPr>
          <w:rFonts w:asciiTheme="minorHAnsi" w:hAnsiTheme="minorHAnsi"/>
          <w:i/>
          <w:sz w:val="22"/>
        </w:rPr>
      </w:pPr>
    </w:p>
    <w:p w14:paraId="6ABF2B52" w14:textId="77777777" w:rsidR="00AB3758" w:rsidRPr="00D65586" w:rsidRDefault="00AB3758" w:rsidP="00D212A7">
      <w:pPr>
        <w:pStyle w:val="ParagraphItalics"/>
        <w:ind w:left="720"/>
        <w:rPr>
          <w:rFonts w:asciiTheme="minorHAnsi" w:hAnsiTheme="minorHAnsi"/>
        </w:rPr>
      </w:pPr>
    </w:p>
    <w:p w14:paraId="42EDE612" w14:textId="77777777" w:rsidR="007A4AFD" w:rsidRPr="00D65586" w:rsidRDefault="00364F2D" w:rsidP="007F30B7">
      <w:pPr>
        <w:pStyle w:val="Heading2"/>
        <w:tabs>
          <w:tab w:val="num" w:pos="720"/>
          <w:tab w:val="left" w:pos="810"/>
        </w:tabs>
        <w:ind w:left="720" w:hanging="360"/>
        <w:rPr>
          <w:rFonts w:asciiTheme="minorHAnsi" w:hAnsiTheme="minorHAnsi" w:cs="Times New Roman"/>
        </w:rPr>
      </w:pPr>
      <w:bookmarkStart w:id="403" w:name="_Toc315868994"/>
      <w:bookmarkStart w:id="404" w:name="_Toc364771684"/>
      <w:bookmarkStart w:id="405" w:name="_Toc474764716"/>
      <w:r w:rsidRPr="00D65586">
        <w:rPr>
          <w:rFonts w:asciiTheme="minorHAnsi" w:hAnsiTheme="minorHAnsi" w:cs="Times New Roman"/>
        </w:rPr>
        <w:lastRenderedPageBreak/>
        <w:t xml:space="preserve">Key </w:t>
      </w:r>
      <w:bookmarkEnd w:id="403"/>
      <w:bookmarkEnd w:id="404"/>
      <w:r w:rsidR="00C30DDB" w:rsidRPr="00D65586">
        <w:rPr>
          <w:rFonts w:asciiTheme="minorHAnsi" w:hAnsiTheme="minorHAnsi" w:cs="Times New Roman"/>
        </w:rPr>
        <w:t>Functions and Desired Performance Requirements</w:t>
      </w:r>
      <w:bookmarkEnd w:id="405"/>
    </w:p>
    <w:p w14:paraId="3BA00EFD" w14:textId="77777777" w:rsidR="00C27435" w:rsidRPr="00D65586" w:rsidRDefault="00C27435" w:rsidP="00D212A7">
      <w:pPr>
        <w:pStyle w:val="ParagraphItalics"/>
        <w:ind w:left="720"/>
        <w:rPr>
          <w:rFonts w:asciiTheme="minorHAnsi" w:hAnsiTheme="minorHAnsi"/>
          <w:i w:val="0"/>
          <w:sz w:val="24"/>
          <w:szCs w:val="24"/>
        </w:rPr>
      </w:pPr>
      <w:r w:rsidRPr="00D65586">
        <w:rPr>
          <w:rFonts w:asciiTheme="minorHAnsi" w:hAnsiTheme="minorHAnsi"/>
          <w:i w:val="0"/>
          <w:sz w:val="24"/>
          <w:szCs w:val="24"/>
        </w:rPr>
        <w:t xml:space="preserve">The key Performance Parameters outlined in the table below were submitted as part of the Portfolio Assessment Review (PAR) review panel in May 2016 and updated in </w:t>
      </w:r>
      <w:r w:rsidR="00077677">
        <w:rPr>
          <w:rFonts w:asciiTheme="minorHAnsi" w:hAnsiTheme="minorHAnsi"/>
          <w:i w:val="0"/>
          <w:sz w:val="24"/>
          <w:szCs w:val="24"/>
        </w:rPr>
        <w:t>January</w:t>
      </w:r>
      <w:r w:rsidR="00077677" w:rsidRPr="00D65586">
        <w:rPr>
          <w:rFonts w:asciiTheme="minorHAnsi" w:hAnsiTheme="minorHAnsi"/>
          <w:i w:val="0"/>
          <w:sz w:val="24"/>
          <w:szCs w:val="24"/>
        </w:rPr>
        <w:t xml:space="preserve"> </w:t>
      </w:r>
      <w:r w:rsidRPr="00D65586">
        <w:rPr>
          <w:rFonts w:asciiTheme="minorHAnsi" w:hAnsiTheme="minorHAnsi"/>
          <w:i w:val="0"/>
          <w:sz w:val="24"/>
          <w:szCs w:val="24"/>
        </w:rPr>
        <w:t>201</w:t>
      </w:r>
      <w:r w:rsidR="00077677">
        <w:rPr>
          <w:rFonts w:asciiTheme="minorHAnsi" w:hAnsiTheme="minorHAnsi"/>
          <w:i w:val="0"/>
          <w:sz w:val="24"/>
          <w:szCs w:val="24"/>
        </w:rPr>
        <w:t>7</w:t>
      </w:r>
      <w:r w:rsidRPr="00D65586">
        <w:rPr>
          <w:rFonts w:asciiTheme="minorHAnsi" w:hAnsiTheme="minorHAnsi"/>
          <w:i w:val="0"/>
          <w:sz w:val="24"/>
          <w:szCs w:val="24"/>
        </w:rPr>
        <w:t>.</w:t>
      </w:r>
      <w:r w:rsidR="002D2299" w:rsidRPr="00D65586">
        <w:rPr>
          <w:rFonts w:asciiTheme="minorHAnsi" w:hAnsiTheme="minorHAnsi"/>
          <w:i w:val="0"/>
          <w:sz w:val="24"/>
          <w:szCs w:val="24"/>
        </w:rPr>
        <w:t xml:space="preserve"> As customer engagement progresses, these KPPs may be adjusted.</w:t>
      </w:r>
      <w:r w:rsidR="00055135" w:rsidRPr="00D65586">
        <w:rPr>
          <w:rFonts w:asciiTheme="minorHAnsi" w:hAnsiTheme="minorHAnsi"/>
          <w:i w:val="0"/>
          <w:sz w:val="24"/>
          <w:szCs w:val="24"/>
        </w:rPr>
        <w:t xml:space="preserve"> </w:t>
      </w:r>
    </w:p>
    <w:p w14:paraId="066BE092" w14:textId="77777777" w:rsidR="002F6B0D" w:rsidRPr="00D65586" w:rsidRDefault="002F6B0D" w:rsidP="002D2299">
      <w:pPr>
        <w:pStyle w:val="ParagraphItalics"/>
        <w:ind w:left="90"/>
        <w:rPr>
          <w:rFonts w:asciiTheme="minorHAnsi" w:hAnsiTheme="minorHAnsi"/>
        </w:rPr>
      </w:pPr>
    </w:p>
    <w:p w14:paraId="739300A6" w14:textId="77777777" w:rsidR="002D2299" w:rsidRDefault="002D2299" w:rsidP="002D2299">
      <w:pPr>
        <w:rPr>
          <w:rFonts w:asciiTheme="minorHAnsi" w:hAnsiTheme="minorHAnsi"/>
        </w:rPr>
      </w:pPr>
      <w:bookmarkStart w:id="406" w:name="_Toc315868995"/>
    </w:p>
    <w:tbl>
      <w:tblPr>
        <w:tblStyle w:val="TableGrid"/>
        <w:tblW w:w="0" w:type="auto"/>
        <w:tblLook w:val="04A0" w:firstRow="1" w:lastRow="0" w:firstColumn="1" w:lastColumn="0" w:noHBand="0" w:noVBand="1"/>
      </w:tblPr>
      <w:tblGrid>
        <w:gridCol w:w="2593"/>
        <w:gridCol w:w="1477"/>
        <w:gridCol w:w="1833"/>
        <w:gridCol w:w="1346"/>
        <w:gridCol w:w="1741"/>
      </w:tblGrid>
      <w:tr w:rsidR="00B759E9" w:rsidRPr="00D745CF" w14:paraId="047356D8" w14:textId="14C6611A" w:rsidTr="00B759E9">
        <w:trPr>
          <w:trHeight w:val="710"/>
        </w:trPr>
        <w:tc>
          <w:tcPr>
            <w:tcW w:w="2593" w:type="dxa"/>
            <w:shd w:val="clear" w:color="auto" w:fill="auto"/>
          </w:tcPr>
          <w:p w14:paraId="698CE8AC" w14:textId="77777777" w:rsidR="00B759E9" w:rsidRPr="00D745CF" w:rsidRDefault="00B759E9" w:rsidP="00D745CF">
            <w:pPr>
              <w:rPr>
                <w:rFonts w:asciiTheme="minorHAnsi" w:hAnsiTheme="minorHAnsi"/>
                <w:b/>
              </w:rPr>
            </w:pPr>
            <w:r w:rsidRPr="00D745CF">
              <w:rPr>
                <w:rFonts w:asciiTheme="minorHAnsi" w:hAnsiTheme="minorHAnsi"/>
                <w:b/>
              </w:rPr>
              <w:t>Key Performance Parameters</w:t>
            </w:r>
          </w:p>
        </w:tc>
        <w:tc>
          <w:tcPr>
            <w:tcW w:w="1477" w:type="dxa"/>
            <w:shd w:val="clear" w:color="auto" w:fill="auto"/>
          </w:tcPr>
          <w:p w14:paraId="5DC6FECD" w14:textId="77777777" w:rsidR="00B759E9" w:rsidRPr="00D745CF" w:rsidRDefault="00B759E9" w:rsidP="00D745CF">
            <w:pPr>
              <w:rPr>
                <w:rFonts w:asciiTheme="minorHAnsi" w:hAnsiTheme="minorHAnsi"/>
                <w:b/>
              </w:rPr>
            </w:pPr>
            <w:r w:rsidRPr="00D745CF">
              <w:rPr>
                <w:rFonts w:asciiTheme="minorHAnsi" w:hAnsiTheme="minorHAnsi"/>
                <w:b/>
              </w:rPr>
              <w:t>Current Capability</w:t>
            </w:r>
          </w:p>
          <w:p w14:paraId="3629E307" w14:textId="77777777" w:rsidR="00B759E9" w:rsidRPr="00D745CF" w:rsidRDefault="00B759E9" w:rsidP="00D745CF">
            <w:pPr>
              <w:rPr>
                <w:rFonts w:asciiTheme="minorHAnsi" w:hAnsiTheme="minorHAnsi"/>
              </w:rPr>
            </w:pPr>
            <w:r w:rsidRPr="00D745CF">
              <w:rPr>
                <w:rFonts w:asciiTheme="minorHAnsi" w:hAnsiTheme="minorHAnsi"/>
              </w:rPr>
              <w:t>(Existing operational capability)</w:t>
            </w:r>
          </w:p>
        </w:tc>
        <w:tc>
          <w:tcPr>
            <w:tcW w:w="1833" w:type="dxa"/>
            <w:shd w:val="clear" w:color="auto" w:fill="auto"/>
          </w:tcPr>
          <w:p w14:paraId="7FF7543D" w14:textId="77777777" w:rsidR="00B759E9" w:rsidRPr="00D745CF" w:rsidRDefault="00B759E9" w:rsidP="00D745CF">
            <w:pPr>
              <w:rPr>
                <w:rFonts w:asciiTheme="minorHAnsi" w:hAnsiTheme="minorHAnsi"/>
                <w:b/>
              </w:rPr>
            </w:pPr>
            <w:r w:rsidRPr="00D745CF">
              <w:rPr>
                <w:rFonts w:asciiTheme="minorHAnsi" w:hAnsiTheme="minorHAnsi"/>
                <w:b/>
              </w:rPr>
              <w:t>Threshold Objective</w:t>
            </w:r>
          </w:p>
          <w:p w14:paraId="4E679A0D" w14:textId="77777777" w:rsidR="00B759E9" w:rsidRPr="00D745CF" w:rsidRDefault="00B759E9" w:rsidP="00D745CF">
            <w:pPr>
              <w:rPr>
                <w:rFonts w:asciiTheme="minorHAnsi" w:hAnsiTheme="minorHAnsi"/>
              </w:rPr>
            </w:pPr>
            <w:r w:rsidRPr="00D745CF">
              <w:rPr>
                <w:rFonts w:asciiTheme="minorHAnsi" w:hAnsiTheme="minorHAnsi"/>
              </w:rPr>
              <w:t>(Min acceptable performance improvement)</w:t>
            </w:r>
          </w:p>
        </w:tc>
        <w:tc>
          <w:tcPr>
            <w:tcW w:w="1346" w:type="dxa"/>
            <w:shd w:val="clear" w:color="auto" w:fill="auto"/>
          </w:tcPr>
          <w:p w14:paraId="778DC228" w14:textId="77777777" w:rsidR="00B759E9" w:rsidRPr="00D745CF" w:rsidRDefault="00B759E9" w:rsidP="00D745CF">
            <w:pPr>
              <w:rPr>
                <w:rFonts w:asciiTheme="minorHAnsi" w:hAnsiTheme="minorHAnsi"/>
                <w:b/>
              </w:rPr>
            </w:pPr>
            <w:r w:rsidRPr="00D745CF">
              <w:rPr>
                <w:rFonts w:asciiTheme="minorHAnsi" w:hAnsiTheme="minorHAnsi"/>
                <w:b/>
              </w:rPr>
              <w:t>Project Objective</w:t>
            </w:r>
          </w:p>
          <w:p w14:paraId="145E65C8" w14:textId="77777777" w:rsidR="00B759E9" w:rsidRPr="00D745CF" w:rsidRDefault="00B759E9" w:rsidP="00D745CF">
            <w:pPr>
              <w:rPr>
                <w:rFonts w:asciiTheme="minorHAnsi" w:hAnsiTheme="minorHAnsi"/>
              </w:rPr>
            </w:pPr>
            <w:r w:rsidRPr="00D745CF">
              <w:rPr>
                <w:rFonts w:asciiTheme="minorHAnsi" w:hAnsiTheme="minorHAnsi"/>
              </w:rPr>
              <w:t>(Stretch goal for project)</w:t>
            </w:r>
          </w:p>
        </w:tc>
        <w:tc>
          <w:tcPr>
            <w:tcW w:w="1741" w:type="dxa"/>
          </w:tcPr>
          <w:p w14:paraId="1987F0E6" w14:textId="486F4BFC" w:rsidR="00B759E9" w:rsidRPr="00D745CF" w:rsidRDefault="00B759E9" w:rsidP="00D745CF">
            <w:pPr>
              <w:rPr>
                <w:rFonts w:asciiTheme="minorHAnsi" w:hAnsiTheme="minorHAnsi"/>
                <w:b/>
              </w:rPr>
            </w:pPr>
            <w:r>
              <w:rPr>
                <w:rFonts w:asciiTheme="minorHAnsi" w:hAnsiTheme="minorHAnsi"/>
                <w:b/>
              </w:rPr>
              <w:t>Time Frame</w:t>
            </w:r>
          </w:p>
        </w:tc>
      </w:tr>
      <w:tr w:rsidR="00B759E9" w:rsidRPr="00B759E9" w14:paraId="3C84215A" w14:textId="77777777" w:rsidTr="00B759E9">
        <w:trPr>
          <w:trHeight w:val="1242"/>
        </w:trPr>
        <w:tc>
          <w:tcPr>
            <w:tcW w:w="2593" w:type="dxa"/>
            <w:hideMark/>
          </w:tcPr>
          <w:p w14:paraId="4E4A4FBB" w14:textId="77777777" w:rsidR="00B759E9" w:rsidRPr="00B759E9" w:rsidRDefault="00B759E9" w:rsidP="00B759E9">
            <w:pPr>
              <w:rPr>
                <w:rFonts w:asciiTheme="minorHAnsi" w:hAnsiTheme="minorHAnsi"/>
              </w:rPr>
            </w:pPr>
            <w:r w:rsidRPr="00B759E9">
              <w:rPr>
                <w:rFonts w:asciiTheme="minorHAnsi" w:hAnsiTheme="minorHAnsi"/>
                <w:b/>
                <w:bCs/>
              </w:rPr>
              <w:t># of common capability gaps addressed by architecture, solution in testbed and implemented at D/A or DARN</w:t>
            </w:r>
          </w:p>
        </w:tc>
        <w:tc>
          <w:tcPr>
            <w:tcW w:w="1477" w:type="dxa"/>
            <w:hideMark/>
          </w:tcPr>
          <w:p w14:paraId="13E18C7B" w14:textId="77777777" w:rsidR="00B759E9" w:rsidRPr="00B759E9" w:rsidRDefault="00B759E9" w:rsidP="00B759E9">
            <w:pPr>
              <w:rPr>
                <w:rFonts w:asciiTheme="minorHAnsi" w:hAnsiTheme="minorHAnsi"/>
              </w:rPr>
            </w:pPr>
            <w:r w:rsidRPr="00B759E9">
              <w:rPr>
                <w:rFonts w:asciiTheme="minorHAnsi" w:hAnsiTheme="minorHAnsi"/>
                <w:b/>
                <w:bCs/>
              </w:rPr>
              <w:t>N/A</w:t>
            </w:r>
          </w:p>
        </w:tc>
        <w:tc>
          <w:tcPr>
            <w:tcW w:w="1833" w:type="dxa"/>
            <w:hideMark/>
          </w:tcPr>
          <w:p w14:paraId="4ED71277" w14:textId="77777777" w:rsidR="00B759E9" w:rsidRPr="00B759E9" w:rsidRDefault="00B759E9" w:rsidP="00B759E9">
            <w:pPr>
              <w:rPr>
                <w:rFonts w:asciiTheme="minorHAnsi" w:hAnsiTheme="minorHAnsi"/>
              </w:rPr>
            </w:pPr>
            <w:r w:rsidRPr="00B759E9">
              <w:rPr>
                <w:rFonts w:asciiTheme="minorHAnsi" w:hAnsiTheme="minorHAnsi"/>
                <w:b/>
                <w:bCs/>
              </w:rPr>
              <w:t>4</w:t>
            </w:r>
          </w:p>
        </w:tc>
        <w:tc>
          <w:tcPr>
            <w:tcW w:w="1346" w:type="dxa"/>
            <w:hideMark/>
          </w:tcPr>
          <w:p w14:paraId="2BEC3985" w14:textId="77777777" w:rsidR="00B759E9" w:rsidRPr="00B759E9" w:rsidRDefault="00B759E9" w:rsidP="00B759E9">
            <w:pPr>
              <w:rPr>
                <w:rFonts w:asciiTheme="minorHAnsi" w:hAnsiTheme="minorHAnsi"/>
              </w:rPr>
            </w:pPr>
            <w:r w:rsidRPr="00B759E9">
              <w:rPr>
                <w:rFonts w:asciiTheme="minorHAnsi" w:hAnsiTheme="minorHAnsi"/>
                <w:b/>
                <w:bCs/>
              </w:rPr>
              <w:t>8</w:t>
            </w:r>
          </w:p>
        </w:tc>
        <w:tc>
          <w:tcPr>
            <w:tcW w:w="1741" w:type="dxa"/>
            <w:hideMark/>
          </w:tcPr>
          <w:p w14:paraId="20677870" w14:textId="77777777" w:rsidR="00B759E9" w:rsidRPr="00B759E9" w:rsidRDefault="00B759E9" w:rsidP="00B759E9">
            <w:pPr>
              <w:rPr>
                <w:rFonts w:asciiTheme="minorHAnsi" w:hAnsiTheme="minorHAnsi"/>
              </w:rPr>
            </w:pPr>
            <w:r w:rsidRPr="00B759E9">
              <w:rPr>
                <w:rFonts w:asciiTheme="minorHAnsi" w:hAnsiTheme="minorHAnsi"/>
                <w:b/>
                <w:bCs/>
              </w:rPr>
              <w:t>Length of Program</w:t>
            </w:r>
          </w:p>
        </w:tc>
      </w:tr>
      <w:tr w:rsidR="00B759E9" w:rsidRPr="00B759E9" w14:paraId="04E895B1" w14:textId="77777777" w:rsidTr="00B759E9">
        <w:trPr>
          <w:trHeight w:val="931"/>
        </w:trPr>
        <w:tc>
          <w:tcPr>
            <w:tcW w:w="2593" w:type="dxa"/>
            <w:hideMark/>
          </w:tcPr>
          <w:p w14:paraId="12FF1625" w14:textId="77777777" w:rsidR="00B759E9" w:rsidRPr="00B759E9" w:rsidRDefault="00B759E9" w:rsidP="00B759E9">
            <w:pPr>
              <w:rPr>
                <w:rFonts w:asciiTheme="minorHAnsi" w:hAnsiTheme="minorHAnsi"/>
              </w:rPr>
            </w:pPr>
            <w:r w:rsidRPr="00B759E9">
              <w:rPr>
                <w:rFonts w:asciiTheme="minorHAnsi" w:hAnsiTheme="minorHAnsi"/>
                <w:b/>
                <w:bCs/>
              </w:rPr>
              <w:t># of D/As. Assessed for common capability gaps in order to inform the architecture</w:t>
            </w:r>
          </w:p>
        </w:tc>
        <w:tc>
          <w:tcPr>
            <w:tcW w:w="1477" w:type="dxa"/>
            <w:hideMark/>
          </w:tcPr>
          <w:p w14:paraId="5F014948" w14:textId="77777777" w:rsidR="00B759E9" w:rsidRPr="00B759E9" w:rsidRDefault="00B759E9" w:rsidP="00B759E9">
            <w:pPr>
              <w:rPr>
                <w:rFonts w:asciiTheme="minorHAnsi" w:hAnsiTheme="minorHAnsi"/>
              </w:rPr>
            </w:pPr>
            <w:r w:rsidRPr="00B759E9">
              <w:rPr>
                <w:rFonts w:asciiTheme="minorHAnsi" w:hAnsiTheme="minorHAnsi"/>
                <w:b/>
                <w:bCs/>
              </w:rPr>
              <w:t>N/A</w:t>
            </w:r>
          </w:p>
        </w:tc>
        <w:tc>
          <w:tcPr>
            <w:tcW w:w="1833" w:type="dxa"/>
            <w:hideMark/>
          </w:tcPr>
          <w:p w14:paraId="4F6536B5" w14:textId="77777777" w:rsidR="00B759E9" w:rsidRPr="00B759E9" w:rsidRDefault="00B759E9" w:rsidP="00B759E9">
            <w:pPr>
              <w:rPr>
                <w:rFonts w:asciiTheme="minorHAnsi" w:hAnsiTheme="minorHAnsi"/>
              </w:rPr>
            </w:pPr>
            <w:r w:rsidRPr="00B759E9">
              <w:rPr>
                <w:rFonts w:asciiTheme="minorHAnsi" w:hAnsiTheme="minorHAnsi"/>
                <w:b/>
                <w:bCs/>
              </w:rPr>
              <w:t>8</w:t>
            </w:r>
          </w:p>
        </w:tc>
        <w:tc>
          <w:tcPr>
            <w:tcW w:w="1346" w:type="dxa"/>
            <w:hideMark/>
          </w:tcPr>
          <w:p w14:paraId="78F098A4" w14:textId="77777777" w:rsidR="00B759E9" w:rsidRPr="00B759E9" w:rsidRDefault="00B759E9" w:rsidP="00B759E9">
            <w:pPr>
              <w:rPr>
                <w:rFonts w:asciiTheme="minorHAnsi" w:hAnsiTheme="minorHAnsi"/>
              </w:rPr>
            </w:pPr>
            <w:r w:rsidRPr="00B759E9">
              <w:rPr>
                <w:rFonts w:asciiTheme="minorHAnsi" w:hAnsiTheme="minorHAnsi"/>
                <w:b/>
                <w:bCs/>
              </w:rPr>
              <w:t>10</w:t>
            </w:r>
          </w:p>
        </w:tc>
        <w:tc>
          <w:tcPr>
            <w:tcW w:w="1741" w:type="dxa"/>
            <w:hideMark/>
          </w:tcPr>
          <w:p w14:paraId="411CB215" w14:textId="77777777" w:rsidR="00B759E9" w:rsidRPr="00B759E9" w:rsidRDefault="00B759E9" w:rsidP="00B759E9">
            <w:pPr>
              <w:rPr>
                <w:rFonts w:asciiTheme="minorHAnsi" w:hAnsiTheme="minorHAnsi"/>
              </w:rPr>
            </w:pPr>
            <w:r w:rsidRPr="00B759E9">
              <w:rPr>
                <w:rFonts w:asciiTheme="minorHAnsi" w:hAnsiTheme="minorHAnsi"/>
                <w:b/>
                <w:bCs/>
              </w:rPr>
              <w:t>FY17, FY18Q3</w:t>
            </w:r>
          </w:p>
        </w:tc>
      </w:tr>
      <w:tr w:rsidR="00B759E9" w:rsidRPr="00B759E9" w14:paraId="5089BA7F" w14:textId="77777777" w:rsidTr="00B759E9">
        <w:trPr>
          <w:trHeight w:val="1076"/>
        </w:trPr>
        <w:tc>
          <w:tcPr>
            <w:tcW w:w="2593" w:type="dxa"/>
            <w:hideMark/>
          </w:tcPr>
          <w:p w14:paraId="7D9F1092" w14:textId="77777777" w:rsidR="00B759E9" w:rsidRPr="00B759E9" w:rsidRDefault="00B759E9" w:rsidP="00B759E9">
            <w:pPr>
              <w:rPr>
                <w:rFonts w:asciiTheme="minorHAnsi" w:hAnsiTheme="minorHAnsi"/>
              </w:rPr>
            </w:pPr>
            <w:r w:rsidRPr="00B759E9">
              <w:rPr>
                <w:rFonts w:asciiTheme="minorHAnsi" w:hAnsiTheme="minorHAnsi"/>
                <w:b/>
                <w:bCs/>
              </w:rPr>
              <w:t>% of D/A feedback surveys indicating that the D/A is interested in adopting a portion of the Cyber.gov architecture</w:t>
            </w:r>
          </w:p>
        </w:tc>
        <w:tc>
          <w:tcPr>
            <w:tcW w:w="1477" w:type="dxa"/>
            <w:hideMark/>
          </w:tcPr>
          <w:p w14:paraId="5A4BB270" w14:textId="77777777" w:rsidR="00B759E9" w:rsidRPr="00B759E9" w:rsidRDefault="00B759E9" w:rsidP="00B759E9">
            <w:pPr>
              <w:rPr>
                <w:rFonts w:asciiTheme="minorHAnsi" w:hAnsiTheme="minorHAnsi"/>
              </w:rPr>
            </w:pPr>
            <w:r w:rsidRPr="00B759E9">
              <w:rPr>
                <w:rFonts w:asciiTheme="minorHAnsi" w:hAnsiTheme="minorHAnsi"/>
                <w:b/>
                <w:bCs/>
              </w:rPr>
              <w:t>N/A</w:t>
            </w:r>
          </w:p>
        </w:tc>
        <w:tc>
          <w:tcPr>
            <w:tcW w:w="1833" w:type="dxa"/>
            <w:hideMark/>
          </w:tcPr>
          <w:p w14:paraId="25096734" w14:textId="77777777" w:rsidR="00B759E9" w:rsidRPr="00B759E9" w:rsidRDefault="00B759E9" w:rsidP="00B759E9">
            <w:pPr>
              <w:rPr>
                <w:rFonts w:asciiTheme="minorHAnsi" w:hAnsiTheme="minorHAnsi"/>
              </w:rPr>
            </w:pPr>
            <w:r w:rsidRPr="00B759E9">
              <w:rPr>
                <w:rFonts w:asciiTheme="minorHAnsi" w:hAnsiTheme="minorHAnsi"/>
                <w:b/>
                <w:bCs/>
              </w:rPr>
              <w:t>60%</w:t>
            </w:r>
          </w:p>
        </w:tc>
        <w:tc>
          <w:tcPr>
            <w:tcW w:w="1346" w:type="dxa"/>
            <w:hideMark/>
          </w:tcPr>
          <w:p w14:paraId="74C8FAAC" w14:textId="77777777" w:rsidR="00B759E9" w:rsidRPr="00B759E9" w:rsidRDefault="00B759E9" w:rsidP="00B759E9">
            <w:pPr>
              <w:rPr>
                <w:rFonts w:asciiTheme="minorHAnsi" w:hAnsiTheme="minorHAnsi"/>
              </w:rPr>
            </w:pPr>
            <w:r w:rsidRPr="00B759E9">
              <w:rPr>
                <w:rFonts w:asciiTheme="minorHAnsi" w:hAnsiTheme="minorHAnsi"/>
                <w:b/>
                <w:bCs/>
              </w:rPr>
              <w:t>90%</w:t>
            </w:r>
          </w:p>
        </w:tc>
        <w:tc>
          <w:tcPr>
            <w:tcW w:w="1741" w:type="dxa"/>
            <w:hideMark/>
          </w:tcPr>
          <w:p w14:paraId="5D458EF2" w14:textId="77777777" w:rsidR="00B759E9" w:rsidRPr="00B759E9" w:rsidRDefault="00B759E9" w:rsidP="00B759E9">
            <w:pPr>
              <w:rPr>
                <w:rFonts w:asciiTheme="minorHAnsi" w:hAnsiTheme="minorHAnsi"/>
              </w:rPr>
            </w:pPr>
            <w:r w:rsidRPr="00B759E9">
              <w:rPr>
                <w:rFonts w:asciiTheme="minorHAnsi" w:hAnsiTheme="minorHAnsi"/>
                <w:b/>
                <w:bCs/>
              </w:rPr>
              <w:t>Length of Program</w:t>
            </w:r>
          </w:p>
        </w:tc>
      </w:tr>
      <w:tr w:rsidR="00B759E9" w:rsidRPr="00B759E9" w14:paraId="5FD9251C" w14:textId="77777777" w:rsidTr="00B759E9">
        <w:trPr>
          <w:trHeight w:val="954"/>
        </w:trPr>
        <w:tc>
          <w:tcPr>
            <w:tcW w:w="2593" w:type="dxa"/>
            <w:hideMark/>
          </w:tcPr>
          <w:p w14:paraId="5725D9A5" w14:textId="77777777" w:rsidR="00B759E9" w:rsidRPr="00B759E9" w:rsidRDefault="00B759E9" w:rsidP="00B759E9">
            <w:pPr>
              <w:rPr>
                <w:rFonts w:asciiTheme="minorHAnsi" w:hAnsiTheme="minorHAnsi"/>
              </w:rPr>
            </w:pPr>
            <w:r w:rsidRPr="00B759E9">
              <w:rPr>
                <w:rFonts w:asciiTheme="minorHAnsi" w:hAnsiTheme="minorHAnsi"/>
                <w:b/>
                <w:bCs/>
              </w:rPr>
              <w:t># of Individual components implemented/deployed within a generic DARN environment</w:t>
            </w:r>
          </w:p>
        </w:tc>
        <w:tc>
          <w:tcPr>
            <w:tcW w:w="1477" w:type="dxa"/>
            <w:hideMark/>
          </w:tcPr>
          <w:p w14:paraId="621B658F" w14:textId="77777777" w:rsidR="00B759E9" w:rsidRPr="00B759E9" w:rsidRDefault="00B759E9" w:rsidP="00B759E9">
            <w:pPr>
              <w:rPr>
                <w:rFonts w:asciiTheme="minorHAnsi" w:hAnsiTheme="minorHAnsi"/>
              </w:rPr>
            </w:pPr>
            <w:r w:rsidRPr="00B759E9">
              <w:rPr>
                <w:rFonts w:asciiTheme="minorHAnsi" w:hAnsiTheme="minorHAnsi"/>
                <w:b/>
                <w:bCs/>
              </w:rPr>
              <w:t>N/A</w:t>
            </w:r>
          </w:p>
        </w:tc>
        <w:tc>
          <w:tcPr>
            <w:tcW w:w="1833" w:type="dxa"/>
            <w:hideMark/>
          </w:tcPr>
          <w:p w14:paraId="5013F7E3" w14:textId="77777777" w:rsidR="00B759E9" w:rsidRPr="00B759E9" w:rsidRDefault="00B759E9" w:rsidP="00B759E9">
            <w:pPr>
              <w:rPr>
                <w:rFonts w:asciiTheme="minorHAnsi" w:hAnsiTheme="minorHAnsi"/>
              </w:rPr>
            </w:pPr>
            <w:r w:rsidRPr="00B759E9">
              <w:rPr>
                <w:rFonts w:asciiTheme="minorHAnsi" w:hAnsiTheme="minorHAnsi"/>
                <w:b/>
                <w:bCs/>
              </w:rPr>
              <w:t>5</w:t>
            </w:r>
          </w:p>
        </w:tc>
        <w:tc>
          <w:tcPr>
            <w:tcW w:w="1346" w:type="dxa"/>
            <w:hideMark/>
          </w:tcPr>
          <w:p w14:paraId="2919B09C" w14:textId="77777777" w:rsidR="00B759E9" w:rsidRPr="00B759E9" w:rsidRDefault="00B759E9" w:rsidP="00B759E9">
            <w:pPr>
              <w:rPr>
                <w:rFonts w:asciiTheme="minorHAnsi" w:hAnsiTheme="minorHAnsi"/>
              </w:rPr>
            </w:pPr>
            <w:r w:rsidRPr="00B759E9">
              <w:rPr>
                <w:rFonts w:asciiTheme="minorHAnsi" w:hAnsiTheme="minorHAnsi"/>
                <w:b/>
                <w:bCs/>
              </w:rPr>
              <w:t>33</w:t>
            </w:r>
          </w:p>
        </w:tc>
        <w:tc>
          <w:tcPr>
            <w:tcW w:w="1741" w:type="dxa"/>
            <w:hideMark/>
          </w:tcPr>
          <w:p w14:paraId="59990EC9" w14:textId="77777777" w:rsidR="00B759E9" w:rsidRPr="00B759E9" w:rsidRDefault="00B759E9" w:rsidP="00B759E9">
            <w:pPr>
              <w:rPr>
                <w:rFonts w:asciiTheme="minorHAnsi" w:hAnsiTheme="minorHAnsi"/>
              </w:rPr>
            </w:pPr>
            <w:r w:rsidRPr="00B759E9">
              <w:rPr>
                <w:rFonts w:asciiTheme="minorHAnsi" w:hAnsiTheme="minorHAnsi"/>
                <w:b/>
                <w:bCs/>
              </w:rPr>
              <w:t>12 Months</w:t>
            </w:r>
          </w:p>
        </w:tc>
      </w:tr>
      <w:tr w:rsidR="00B759E9" w:rsidRPr="00B759E9" w14:paraId="05AEACF5" w14:textId="77777777" w:rsidTr="00B759E9">
        <w:trPr>
          <w:trHeight w:val="1863"/>
        </w:trPr>
        <w:tc>
          <w:tcPr>
            <w:tcW w:w="2593" w:type="dxa"/>
            <w:hideMark/>
          </w:tcPr>
          <w:p w14:paraId="23A53B54" w14:textId="77777777" w:rsidR="00B759E9" w:rsidRPr="00B759E9" w:rsidRDefault="00B759E9" w:rsidP="00B759E9">
            <w:pPr>
              <w:rPr>
                <w:rFonts w:asciiTheme="minorHAnsi" w:hAnsiTheme="minorHAnsi"/>
              </w:rPr>
            </w:pPr>
            <w:r w:rsidRPr="00B759E9">
              <w:rPr>
                <w:rFonts w:asciiTheme="minorHAnsi" w:hAnsiTheme="minorHAnsi"/>
                <w:b/>
                <w:bCs/>
              </w:rPr>
              <w:lastRenderedPageBreak/>
              <w:t># of integrated capability packages (collection of components) successfully deployed/cleared in a generic DARN environment/recommended for D/A Pilots</w:t>
            </w:r>
          </w:p>
        </w:tc>
        <w:tc>
          <w:tcPr>
            <w:tcW w:w="1477" w:type="dxa"/>
            <w:hideMark/>
          </w:tcPr>
          <w:p w14:paraId="14E1BF10" w14:textId="77777777" w:rsidR="00B759E9" w:rsidRPr="00B759E9" w:rsidRDefault="00B759E9" w:rsidP="00B759E9">
            <w:pPr>
              <w:rPr>
                <w:rFonts w:asciiTheme="minorHAnsi" w:hAnsiTheme="minorHAnsi"/>
              </w:rPr>
            </w:pPr>
            <w:r w:rsidRPr="00B759E9">
              <w:rPr>
                <w:rFonts w:asciiTheme="minorHAnsi" w:hAnsiTheme="minorHAnsi"/>
                <w:b/>
                <w:bCs/>
              </w:rPr>
              <w:t>N/A</w:t>
            </w:r>
          </w:p>
        </w:tc>
        <w:tc>
          <w:tcPr>
            <w:tcW w:w="1833" w:type="dxa"/>
            <w:hideMark/>
          </w:tcPr>
          <w:p w14:paraId="336B8F79" w14:textId="77777777" w:rsidR="00B759E9" w:rsidRPr="00B759E9" w:rsidRDefault="00B759E9" w:rsidP="00B759E9">
            <w:pPr>
              <w:rPr>
                <w:rFonts w:asciiTheme="minorHAnsi" w:hAnsiTheme="minorHAnsi"/>
              </w:rPr>
            </w:pPr>
            <w:r w:rsidRPr="00B759E9">
              <w:rPr>
                <w:rFonts w:asciiTheme="minorHAnsi" w:hAnsiTheme="minorHAnsi"/>
                <w:b/>
                <w:bCs/>
              </w:rPr>
              <w:t>1</w:t>
            </w:r>
          </w:p>
        </w:tc>
        <w:tc>
          <w:tcPr>
            <w:tcW w:w="1346" w:type="dxa"/>
            <w:hideMark/>
          </w:tcPr>
          <w:p w14:paraId="406BD373" w14:textId="77777777" w:rsidR="00B759E9" w:rsidRPr="00B759E9" w:rsidRDefault="00B759E9" w:rsidP="00B759E9">
            <w:pPr>
              <w:rPr>
                <w:rFonts w:asciiTheme="minorHAnsi" w:hAnsiTheme="minorHAnsi"/>
              </w:rPr>
            </w:pPr>
            <w:r w:rsidRPr="00B759E9">
              <w:rPr>
                <w:rFonts w:asciiTheme="minorHAnsi" w:hAnsiTheme="minorHAnsi"/>
                <w:b/>
                <w:bCs/>
              </w:rPr>
              <w:t>16</w:t>
            </w:r>
          </w:p>
        </w:tc>
        <w:tc>
          <w:tcPr>
            <w:tcW w:w="1741" w:type="dxa"/>
            <w:hideMark/>
          </w:tcPr>
          <w:p w14:paraId="039BA8FD" w14:textId="77777777" w:rsidR="00B759E9" w:rsidRPr="00B759E9" w:rsidRDefault="00B759E9" w:rsidP="00B759E9">
            <w:pPr>
              <w:rPr>
                <w:rFonts w:asciiTheme="minorHAnsi" w:hAnsiTheme="minorHAnsi"/>
              </w:rPr>
            </w:pPr>
            <w:r w:rsidRPr="00B759E9">
              <w:rPr>
                <w:rFonts w:asciiTheme="minorHAnsi" w:hAnsiTheme="minorHAnsi"/>
                <w:b/>
                <w:bCs/>
              </w:rPr>
              <w:t>18 Months</w:t>
            </w:r>
          </w:p>
        </w:tc>
      </w:tr>
    </w:tbl>
    <w:p w14:paraId="2E988859" w14:textId="77777777" w:rsidR="00D745CF" w:rsidRDefault="00D745CF" w:rsidP="002D2299">
      <w:pPr>
        <w:rPr>
          <w:rFonts w:asciiTheme="minorHAnsi" w:hAnsiTheme="minorHAnsi"/>
        </w:rPr>
      </w:pPr>
    </w:p>
    <w:p w14:paraId="2CB38AAF" w14:textId="5686542E" w:rsidR="00077677" w:rsidRPr="00D65586" w:rsidRDefault="00077677" w:rsidP="00077677">
      <w:pPr>
        <w:pStyle w:val="Caption"/>
        <w:spacing w:before="120" w:after="40"/>
        <w:jc w:val="center"/>
        <w:rPr>
          <w:rFonts w:asciiTheme="minorHAnsi" w:hAnsiTheme="minorHAnsi"/>
        </w:rPr>
      </w:pPr>
      <w:bookmarkStart w:id="407" w:name="_Ref364845327"/>
      <w:bookmarkStart w:id="408" w:name="_Ref364768725"/>
      <w:bookmarkStart w:id="409" w:name="_Toc354745308"/>
      <w:bookmarkStart w:id="410" w:name="_Toc355769269"/>
      <w:r w:rsidRPr="00D65586">
        <w:rPr>
          <w:rFonts w:asciiTheme="minorHAnsi" w:hAnsiTheme="minorHAnsi"/>
        </w:rPr>
        <w:t xml:space="preserve">Figure </w:t>
      </w:r>
      <w:bookmarkEnd w:id="407"/>
      <w:bookmarkEnd w:id="408"/>
      <w:r w:rsidR="00164440">
        <w:rPr>
          <w:rFonts w:asciiTheme="minorHAnsi" w:hAnsiTheme="minorHAnsi"/>
        </w:rPr>
        <w:t>10</w:t>
      </w:r>
      <w:r w:rsidRPr="00D65586">
        <w:rPr>
          <w:rFonts w:asciiTheme="minorHAnsi" w:hAnsiTheme="minorHAnsi"/>
        </w:rPr>
        <w:t xml:space="preserve">: Key </w:t>
      </w:r>
      <w:bookmarkEnd w:id="409"/>
      <w:bookmarkEnd w:id="410"/>
      <w:r w:rsidRPr="00D65586">
        <w:rPr>
          <w:rFonts w:asciiTheme="minorHAnsi" w:hAnsiTheme="minorHAnsi"/>
        </w:rPr>
        <w:t>Performance Parameters (Draft)</w:t>
      </w:r>
    </w:p>
    <w:p w14:paraId="7EDC38EE" w14:textId="77777777" w:rsidR="00D745CF" w:rsidRPr="00D65586" w:rsidRDefault="00D745CF" w:rsidP="002D2299">
      <w:pPr>
        <w:rPr>
          <w:rFonts w:asciiTheme="minorHAnsi" w:hAnsiTheme="minorHAnsi"/>
        </w:rPr>
      </w:pPr>
    </w:p>
    <w:p w14:paraId="61810F1A" w14:textId="77777777" w:rsidR="007A4AFD" w:rsidRPr="00D65586" w:rsidRDefault="00055135" w:rsidP="007F30B7">
      <w:pPr>
        <w:pStyle w:val="Heading2"/>
        <w:tabs>
          <w:tab w:val="left" w:pos="990"/>
        </w:tabs>
        <w:ind w:left="900" w:hanging="540"/>
        <w:rPr>
          <w:rFonts w:asciiTheme="minorHAnsi" w:hAnsiTheme="minorHAnsi" w:cs="Times New Roman"/>
        </w:rPr>
      </w:pPr>
      <w:bookmarkStart w:id="411" w:name="_Toc364771685"/>
      <w:bookmarkStart w:id="412" w:name="_Toc474764717"/>
      <w:r w:rsidRPr="00D65586">
        <w:rPr>
          <w:rFonts w:asciiTheme="minorHAnsi" w:hAnsiTheme="minorHAnsi" w:cs="Times New Roman"/>
        </w:rPr>
        <w:t>O</w:t>
      </w:r>
      <w:r w:rsidR="005328DC" w:rsidRPr="00D65586">
        <w:rPr>
          <w:rFonts w:asciiTheme="minorHAnsi" w:hAnsiTheme="minorHAnsi" w:cs="Times New Roman"/>
        </w:rPr>
        <w:t>ther Metrics</w:t>
      </w:r>
      <w:bookmarkEnd w:id="406"/>
      <w:bookmarkEnd w:id="411"/>
      <w:bookmarkEnd w:id="412"/>
    </w:p>
    <w:p w14:paraId="2F2D300A" w14:textId="77777777" w:rsidR="00874860" w:rsidRPr="00D65586" w:rsidRDefault="00055135" w:rsidP="00D212A7">
      <w:pPr>
        <w:ind w:left="532"/>
        <w:rPr>
          <w:rFonts w:asciiTheme="minorHAnsi" w:hAnsiTheme="minorHAnsi"/>
          <w:sz w:val="24"/>
          <w:szCs w:val="24"/>
        </w:rPr>
      </w:pPr>
      <w:r w:rsidRPr="00D65586">
        <w:rPr>
          <w:rFonts w:asciiTheme="minorHAnsi" w:hAnsiTheme="minorHAnsi"/>
          <w:sz w:val="24"/>
          <w:szCs w:val="24"/>
        </w:rPr>
        <w:t xml:space="preserve">None at this time.  </w:t>
      </w:r>
      <w:r w:rsidR="00046691" w:rsidRPr="00D65586">
        <w:rPr>
          <w:rFonts w:asciiTheme="minorHAnsi" w:hAnsiTheme="minorHAnsi"/>
          <w:sz w:val="24"/>
          <w:szCs w:val="24"/>
        </w:rPr>
        <w:t xml:space="preserve"> </w:t>
      </w:r>
      <w:r w:rsidR="00496201" w:rsidRPr="00D65586">
        <w:rPr>
          <w:rFonts w:asciiTheme="minorHAnsi" w:hAnsiTheme="minorHAnsi"/>
          <w:sz w:val="24"/>
          <w:szCs w:val="24"/>
        </w:rPr>
        <w:t xml:space="preserve"> </w:t>
      </w:r>
    </w:p>
    <w:p w14:paraId="7398B011" w14:textId="77777777" w:rsidR="007A4AFD" w:rsidRPr="00D65586" w:rsidRDefault="005F1138" w:rsidP="00D212A7">
      <w:pPr>
        <w:pStyle w:val="Heading1"/>
        <w:rPr>
          <w:rFonts w:asciiTheme="minorHAnsi" w:hAnsiTheme="minorHAnsi" w:cs="Times New Roman"/>
        </w:rPr>
      </w:pPr>
      <w:bookmarkStart w:id="413" w:name="_Toc364771686"/>
      <w:bookmarkStart w:id="414" w:name="_Toc474764718"/>
      <w:r w:rsidRPr="00D65586">
        <w:rPr>
          <w:rFonts w:asciiTheme="minorHAnsi" w:hAnsiTheme="minorHAnsi" w:cs="Times New Roman"/>
        </w:rPr>
        <w:t>Technology and Innovation</w:t>
      </w:r>
      <w:bookmarkEnd w:id="413"/>
      <w:bookmarkEnd w:id="414"/>
    </w:p>
    <w:p w14:paraId="43A78478" w14:textId="77777777" w:rsidR="007A4AFD" w:rsidRPr="00D65586" w:rsidRDefault="00B2712F" w:rsidP="003D4397">
      <w:pPr>
        <w:pStyle w:val="Heading2"/>
        <w:tabs>
          <w:tab w:val="left" w:pos="990"/>
        </w:tabs>
        <w:ind w:left="900" w:hanging="540"/>
        <w:rPr>
          <w:rFonts w:asciiTheme="minorHAnsi" w:hAnsiTheme="minorHAnsi" w:cs="Times New Roman"/>
        </w:rPr>
      </w:pPr>
      <w:bookmarkStart w:id="415" w:name="_Toc315962398"/>
      <w:bookmarkStart w:id="416" w:name="_Toc315962534"/>
      <w:bookmarkStart w:id="417" w:name="_Toc315962741"/>
      <w:bookmarkStart w:id="418" w:name="_Toc316480268"/>
      <w:bookmarkStart w:id="419" w:name="_Toc316480688"/>
      <w:bookmarkStart w:id="420" w:name="_Toc315961726"/>
      <w:bookmarkStart w:id="421" w:name="_Toc315961860"/>
      <w:bookmarkStart w:id="422" w:name="_Toc315961994"/>
      <w:bookmarkStart w:id="423" w:name="_Toc315962129"/>
      <w:bookmarkStart w:id="424" w:name="_Toc315962263"/>
      <w:bookmarkStart w:id="425" w:name="_Toc315962399"/>
      <w:bookmarkStart w:id="426" w:name="_Toc315962535"/>
      <w:bookmarkStart w:id="427" w:name="_Toc315962742"/>
      <w:bookmarkStart w:id="428" w:name="_Toc316474787"/>
      <w:bookmarkStart w:id="429" w:name="_Toc316479628"/>
      <w:bookmarkStart w:id="430" w:name="_Toc316480269"/>
      <w:bookmarkStart w:id="431" w:name="_Toc316480689"/>
      <w:bookmarkStart w:id="432" w:name="_Toc315962400"/>
      <w:bookmarkStart w:id="433" w:name="_Toc315962536"/>
      <w:bookmarkStart w:id="434" w:name="_Toc315962743"/>
      <w:bookmarkStart w:id="435" w:name="_Toc316480270"/>
      <w:bookmarkStart w:id="436" w:name="_Toc316480690"/>
      <w:bookmarkStart w:id="437" w:name="_Toc315962401"/>
      <w:bookmarkStart w:id="438" w:name="_Toc315962537"/>
      <w:bookmarkStart w:id="439" w:name="_Toc315962744"/>
      <w:bookmarkStart w:id="440" w:name="_Toc316474789"/>
      <w:bookmarkStart w:id="441" w:name="_Toc316479630"/>
      <w:bookmarkStart w:id="442" w:name="_Toc316480271"/>
      <w:bookmarkStart w:id="443" w:name="_Toc316480691"/>
      <w:bookmarkStart w:id="444" w:name="_Toc299031957"/>
      <w:bookmarkStart w:id="445" w:name="_Toc299373348"/>
      <w:bookmarkStart w:id="446" w:name="_Toc300064090"/>
      <w:bookmarkStart w:id="447" w:name="_Toc300236518"/>
      <w:bookmarkStart w:id="448" w:name="_Toc300845426"/>
      <w:bookmarkStart w:id="449" w:name="_Toc313612715"/>
      <w:bookmarkStart w:id="450" w:name="_Toc364771687"/>
      <w:bookmarkStart w:id="451" w:name="_Toc474764719"/>
      <w:bookmarkEnd w:id="264"/>
      <w:bookmarkEnd w:id="265"/>
      <w:bookmarkEnd w:id="266"/>
      <w:bookmarkEnd w:id="267"/>
      <w:bookmarkEnd w:id="268"/>
      <w:bookmarkEnd w:id="269"/>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r w:rsidRPr="00D65586">
        <w:rPr>
          <w:rFonts w:asciiTheme="minorHAnsi" w:hAnsiTheme="minorHAnsi" w:cs="Times New Roman"/>
        </w:rPr>
        <w:t xml:space="preserve">Core </w:t>
      </w:r>
      <w:bookmarkStart w:id="452" w:name="_Toc315868997"/>
      <w:r w:rsidRPr="00D65586">
        <w:rPr>
          <w:rFonts w:asciiTheme="minorHAnsi" w:hAnsiTheme="minorHAnsi" w:cs="Times New Roman"/>
        </w:rPr>
        <w:t>Technology</w:t>
      </w:r>
      <w:bookmarkEnd w:id="444"/>
      <w:bookmarkEnd w:id="445"/>
      <w:bookmarkEnd w:id="446"/>
      <w:bookmarkEnd w:id="447"/>
      <w:bookmarkEnd w:id="448"/>
      <w:bookmarkEnd w:id="449"/>
      <w:bookmarkEnd w:id="450"/>
      <w:bookmarkEnd w:id="451"/>
      <w:bookmarkEnd w:id="452"/>
    </w:p>
    <w:p w14:paraId="0C91D905" w14:textId="77777777" w:rsidR="002D2299" w:rsidRPr="00D65586" w:rsidRDefault="002D2299" w:rsidP="00D212A7">
      <w:pPr>
        <w:pStyle w:val="ParagraphItalics"/>
        <w:ind w:left="720"/>
        <w:rPr>
          <w:rFonts w:asciiTheme="minorHAnsi" w:hAnsiTheme="minorHAnsi"/>
          <w:i w:val="0"/>
          <w:sz w:val="24"/>
          <w:szCs w:val="24"/>
        </w:rPr>
      </w:pPr>
      <w:bookmarkStart w:id="453" w:name="_Toc299031958"/>
      <w:bookmarkStart w:id="454" w:name="_Toc299373349"/>
      <w:bookmarkStart w:id="455" w:name="_Toc300064091"/>
      <w:bookmarkStart w:id="456" w:name="_Toc300236519"/>
      <w:bookmarkStart w:id="457" w:name="_Toc300845427"/>
      <w:bookmarkStart w:id="458" w:name="_Toc314164367"/>
      <w:bookmarkStart w:id="459" w:name="_Toc314210911"/>
      <w:bookmarkStart w:id="460" w:name="_Toc314222109"/>
      <w:bookmarkStart w:id="461" w:name="_Toc314222901"/>
      <w:bookmarkStart w:id="462" w:name="_Toc314226768"/>
      <w:bookmarkStart w:id="463" w:name="_Toc315347665"/>
      <w:bookmarkStart w:id="464" w:name="_Toc315350526"/>
      <w:bookmarkStart w:id="465" w:name="_Toc316474791"/>
      <w:bookmarkStart w:id="466" w:name="_Toc316479632"/>
      <w:r w:rsidRPr="00D65586">
        <w:rPr>
          <w:rFonts w:asciiTheme="minorHAnsi" w:hAnsiTheme="minorHAnsi"/>
          <w:i w:val="0"/>
          <w:sz w:val="24"/>
          <w:szCs w:val="24"/>
        </w:rPr>
        <w:t xml:space="preserve">The first year of </w:t>
      </w:r>
      <w:r w:rsidR="00ED0540">
        <w:rPr>
          <w:rFonts w:asciiTheme="minorHAnsi" w:hAnsiTheme="minorHAnsi"/>
          <w:i w:val="0"/>
          <w:sz w:val="24"/>
          <w:szCs w:val="24"/>
        </w:rPr>
        <w:t>the Cyber.gov Program</w:t>
      </w:r>
      <w:r w:rsidRPr="00D65586">
        <w:rPr>
          <w:rFonts w:asciiTheme="minorHAnsi" w:hAnsiTheme="minorHAnsi"/>
          <w:i w:val="0"/>
          <w:sz w:val="24"/>
          <w:szCs w:val="24"/>
        </w:rPr>
        <w:t xml:space="preserve"> will primarily focus on</w:t>
      </w:r>
      <w:r w:rsidR="0094074A" w:rsidRPr="00D65586">
        <w:rPr>
          <w:rFonts w:asciiTheme="minorHAnsi" w:hAnsiTheme="minorHAnsi"/>
          <w:i w:val="0"/>
          <w:sz w:val="24"/>
          <w:szCs w:val="24"/>
        </w:rPr>
        <w:t xml:space="preserve"> the 3</w:t>
      </w:r>
      <w:r w:rsidR="00ED0540">
        <w:rPr>
          <w:rFonts w:asciiTheme="minorHAnsi" w:hAnsiTheme="minorHAnsi"/>
          <w:i w:val="0"/>
          <w:sz w:val="24"/>
          <w:szCs w:val="24"/>
        </w:rPr>
        <w:t>4</w:t>
      </w:r>
      <w:r w:rsidR="0094074A" w:rsidRPr="00D65586">
        <w:rPr>
          <w:rFonts w:asciiTheme="minorHAnsi" w:hAnsiTheme="minorHAnsi"/>
          <w:i w:val="0"/>
          <w:sz w:val="24"/>
          <w:szCs w:val="24"/>
        </w:rPr>
        <w:t xml:space="preserve"> components of the cyber architecture including a focus on Software Defined Perimeter solutions and</w:t>
      </w:r>
      <w:r w:rsidRPr="00D65586">
        <w:rPr>
          <w:rFonts w:asciiTheme="minorHAnsi" w:hAnsiTheme="minorHAnsi"/>
          <w:i w:val="0"/>
          <w:sz w:val="24"/>
          <w:szCs w:val="24"/>
        </w:rPr>
        <w:t xml:space="preserve"> data collection and instrumentation, systems analysis</w:t>
      </w:r>
      <w:r w:rsidR="000836FF">
        <w:rPr>
          <w:rFonts w:asciiTheme="minorHAnsi" w:hAnsiTheme="minorHAnsi"/>
          <w:i w:val="0"/>
          <w:sz w:val="24"/>
          <w:szCs w:val="24"/>
        </w:rPr>
        <w:t xml:space="preserve"> and</w:t>
      </w:r>
      <w:r w:rsidRPr="00D65586">
        <w:rPr>
          <w:rFonts w:asciiTheme="minorHAnsi" w:hAnsiTheme="minorHAnsi"/>
          <w:i w:val="0"/>
          <w:sz w:val="24"/>
          <w:szCs w:val="24"/>
        </w:rPr>
        <w:t xml:space="preserve"> architectural analysis.  The results of this early analysis will inform the </w:t>
      </w:r>
      <w:r w:rsidR="0094074A" w:rsidRPr="00D65586">
        <w:rPr>
          <w:rFonts w:asciiTheme="minorHAnsi" w:hAnsiTheme="minorHAnsi"/>
          <w:i w:val="0"/>
          <w:sz w:val="24"/>
          <w:szCs w:val="24"/>
        </w:rPr>
        <w:t>proper implementation strategy</w:t>
      </w:r>
      <w:r w:rsidRPr="00D65586">
        <w:rPr>
          <w:rFonts w:asciiTheme="minorHAnsi" w:hAnsiTheme="minorHAnsi"/>
          <w:i w:val="0"/>
          <w:sz w:val="24"/>
          <w:szCs w:val="24"/>
        </w:rPr>
        <w:t xml:space="preserve"> to support </w:t>
      </w:r>
      <w:r w:rsidR="0022031F" w:rsidRPr="00D65586">
        <w:rPr>
          <w:rFonts w:asciiTheme="minorHAnsi" w:hAnsiTheme="minorHAnsi"/>
          <w:i w:val="0"/>
          <w:sz w:val="24"/>
          <w:szCs w:val="24"/>
        </w:rPr>
        <w:t>Cyber.gov</w:t>
      </w:r>
      <w:r w:rsidRPr="00D65586">
        <w:rPr>
          <w:rFonts w:asciiTheme="minorHAnsi" w:hAnsiTheme="minorHAnsi"/>
          <w:i w:val="0"/>
          <w:sz w:val="24"/>
          <w:szCs w:val="24"/>
        </w:rPr>
        <w:t xml:space="preserve"> objectives.  Additionally, there is a specific task for the research team to recommend technology development and deployment in order to meet technical gaps and/or deficiencies</w:t>
      </w:r>
      <w:r w:rsidR="00ED0540">
        <w:rPr>
          <w:rFonts w:asciiTheme="minorHAnsi" w:hAnsiTheme="minorHAnsi"/>
          <w:i w:val="0"/>
          <w:sz w:val="24"/>
          <w:szCs w:val="24"/>
        </w:rPr>
        <w:t xml:space="preserve"> detected during the D/As’ assessments</w:t>
      </w:r>
      <w:r w:rsidRPr="00D65586">
        <w:rPr>
          <w:rFonts w:asciiTheme="minorHAnsi" w:hAnsiTheme="minorHAnsi"/>
          <w:i w:val="0"/>
          <w:sz w:val="24"/>
          <w:szCs w:val="24"/>
        </w:rPr>
        <w:t xml:space="preserve">. </w:t>
      </w:r>
    </w:p>
    <w:p w14:paraId="523F5E18" w14:textId="77777777" w:rsidR="002D2299" w:rsidRPr="00D65586" w:rsidRDefault="002D2299" w:rsidP="00D212A7">
      <w:pPr>
        <w:pStyle w:val="ParagraphItalics"/>
        <w:ind w:left="720"/>
        <w:rPr>
          <w:rFonts w:asciiTheme="minorHAnsi" w:hAnsiTheme="minorHAnsi"/>
          <w:i w:val="0"/>
          <w:sz w:val="24"/>
          <w:szCs w:val="24"/>
        </w:rPr>
      </w:pPr>
      <w:r w:rsidRPr="00D65586">
        <w:rPr>
          <w:rFonts w:asciiTheme="minorHAnsi" w:hAnsiTheme="minorHAnsi"/>
          <w:i w:val="0"/>
          <w:sz w:val="24"/>
          <w:szCs w:val="24"/>
        </w:rPr>
        <w:t xml:space="preserve">The research centers for this activity are MIT-LL and PNNL.  The project will </w:t>
      </w:r>
      <w:r w:rsidR="00ED0540">
        <w:rPr>
          <w:rFonts w:asciiTheme="minorHAnsi" w:hAnsiTheme="minorHAnsi"/>
          <w:i w:val="0"/>
          <w:sz w:val="24"/>
          <w:szCs w:val="24"/>
        </w:rPr>
        <w:t xml:space="preserve">always try to </w:t>
      </w:r>
      <w:r w:rsidRPr="00D65586">
        <w:rPr>
          <w:rFonts w:asciiTheme="minorHAnsi" w:hAnsiTheme="minorHAnsi"/>
          <w:i w:val="0"/>
          <w:sz w:val="24"/>
          <w:szCs w:val="24"/>
        </w:rPr>
        <w:t>leverage</w:t>
      </w:r>
      <w:r w:rsidR="005F6890" w:rsidRPr="00D65586">
        <w:rPr>
          <w:rFonts w:asciiTheme="minorHAnsi" w:hAnsiTheme="minorHAnsi"/>
          <w:i w:val="0"/>
          <w:sz w:val="24"/>
          <w:szCs w:val="24"/>
        </w:rPr>
        <w:t xml:space="preserve"> commercially available solutions </w:t>
      </w:r>
      <w:r w:rsidR="00ED0540">
        <w:rPr>
          <w:rFonts w:asciiTheme="minorHAnsi" w:hAnsiTheme="minorHAnsi"/>
          <w:i w:val="0"/>
          <w:sz w:val="24"/>
          <w:szCs w:val="24"/>
        </w:rPr>
        <w:t xml:space="preserve">first, including existing </w:t>
      </w:r>
      <w:r w:rsidR="005F6890" w:rsidRPr="00D65586">
        <w:rPr>
          <w:rFonts w:asciiTheme="minorHAnsi" w:hAnsiTheme="minorHAnsi"/>
          <w:i w:val="0"/>
          <w:sz w:val="24"/>
          <w:szCs w:val="24"/>
        </w:rPr>
        <w:t>best practices from the commercial and private sector</w:t>
      </w:r>
      <w:r w:rsidR="00DE6AE8" w:rsidRPr="00D65586">
        <w:rPr>
          <w:rFonts w:asciiTheme="minorHAnsi" w:hAnsiTheme="minorHAnsi"/>
          <w:i w:val="0"/>
          <w:sz w:val="24"/>
          <w:szCs w:val="24"/>
        </w:rPr>
        <w:t>.</w:t>
      </w:r>
    </w:p>
    <w:p w14:paraId="6409B148" w14:textId="77777777" w:rsidR="00B2712F" w:rsidRPr="00D65586" w:rsidRDefault="00B2712F" w:rsidP="003D4397">
      <w:pPr>
        <w:pStyle w:val="Heading2"/>
        <w:tabs>
          <w:tab w:val="left" w:pos="990"/>
        </w:tabs>
        <w:ind w:left="900" w:hanging="540"/>
        <w:rPr>
          <w:rFonts w:asciiTheme="minorHAnsi" w:hAnsiTheme="minorHAnsi" w:cs="Times New Roman"/>
        </w:rPr>
      </w:pPr>
      <w:bookmarkStart w:id="467" w:name="_Toc364771688"/>
      <w:bookmarkStart w:id="468" w:name="_Toc474764720"/>
      <w:r w:rsidRPr="00D65586">
        <w:rPr>
          <w:rFonts w:asciiTheme="minorHAnsi" w:hAnsiTheme="minorHAnsi" w:cs="Times New Roman"/>
        </w:rPr>
        <w:lastRenderedPageBreak/>
        <w:t>Technology</w:t>
      </w:r>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r w:rsidR="0089616D" w:rsidRPr="00D65586">
        <w:rPr>
          <w:rFonts w:asciiTheme="minorHAnsi" w:hAnsiTheme="minorHAnsi" w:cs="Times New Roman"/>
        </w:rPr>
        <w:t xml:space="preserve"> </w:t>
      </w:r>
      <w:bookmarkEnd w:id="467"/>
      <w:r w:rsidR="001D5517" w:rsidRPr="00D65586">
        <w:rPr>
          <w:rFonts w:asciiTheme="minorHAnsi" w:hAnsiTheme="minorHAnsi" w:cs="Times New Roman"/>
        </w:rPr>
        <w:t>Scouting</w:t>
      </w:r>
      <w:bookmarkEnd w:id="468"/>
    </w:p>
    <w:p w14:paraId="62E30CF1" w14:textId="77777777" w:rsidR="00DE6AE8" w:rsidRPr="00D65586" w:rsidRDefault="00DE6AE8" w:rsidP="00D212A7">
      <w:pPr>
        <w:pStyle w:val="ParagraphItalics"/>
        <w:ind w:left="720"/>
        <w:rPr>
          <w:rFonts w:asciiTheme="minorHAnsi" w:hAnsiTheme="minorHAnsi"/>
          <w:i w:val="0"/>
          <w:sz w:val="24"/>
          <w:szCs w:val="24"/>
        </w:rPr>
      </w:pPr>
      <w:r w:rsidRPr="00D65586">
        <w:rPr>
          <w:rFonts w:asciiTheme="minorHAnsi" w:hAnsiTheme="minorHAnsi"/>
          <w:i w:val="0"/>
          <w:sz w:val="24"/>
          <w:szCs w:val="24"/>
        </w:rPr>
        <w:t xml:space="preserve">Technology scouting is a continuous process that needs to be </w:t>
      </w:r>
      <w:r w:rsidR="005921B3" w:rsidRPr="00D65586">
        <w:rPr>
          <w:rFonts w:asciiTheme="minorHAnsi" w:hAnsiTheme="minorHAnsi"/>
          <w:i w:val="0"/>
          <w:sz w:val="24"/>
          <w:szCs w:val="24"/>
        </w:rPr>
        <w:t>revisited</w:t>
      </w:r>
      <w:r w:rsidRPr="00D65586">
        <w:rPr>
          <w:rFonts w:asciiTheme="minorHAnsi" w:hAnsiTheme="minorHAnsi"/>
          <w:i w:val="0"/>
          <w:sz w:val="24"/>
          <w:szCs w:val="24"/>
        </w:rPr>
        <w:t xml:space="preserve"> and refined as a program evolves.  The Cyber Security Division performs technology scouting on a regular ba</w:t>
      </w:r>
      <w:r w:rsidR="00830459" w:rsidRPr="00D65586">
        <w:rPr>
          <w:rFonts w:asciiTheme="minorHAnsi" w:hAnsiTheme="minorHAnsi"/>
          <w:i w:val="0"/>
          <w:sz w:val="24"/>
          <w:szCs w:val="24"/>
        </w:rPr>
        <w:t>s</w:t>
      </w:r>
      <w:r w:rsidRPr="00D65586">
        <w:rPr>
          <w:rFonts w:asciiTheme="minorHAnsi" w:hAnsiTheme="minorHAnsi"/>
          <w:i w:val="0"/>
          <w:sz w:val="24"/>
          <w:szCs w:val="24"/>
        </w:rPr>
        <w:t>is through several proven methods:</w:t>
      </w:r>
    </w:p>
    <w:p w14:paraId="3B746812" w14:textId="77777777" w:rsidR="00DE6AE8" w:rsidRPr="00D65586" w:rsidRDefault="00DE6AE8" w:rsidP="003D4397">
      <w:pPr>
        <w:pStyle w:val="ParagraphItalics"/>
        <w:numPr>
          <w:ilvl w:val="0"/>
          <w:numId w:val="33"/>
        </w:numPr>
        <w:rPr>
          <w:rFonts w:asciiTheme="minorHAnsi" w:hAnsiTheme="minorHAnsi"/>
          <w:i w:val="0"/>
          <w:sz w:val="24"/>
          <w:szCs w:val="24"/>
        </w:rPr>
      </w:pPr>
      <w:r w:rsidRPr="00D65586">
        <w:rPr>
          <w:rFonts w:asciiTheme="minorHAnsi" w:hAnsiTheme="minorHAnsi"/>
          <w:i w:val="0"/>
          <w:sz w:val="24"/>
          <w:szCs w:val="24"/>
        </w:rPr>
        <w:t>Industry engagement events</w:t>
      </w:r>
      <w:r w:rsidR="004A15AB" w:rsidRPr="00D65586">
        <w:rPr>
          <w:rFonts w:asciiTheme="minorHAnsi" w:hAnsiTheme="minorHAnsi"/>
          <w:i w:val="0"/>
          <w:sz w:val="24"/>
          <w:szCs w:val="24"/>
        </w:rPr>
        <w:t>.  CSD sponsors several events and participates in a broad range of other industry and federal sponsored events, such as the an</w:t>
      </w:r>
      <w:r w:rsidR="005921B3" w:rsidRPr="00D65586">
        <w:rPr>
          <w:rFonts w:asciiTheme="minorHAnsi" w:hAnsiTheme="minorHAnsi"/>
          <w:i w:val="0"/>
          <w:sz w:val="24"/>
          <w:szCs w:val="24"/>
        </w:rPr>
        <w:t xml:space="preserve">nual RSA Conference, several events by the Security </w:t>
      </w:r>
      <w:r w:rsidR="003D4397" w:rsidRPr="00D65586">
        <w:rPr>
          <w:rFonts w:asciiTheme="minorHAnsi" w:hAnsiTheme="minorHAnsi"/>
          <w:i w:val="0"/>
          <w:sz w:val="24"/>
          <w:szCs w:val="24"/>
        </w:rPr>
        <w:t>Innovation</w:t>
      </w:r>
      <w:r w:rsidR="005921B3" w:rsidRPr="00D65586">
        <w:rPr>
          <w:rFonts w:asciiTheme="minorHAnsi" w:hAnsiTheme="minorHAnsi"/>
          <w:i w:val="0"/>
          <w:sz w:val="24"/>
          <w:szCs w:val="24"/>
        </w:rPr>
        <w:t xml:space="preserve"> Network (SINET), Black Hat </w:t>
      </w:r>
      <w:r w:rsidR="0022031F" w:rsidRPr="00D65586">
        <w:rPr>
          <w:rFonts w:asciiTheme="minorHAnsi" w:hAnsiTheme="minorHAnsi"/>
          <w:i w:val="0"/>
          <w:sz w:val="24"/>
          <w:szCs w:val="24"/>
        </w:rPr>
        <w:t xml:space="preserve">Conference </w:t>
      </w:r>
      <w:r w:rsidR="005921B3" w:rsidRPr="00D65586">
        <w:rPr>
          <w:rFonts w:asciiTheme="minorHAnsi" w:hAnsiTheme="minorHAnsi"/>
          <w:i w:val="0"/>
          <w:sz w:val="24"/>
          <w:szCs w:val="24"/>
        </w:rPr>
        <w:t xml:space="preserve">and the annual Small Business Innovation Research (SBIR) </w:t>
      </w:r>
      <w:r w:rsidR="0022031F" w:rsidRPr="00D65586">
        <w:rPr>
          <w:rFonts w:asciiTheme="minorHAnsi" w:hAnsiTheme="minorHAnsi"/>
          <w:i w:val="0"/>
          <w:sz w:val="24"/>
          <w:szCs w:val="24"/>
        </w:rPr>
        <w:t xml:space="preserve">Workshop </w:t>
      </w:r>
      <w:r w:rsidR="005921B3" w:rsidRPr="00D65586">
        <w:rPr>
          <w:rFonts w:asciiTheme="minorHAnsi" w:hAnsiTheme="minorHAnsi"/>
          <w:i w:val="0"/>
          <w:sz w:val="24"/>
          <w:szCs w:val="24"/>
        </w:rPr>
        <w:t xml:space="preserve">DHS </w:t>
      </w:r>
      <w:r w:rsidR="003D4397" w:rsidRPr="00D65586">
        <w:rPr>
          <w:rFonts w:asciiTheme="minorHAnsi" w:hAnsiTheme="minorHAnsi"/>
          <w:i w:val="0"/>
          <w:sz w:val="24"/>
          <w:szCs w:val="24"/>
        </w:rPr>
        <w:t>co-sponsors</w:t>
      </w:r>
      <w:r w:rsidR="005921B3" w:rsidRPr="00D65586">
        <w:rPr>
          <w:rFonts w:asciiTheme="minorHAnsi" w:hAnsiTheme="minorHAnsi"/>
          <w:i w:val="0"/>
          <w:sz w:val="24"/>
          <w:szCs w:val="24"/>
        </w:rPr>
        <w:t xml:space="preserve"> with DoD Office of the Assistant Secretary of De</w:t>
      </w:r>
      <w:r w:rsidR="0022031F" w:rsidRPr="00D65586">
        <w:rPr>
          <w:rFonts w:asciiTheme="minorHAnsi" w:hAnsiTheme="minorHAnsi"/>
          <w:i w:val="0"/>
          <w:sz w:val="24"/>
          <w:szCs w:val="24"/>
        </w:rPr>
        <w:t>fense, Research and Engineering and the National Science Foundation.</w:t>
      </w:r>
    </w:p>
    <w:p w14:paraId="7BC9514D" w14:textId="77777777" w:rsidR="00DE6AE8" w:rsidRPr="00D65586" w:rsidRDefault="00DE6AE8" w:rsidP="003D4397">
      <w:pPr>
        <w:pStyle w:val="ParagraphItalics"/>
        <w:numPr>
          <w:ilvl w:val="0"/>
          <w:numId w:val="33"/>
        </w:numPr>
        <w:rPr>
          <w:rFonts w:asciiTheme="minorHAnsi" w:hAnsiTheme="minorHAnsi"/>
          <w:i w:val="0"/>
          <w:sz w:val="24"/>
          <w:szCs w:val="24"/>
        </w:rPr>
      </w:pPr>
      <w:r w:rsidRPr="00D65586">
        <w:rPr>
          <w:rFonts w:asciiTheme="minorHAnsi" w:hAnsiTheme="minorHAnsi"/>
          <w:i w:val="0"/>
          <w:sz w:val="24"/>
          <w:szCs w:val="24"/>
        </w:rPr>
        <w:t>The Tran</w:t>
      </w:r>
      <w:r w:rsidR="007D2868" w:rsidRPr="00D65586">
        <w:rPr>
          <w:rFonts w:asciiTheme="minorHAnsi" w:hAnsiTheme="minorHAnsi"/>
          <w:i w:val="0"/>
          <w:sz w:val="24"/>
          <w:szCs w:val="24"/>
        </w:rPr>
        <w:t xml:space="preserve">sition to Practice </w:t>
      </w:r>
      <w:r w:rsidR="003D4397" w:rsidRPr="00D65586">
        <w:rPr>
          <w:rFonts w:asciiTheme="minorHAnsi" w:hAnsiTheme="minorHAnsi"/>
          <w:i w:val="0"/>
          <w:sz w:val="24"/>
          <w:szCs w:val="24"/>
        </w:rPr>
        <w:t xml:space="preserve">(TTP) </w:t>
      </w:r>
      <w:r w:rsidR="007D2868" w:rsidRPr="00D65586">
        <w:rPr>
          <w:rFonts w:asciiTheme="minorHAnsi" w:hAnsiTheme="minorHAnsi"/>
          <w:i w:val="0"/>
          <w:sz w:val="24"/>
          <w:szCs w:val="24"/>
        </w:rPr>
        <w:t>Project regularly identifies technologies developed by other Federal research activities (</w:t>
      </w:r>
      <w:r w:rsidR="004A15AB" w:rsidRPr="00D65586">
        <w:rPr>
          <w:rFonts w:asciiTheme="minorHAnsi" w:hAnsiTheme="minorHAnsi"/>
          <w:i w:val="0"/>
          <w:sz w:val="24"/>
          <w:szCs w:val="24"/>
        </w:rPr>
        <w:t>primarily</w:t>
      </w:r>
      <w:r w:rsidR="007D2868" w:rsidRPr="00D65586">
        <w:rPr>
          <w:rFonts w:asciiTheme="minorHAnsi" w:hAnsiTheme="minorHAnsi"/>
          <w:i w:val="0"/>
          <w:sz w:val="24"/>
          <w:szCs w:val="24"/>
        </w:rPr>
        <w:t xml:space="preserve"> Department of Energy Laboratories</w:t>
      </w:r>
      <w:r w:rsidR="003D4397" w:rsidRPr="00D65586">
        <w:rPr>
          <w:rFonts w:asciiTheme="minorHAnsi" w:hAnsiTheme="minorHAnsi"/>
          <w:i w:val="0"/>
          <w:sz w:val="24"/>
          <w:szCs w:val="24"/>
        </w:rPr>
        <w:t xml:space="preserve">, but also including </w:t>
      </w:r>
      <w:r w:rsidR="00B1536B" w:rsidRPr="00D65586">
        <w:rPr>
          <w:rFonts w:asciiTheme="minorHAnsi" w:hAnsiTheme="minorHAnsi"/>
          <w:i w:val="0"/>
          <w:sz w:val="24"/>
          <w:szCs w:val="24"/>
        </w:rPr>
        <w:t>DOD</w:t>
      </w:r>
      <w:r w:rsidR="003D4397" w:rsidRPr="00D65586">
        <w:rPr>
          <w:rFonts w:asciiTheme="minorHAnsi" w:hAnsiTheme="minorHAnsi"/>
          <w:i w:val="0"/>
          <w:sz w:val="24"/>
          <w:szCs w:val="24"/>
        </w:rPr>
        <w:t xml:space="preserve"> labs. </w:t>
      </w:r>
    </w:p>
    <w:p w14:paraId="75410436" w14:textId="77777777" w:rsidR="00FB2691" w:rsidRDefault="00FB2691" w:rsidP="003D4397">
      <w:pPr>
        <w:pStyle w:val="ParagraphItalics"/>
        <w:numPr>
          <w:ilvl w:val="0"/>
          <w:numId w:val="33"/>
        </w:numPr>
        <w:rPr>
          <w:rFonts w:asciiTheme="minorHAnsi" w:hAnsiTheme="minorHAnsi"/>
          <w:i w:val="0"/>
          <w:sz w:val="24"/>
          <w:szCs w:val="24"/>
        </w:rPr>
      </w:pPr>
      <w:r>
        <w:rPr>
          <w:rFonts w:asciiTheme="minorHAnsi" w:hAnsiTheme="minorHAnsi"/>
          <w:i w:val="0"/>
          <w:sz w:val="24"/>
          <w:szCs w:val="24"/>
        </w:rPr>
        <w:t xml:space="preserve">Scouting of commercially available solutions in the private sector with several partners such as Google, Microsoft, </w:t>
      </w:r>
      <w:r w:rsidR="00035E4F">
        <w:rPr>
          <w:rFonts w:asciiTheme="minorHAnsi" w:hAnsiTheme="minorHAnsi"/>
          <w:i w:val="0"/>
          <w:sz w:val="24"/>
          <w:szCs w:val="24"/>
        </w:rPr>
        <w:t xml:space="preserve">RSA, Tenable, </w:t>
      </w:r>
      <w:r>
        <w:rPr>
          <w:rFonts w:asciiTheme="minorHAnsi" w:hAnsiTheme="minorHAnsi"/>
          <w:i w:val="0"/>
          <w:sz w:val="24"/>
          <w:szCs w:val="24"/>
        </w:rPr>
        <w:t>and more.</w:t>
      </w:r>
    </w:p>
    <w:p w14:paraId="5A4B7497" w14:textId="77777777" w:rsidR="00035E4F" w:rsidRDefault="00035E4F" w:rsidP="003D4397">
      <w:pPr>
        <w:pStyle w:val="ParagraphItalics"/>
        <w:numPr>
          <w:ilvl w:val="0"/>
          <w:numId w:val="33"/>
        </w:numPr>
        <w:rPr>
          <w:rFonts w:asciiTheme="minorHAnsi" w:hAnsiTheme="minorHAnsi"/>
          <w:i w:val="0"/>
          <w:sz w:val="24"/>
          <w:szCs w:val="24"/>
        </w:rPr>
      </w:pPr>
      <w:r>
        <w:rPr>
          <w:rFonts w:asciiTheme="minorHAnsi" w:hAnsiTheme="minorHAnsi"/>
          <w:i w:val="0"/>
          <w:sz w:val="24"/>
          <w:szCs w:val="24"/>
        </w:rPr>
        <w:t xml:space="preserve">Leveraging expertise from top experts in the private sector and world renowned labs </w:t>
      </w:r>
    </w:p>
    <w:p w14:paraId="1BC4B121" w14:textId="77777777" w:rsidR="00DE6AE8" w:rsidRPr="00D65586" w:rsidRDefault="00DE6AE8" w:rsidP="003D4397">
      <w:pPr>
        <w:pStyle w:val="ParagraphItalics"/>
        <w:numPr>
          <w:ilvl w:val="0"/>
          <w:numId w:val="33"/>
        </w:numPr>
        <w:rPr>
          <w:rFonts w:asciiTheme="minorHAnsi" w:hAnsiTheme="minorHAnsi"/>
          <w:i w:val="0"/>
          <w:sz w:val="24"/>
          <w:szCs w:val="24"/>
        </w:rPr>
      </w:pPr>
      <w:r w:rsidRPr="00D65586">
        <w:rPr>
          <w:rFonts w:asciiTheme="minorHAnsi" w:hAnsiTheme="minorHAnsi"/>
          <w:i w:val="0"/>
          <w:sz w:val="24"/>
          <w:szCs w:val="24"/>
        </w:rPr>
        <w:t xml:space="preserve">Interagency coordination.  CSD co-chairs the </w:t>
      </w:r>
      <w:r w:rsidR="003D4397" w:rsidRPr="00D65586">
        <w:rPr>
          <w:rFonts w:asciiTheme="minorHAnsi" w:hAnsiTheme="minorHAnsi"/>
          <w:i w:val="0"/>
          <w:sz w:val="24"/>
          <w:szCs w:val="24"/>
        </w:rPr>
        <w:t>Networking and Information Technology research and Development (</w:t>
      </w:r>
      <w:r w:rsidR="00830459" w:rsidRPr="00D65586">
        <w:rPr>
          <w:rFonts w:asciiTheme="minorHAnsi" w:hAnsiTheme="minorHAnsi"/>
          <w:i w:val="0"/>
          <w:sz w:val="24"/>
          <w:szCs w:val="24"/>
        </w:rPr>
        <w:t>NITRD</w:t>
      </w:r>
      <w:r w:rsidR="003D4397" w:rsidRPr="00D65586">
        <w:rPr>
          <w:rFonts w:asciiTheme="minorHAnsi" w:hAnsiTheme="minorHAnsi"/>
          <w:i w:val="0"/>
          <w:sz w:val="24"/>
          <w:szCs w:val="24"/>
        </w:rPr>
        <w:t>) Program’s Cyber Security and Information Assurance (</w:t>
      </w:r>
      <w:r w:rsidR="00830459" w:rsidRPr="00D65586">
        <w:rPr>
          <w:rFonts w:asciiTheme="minorHAnsi" w:hAnsiTheme="minorHAnsi"/>
          <w:i w:val="0"/>
          <w:sz w:val="24"/>
          <w:szCs w:val="24"/>
        </w:rPr>
        <w:t>CSIA</w:t>
      </w:r>
      <w:r w:rsidR="003D4397" w:rsidRPr="00D65586">
        <w:rPr>
          <w:rFonts w:asciiTheme="minorHAnsi" w:hAnsiTheme="minorHAnsi"/>
          <w:i w:val="0"/>
          <w:sz w:val="24"/>
          <w:szCs w:val="24"/>
        </w:rPr>
        <w:t>) Interagency Working Group (</w:t>
      </w:r>
      <w:r w:rsidR="00830459" w:rsidRPr="00D65586">
        <w:rPr>
          <w:rFonts w:asciiTheme="minorHAnsi" w:hAnsiTheme="minorHAnsi"/>
          <w:i w:val="0"/>
          <w:sz w:val="24"/>
          <w:szCs w:val="24"/>
        </w:rPr>
        <w:t>IWG</w:t>
      </w:r>
      <w:r w:rsidR="003D4397" w:rsidRPr="00D65586">
        <w:rPr>
          <w:rFonts w:asciiTheme="minorHAnsi" w:hAnsiTheme="minorHAnsi"/>
          <w:i w:val="0"/>
          <w:sz w:val="24"/>
          <w:szCs w:val="24"/>
        </w:rPr>
        <w:t>).  T</w:t>
      </w:r>
      <w:r w:rsidR="00830459" w:rsidRPr="00D65586">
        <w:rPr>
          <w:rFonts w:asciiTheme="minorHAnsi" w:hAnsiTheme="minorHAnsi"/>
          <w:i w:val="0"/>
          <w:sz w:val="24"/>
          <w:szCs w:val="24"/>
        </w:rPr>
        <w:t xml:space="preserve">hrough monthly meetings and collaborations on specific technical planning projects, </w:t>
      </w:r>
      <w:r w:rsidR="003D4397" w:rsidRPr="00D65586">
        <w:rPr>
          <w:rFonts w:asciiTheme="minorHAnsi" w:hAnsiTheme="minorHAnsi"/>
          <w:i w:val="0"/>
          <w:sz w:val="24"/>
          <w:szCs w:val="24"/>
        </w:rPr>
        <w:t xml:space="preserve">CSD </w:t>
      </w:r>
      <w:r w:rsidR="00830459" w:rsidRPr="00D65586">
        <w:rPr>
          <w:rFonts w:asciiTheme="minorHAnsi" w:hAnsiTheme="minorHAnsi"/>
          <w:i w:val="0"/>
          <w:sz w:val="24"/>
          <w:szCs w:val="24"/>
        </w:rPr>
        <w:t xml:space="preserve">stays up to date on what the 15 other Federal Agency </w:t>
      </w:r>
      <w:r w:rsidR="004A15AB" w:rsidRPr="00D65586">
        <w:rPr>
          <w:rFonts w:asciiTheme="minorHAnsi" w:hAnsiTheme="minorHAnsi"/>
          <w:i w:val="0"/>
          <w:sz w:val="24"/>
          <w:szCs w:val="24"/>
        </w:rPr>
        <w:t>participants</w:t>
      </w:r>
      <w:r w:rsidR="00830459" w:rsidRPr="00D65586">
        <w:rPr>
          <w:rFonts w:asciiTheme="minorHAnsi" w:hAnsiTheme="minorHAnsi"/>
          <w:i w:val="0"/>
          <w:sz w:val="24"/>
          <w:szCs w:val="24"/>
        </w:rPr>
        <w:t xml:space="preserve"> in the IWG are funding across a broad range of cyber security topics</w:t>
      </w:r>
      <w:r w:rsidR="007D2868" w:rsidRPr="00D65586">
        <w:rPr>
          <w:rFonts w:asciiTheme="minorHAnsi" w:hAnsiTheme="minorHAnsi"/>
          <w:i w:val="0"/>
          <w:sz w:val="24"/>
          <w:szCs w:val="24"/>
        </w:rPr>
        <w:t xml:space="preserve">, some of which </w:t>
      </w:r>
      <w:r w:rsidR="003D4397" w:rsidRPr="00D65586">
        <w:rPr>
          <w:rFonts w:asciiTheme="minorHAnsi" w:hAnsiTheme="minorHAnsi"/>
          <w:i w:val="0"/>
          <w:sz w:val="24"/>
          <w:szCs w:val="24"/>
        </w:rPr>
        <w:t xml:space="preserve">are directly </w:t>
      </w:r>
      <w:r w:rsidR="007D2868" w:rsidRPr="00D65586">
        <w:rPr>
          <w:rFonts w:asciiTheme="minorHAnsi" w:hAnsiTheme="minorHAnsi"/>
          <w:i w:val="0"/>
          <w:sz w:val="24"/>
          <w:szCs w:val="24"/>
        </w:rPr>
        <w:t>applicable to the</w:t>
      </w:r>
      <w:r w:rsidR="003D4397" w:rsidRPr="00D65586">
        <w:rPr>
          <w:rFonts w:asciiTheme="minorHAnsi" w:hAnsiTheme="minorHAnsi"/>
          <w:i w:val="0"/>
          <w:sz w:val="24"/>
          <w:szCs w:val="24"/>
        </w:rPr>
        <w:t xml:space="preserve"> requirements of the </w:t>
      </w:r>
      <w:r w:rsidR="0022031F" w:rsidRPr="00D65586">
        <w:rPr>
          <w:rFonts w:asciiTheme="minorHAnsi" w:hAnsiTheme="minorHAnsi"/>
          <w:i w:val="0"/>
          <w:sz w:val="24"/>
          <w:szCs w:val="24"/>
        </w:rPr>
        <w:t>Cyber.gov</w:t>
      </w:r>
      <w:r w:rsidR="003D4397" w:rsidRPr="00D65586">
        <w:rPr>
          <w:rFonts w:asciiTheme="minorHAnsi" w:hAnsiTheme="minorHAnsi"/>
          <w:i w:val="0"/>
          <w:sz w:val="24"/>
          <w:szCs w:val="24"/>
        </w:rPr>
        <w:t xml:space="preserve"> research.</w:t>
      </w:r>
      <w:r w:rsidR="007D2868" w:rsidRPr="00D65586">
        <w:rPr>
          <w:rFonts w:asciiTheme="minorHAnsi" w:hAnsiTheme="minorHAnsi"/>
          <w:i w:val="0"/>
          <w:sz w:val="24"/>
          <w:szCs w:val="24"/>
        </w:rPr>
        <w:t xml:space="preserve"> </w:t>
      </w:r>
    </w:p>
    <w:p w14:paraId="63CC0485" w14:textId="77777777" w:rsidR="007D2868" w:rsidRPr="00D65586" w:rsidRDefault="00DE6AE8" w:rsidP="00DE6AE8">
      <w:pPr>
        <w:pStyle w:val="ParagraphItalics"/>
        <w:ind w:left="720"/>
        <w:rPr>
          <w:rFonts w:asciiTheme="minorHAnsi" w:hAnsiTheme="minorHAnsi"/>
          <w:i w:val="0"/>
          <w:sz w:val="24"/>
          <w:szCs w:val="24"/>
        </w:rPr>
      </w:pPr>
      <w:r w:rsidRPr="00D65586">
        <w:rPr>
          <w:rFonts w:asciiTheme="minorHAnsi" w:hAnsiTheme="minorHAnsi"/>
          <w:i w:val="0"/>
          <w:sz w:val="24"/>
          <w:szCs w:val="24"/>
        </w:rPr>
        <w:t>Membe</w:t>
      </w:r>
      <w:r w:rsidR="007D2868" w:rsidRPr="00D65586">
        <w:rPr>
          <w:rFonts w:asciiTheme="minorHAnsi" w:hAnsiTheme="minorHAnsi"/>
          <w:i w:val="0"/>
          <w:sz w:val="24"/>
          <w:szCs w:val="24"/>
        </w:rPr>
        <w:t>r</w:t>
      </w:r>
      <w:r w:rsidRPr="00D65586">
        <w:rPr>
          <w:rFonts w:asciiTheme="minorHAnsi" w:hAnsiTheme="minorHAnsi"/>
          <w:i w:val="0"/>
          <w:sz w:val="24"/>
          <w:szCs w:val="24"/>
        </w:rPr>
        <w:t xml:space="preserve">s of the </w:t>
      </w:r>
      <w:r w:rsidR="0022031F" w:rsidRPr="00D65586">
        <w:rPr>
          <w:rFonts w:asciiTheme="minorHAnsi" w:hAnsiTheme="minorHAnsi"/>
          <w:i w:val="0"/>
          <w:sz w:val="24"/>
          <w:szCs w:val="24"/>
        </w:rPr>
        <w:t>Cyber.gov</w:t>
      </w:r>
      <w:r w:rsidRPr="00D65586">
        <w:rPr>
          <w:rFonts w:asciiTheme="minorHAnsi" w:hAnsiTheme="minorHAnsi"/>
          <w:i w:val="0"/>
          <w:sz w:val="24"/>
          <w:szCs w:val="24"/>
        </w:rPr>
        <w:t xml:space="preserve"> team attend </w:t>
      </w:r>
      <w:r w:rsidR="005C1985" w:rsidRPr="00D65586">
        <w:rPr>
          <w:rFonts w:asciiTheme="minorHAnsi" w:hAnsiTheme="minorHAnsi"/>
          <w:i w:val="0"/>
          <w:sz w:val="24"/>
          <w:szCs w:val="24"/>
        </w:rPr>
        <w:t>several</w:t>
      </w:r>
      <w:r w:rsidRPr="00D65586">
        <w:rPr>
          <w:rFonts w:asciiTheme="minorHAnsi" w:hAnsiTheme="minorHAnsi"/>
          <w:i w:val="0"/>
          <w:sz w:val="24"/>
          <w:szCs w:val="24"/>
        </w:rPr>
        <w:t xml:space="preserve"> of these events to determine the applicability of new or existing technologies in this space.</w:t>
      </w:r>
      <w:r w:rsidR="007D2868" w:rsidRPr="00D65586">
        <w:rPr>
          <w:rFonts w:asciiTheme="minorHAnsi" w:hAnsiTheme="minorHAnsi"/>
          <w:i w:val="0"/>
          <w:sz w:val="24"/>
          <w:szCs w:val="24"/>
        </w:rPr>
        <w:t xml:space="preserve">    </w:t>
      </w:r>
    </w:p>
    <w:p w14:paraId="24D651BD" w14:textId="77777777" w:rsidR="007A4AFD" w:rsidRPr="00D65586" w:rsidRDefault="00B2712F" w:rsidP="003D4397">
      <w:pPr>
        <w:pStyle w:val="Heading2"/>
        <w:tabs>
          <w:tab w:val="left" w:pos="990"/>
        </w:tabs>
        <w:ind w:left="900" w:hanging="540"/>
        <w:rPr>
          <w:rFonts w:asciiTheme="minorHAnsi" w:hAnsiTheme="minorHAnsi" w:cs="Times New Roman"/>
        </w:rPr>
      </w:pPr>
      <w:bookmarkStart w:id="469" w:name="_Toc299031959"/>
      <w:bookmarkStart w:id="470" w:name="_Toc299373350"/>
      <w:bookmarkStart w:id="471" w:name="_Toc300064092"/>
      <w:bookmarkStart w:id="472" w:name="_Toc300236520"/>
      <w:bookmarkStart w:id="473" w:name="_Toc300845428"/>
      <w:bookmarkStart w:id="474" w:name="_Toc313612716"/>
      <w:bookmarkStart w:id="475" w:name="_Toc315868998"/>
      <w:bookmarkStart w:id="476" w:name="_Toc364771689"/>
      <w:bookmarkStart w:id="477" w:name="_Toc474764721"/>
      <w:r w:rsidRPr="00D65586">
        <w:rPr>
          <w:rFonts w:asciiTheme="minorHAnsi" w:hAnsiTheme="minorHAnsi" w:cs="Times New Roman"/>
        </w:rPr>
        <w:lastRenderedPageBreak/>
        <w:t>Technical Approach</w:t>
      </w:r>
      <w:bookmarkEnd w:id="469"/>
      <w:bookmarkEnd w:id="470"/>
      <w:bookmarkEnd w:id="471"/>
      <w:bookmarkEnd w:id="472"/>
      <w:bookmarkEnd w:id="473"/>
      <w:bookmarkEnd w:id="474"/>
      <w:bookmarkEnd w:id="475"/>
      <w:bookmarkEnd w:id="476"/>
      <w:bookmarkEnd w:id="477"/>
    </w:p>
    <w:p w14:paraId="4D0A76F5" w14:textId="77777777" w:rsidR="007A4AFD" w:rsidRPr="00D65586" w:rsidRDefault="00C30DDB" w:rsidP="00D212A7">
      <w:pPr>
        <w:pStyle w:val="Heading3"/>
        <w:rPr>
          <w:rFonts w:asciiTheme="minorHAnsi" w:hAnsiTheme="minorHAnsi" w:cs="Times New Roman"/>
          <w:sz w:val="24"/>
          <w:szCs w:val="24"/>
        </w:rPr>
      </w:pPr>
      <w:bookmarkStart w:id="478" w:name="_Toc314117791"/>
      <w:bookmarkStart w:id="479" w:name="_Toc315863711"/>
      <w:bookmarkStart w:id="480" w:name="_Toc315868999"/>
      <w:bookmarkStart w:id="481" w:name="_Toc315870430"/>
      <w:bookmarkStart w:id="482" w:name="_Toc315961202"/>
      <w:bookmarkStart w:id="483" w:name="_Toc315961334"/>
      <w:bookmarkStart w:id="484" w:name="_Toc315961466"/>
      <w:bookmarkStart w:id="485" w:name="_Toc315961598"/>
      <w:bookmarkStart w:id="486" w:name="_Toc315961731"/>
      <w:bookmarkStart w:id="487" w:name="_Toc315961865"/>
      <w:bookmarkStart w:id="488" w:name="_Toc315961999"/>
      <w:bookmarkStart w:id="489" w:name="_Toc315962134"/>
      <w:bookmarkStart w:id="490" w:name="_Toc315962268"/>
      <w:bookmarkStart w:id="491" w:name="_Toc315962404"/>
      <w:bookmarkStart w:id="492" w:name="_Toc315962540"/>
      <w:bookmarkStart w:id="493" w:name="_Toc315962747"/>
      <w:bookmarkStart w:id="494" w:name="_Toc316480274"/>
      <w:bookmarkStart w:id="495" w:name="_Toc316480694"/>
      <w:bookmarkStart w:id="496" w:name="_Toc474764722"/>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r w:rsidRPr="00D65586">
        <w:rPr>
          <w:rFonts w:asciiTheme="minorHAnsi" w:hAnsiTheme="minorHAnsi" w:cs="Times New Roman"/>
          <w:sz w:val="24"/>
          <w:szCs w:val="24"/>
        </w:rPr>
        <w:t>Trade Space Analysis</w:t>
      </w:r>
      <w:bookmarkEnd w:id="496"/>
    </w:p>
    <w:p w14:paraId="258270CB" w14:textId="77777777" w:rsidR="005921B3" w:rsidRPr="00D65586" w:rsidRDefault="005921B3" w:rsidP="00D212A7">
      <w:pPr>
        <w:pStyle w:val="ParagraphItalics"/>
        <w:ind w:left="720"/>
        <w:rPr>
          <w:rFonts w:asciiTheme="minorHAnsi" w:hAnsiTheme="minorHAnsi"/>
          <w:i w:val="0"/>
          <w:sz w:val="24"/>
          <w:szCs w:val="24"/>
        </w:rPr>
      </w:pPr>
      <w:r w:rsidRPr="00D65586">
        <w:rPr>
          <w:rFonts w:asciiTheme="minorHAnsi" w:hAnsiTheme="minorHAnsi"/>
          <w:i w:val="0"/>
          <w:sz w:val="24"/>
          <w:szCs w:val="24"/>
        </w:rPr>
        <w:t xml:space="preserve">The first year of the </w:t>
      </w:r>
      <w:r w:rsidR="0022031F" w:rsidRPr="00D65586">
        <w:rPr>
          <w:rFonts w:asciiTheme="minorHAnsi" w:hAnsiTheme="minorHAnsi"/>
          <w:i w:val="0"/>
          <w:sz w:val="24"/>
          <w:szCs w:val="24"/>
        </w:rPr>
        <w:t>Cyber.gov</w:t>
      </w:r>
      <w:r w:rsidRPr="00D65586">
        <w:rPr>
          <w:rFonts w:asciiTheme="minorHAnsi" w:hAnsiTheme="minorHAnsi"/>
          <w:i w:val="0"/>
          <w:sz w:val="24"/>
          <w:szCs w:val="24"/>
        </w:rPr>
        <w:t xml:space="preserve"> program is a significant trade space analysis exercise.  Specific tasks that will be used to determine a</w:t>
      </w:r>
      <w:r w:rsidR="00746F95" w:rsidRPr="00D65586">
        <w:rPr>
          <w:rFonts w:asciiTheme="minorHAnsi" w:hAnsiTheme="minorHAnsi"/>
          <w:i w:val="0"/>
          <w:sz w:val="24"/>
          <w:szCs w:val="24"/>
        </w:rPr>
        <w:t xml:space="preserve"> </w:t>
      </w:r>
      <w:r w:rsidRPr="00D65586">
        <w:rPr>
          <w:rFonts w:asciiTheme="minorHAnsi" w:hAnsiTheme="minorHAnsi"/>
          <w:i w:val="0"/>
          <w:sz w:val="24"/>
          <w:szCs w:val="24"/>
        </w:rPr>
        <w:t>final technical approach include:</w:t>
      </w:r>
    </w:p>
    <w:p w14:paraId="182DE2C8" w14:textId="77777777" w:rsidR="00746F95" w:rsidRPr="00D65586" w:rsidRDefault="005921B3" w:rsidP="00746F95">
      <w:pPr>
        <w:pStyle w:val="ParagraphItalics"/>
        <w:ind w:left="720"/>
        <w:rPr>
          <w:rFonts w:asciiTheme="minorHAnsi" w:hAnsiTheme="minorHAnsi"/>
          <w:i w:val="0"/>
          <w:sz w:val="24"/>
          <w:szCs w:val="24"/>
        </w:rPr>
      </w:pPr>
      <w:r w:rsidRPr="00D65586">
        <w:rPr>
          <w:rFonts w:asciiTheme="minorHAnsi" w:hAnsiTheme="minorHAnsi"/>
          <w:b/>
          <w:i w:val="0"/>
          <w:sz w:val="24"/>
          <w:szCs w:val="24"/>
          <w:u w:val="single"/>
        </w:rPr>
        <w:t>Architectural Analysis.</w:t>
      </w:r>
      <w:r w:rsidRPr="00D65586">
        <w:rPr>
          <w:rFonts w:asciiTheme="minorHAnsi" w:hAnsiTheme="minorHAnsi"/>
          <w:i w:val="0"/>
          <w:sz w:val="24"/>
          <w:szCs w:val="24"/>
        </w:rPr>
        <w:t xml:space="preserve"> </w:t>
      </w:r>
      <w:r w:rsidR="00790B21">
        <w:rPr>
          <w:rFonts w:asciiTheme="minorHAnsi" w:hAnsiTheme="minorHAnsi"/>
          <w:i w:val="0"/>
          <w:sz w:val="24"/>
          <w:szCs w:val="24"/>
        </w:rPr>
        <w:t xml:space="preserve"> Task C2.</w:t>
      </w:r>
      <w:r w:rsidRPr="00D65586">
        <w:rPr>
          <w:rFonts w:asciiTheme="minorHAnsi" w:hAnsiTheme="minorHAnsi"/>
          <w:i w:val="0"/>
          <w:sz w:val="24"/>
          <w:szCs w:val="24"/>
        </w:rPr>
        <w:t xml:space="preserve"> </w:t>
      </w:r>
      <w:r w:rsidR="00746F95" w:rsidRPr="00D65586">
        <w:rPr>
          <w:rFonts w:asciiTheme="minorHAnsi" w:hAnsiTheme="minorHAnsi"/>
          <w:i w:val="0"/>
          <w:sz w:val="24"/>
          <w:szCs w:val="24"/>
        </w:rPr>
        <w:t xml:space="preserve">The objective of this task through the life of the </w:t>
      </w:r>
      <w:r w:rsidR="0022031F" w:rsidRPr="00D65586">
        <w:rPr>
          <w:rFonts w:asciiTheme="minorHAnsi" w:hAnsiTheme="minorHAnsi"/>
          <w:i w:val="0"/>
          <w:sz w:val="24"/>
          <w:szCs w:val="24"/>
        </w:rPr>
        <w:t>Cyber.gov</w:t>
      </w:r>
      <w:r w:rsidR="00746F95" w:rsidRPr="00D65586">
        <w:rPr>
          <w:rFonts w:asciiTheme="minorHAnsi" w:hAnsiTheme="minorHAnsi"/>
          <w:i w:val="0"/>
          <w:sz w:val="24"/>
          <w:szCs w:val="24"/>
        </w:rPr>
        <w:t xml:space="preserve"> program is to very significantly improve upon</w:t>
      </w:r>
      <w:r w:rsidR="005C1985" w:rsidRPr="00D65586">
        <w:rPr>
          <w:rFonts w:asciiTheme="minorHAnsi" w:hAnsiTheme="minorHAnsi"/>
          <w:i w:val="0"/>
          <w:sz w:val="24"/>
          <w:szCs w:val="24"/>
        </w:rPr>
        <w:t xml:space="preserve"> </w:t>
      </w:r>
      <w:r w:rsidR="00746F95" w:rsidRPr="00D65586">
        <w:rPr>
          <w:rFonts w:asciiTheme="minorHAnsi" w:hAnsiTheme="minorHAnsi"/>
          <w:i w:val="0"/>
          <w:sz w:val="24"/>
          <w:szCs w:val="24"/>
        </w:rPr>
        <w:t>the existing NCPS architecture</w:t>
      </w:r>
      <w:r w:rsidR="005C1985" w:rsidRPr="00D65586">
        <w:rPr>
          <w:rFonts w:asciiTheme="minorHAnsi" w:hAnsiTheme="minorHAnsi"/>
          <w:i w:val="0"/>
          <w:sz w:val="24"/>
          <w:szCs w:val="24"/>
        </w:rPr>
        <w:t>, adding several additional layers in order to better protect the current cyber posture of the .Gov domain</w:t>
      </w:r>
      <w:r w:rsidR="00746F95" w:rsidRPr="00D65586">
        <w:rPr>
          <w:rFonts w:asciiTheme="minorHAnsi" w:hAnsiTheme="minorHAnsi"/>
          <w:i w:val="0"/>
          <w:sz w:val="24"/>
          <w:szCs w:val="24"/>
        </w:rPr>
        <w:t>.  This effort will review</w:t>
      </w:r>
      <w:r w:rsidR="00035E4F">
        <w:rPr>
          <w:rFonts w:asciiTheme="minorHAnsi" w:hAnsiTheme="minorHAnsi"/>
          <w:i w:val="0"/>
          <w:sz w:val="24"/>
          <w:szCs w:val="24"/>
        </w:rPr>
        <w:t xml:space="preserve"> best practices, NIST publications and the</w:t>
      </w:r>
      <w:r w:rsidR="00746F95" w:rsidRPr="00D65586">
        <w:rPr>
          <w:rFonts w:asciiTheme="minorHAnsi" w:hAnsiTheme="minorHAnsi"/>
          <w:i w:val="0"/>
          <w:sz w:val="24"/>
          <w:szCs w:val="24"/>
        </w:rPr>
        <w:t xml:space="preserve"> 3 previous studies’ key findings and recommendations and provide a data call to the other sub-teams within the </w:t>
      </w:r>
      <w:r w:rsidR="0022031F" w:rsidRPr="00D65586">
        <w:rPr>
          <w:rFonts w:asciiTheme="minorHAnsi" w:hAnsiTheme="minorHAnsi"/>
          <w:i w:val="0"/>
          <w:sz w:val="24"/>
          <w:szCs w:val="24"/>
        </w:rPr>
        <w:t>Cyber.gov</w:t>
      </w:r>
      <w:r w:rsidR="00746F95" w:rsidRPr="00D65586">
        <w:rPr>
          <w:rFonts w:asciiTheme="minorHAnsi" w:hAnsiTheme="minorHAnsi"/>
          <w:i w:val="0"/>
          <w:sz w:val="24"/>
          <w:szCs w:val="24"/>
        </w:rPr>
        <w:t xml:space="preserve"> effort.  This data call will include (but will not be limited to) an understanding of cyber-related operations, industry standards, and the threat landscape by the System Analysis sub-team, an assessment of the effectiveness of the current classified indicators compared to commercially available indicators and the additional value of NCPS over the security mechanisms already in place at the D/As – by the Metrics and Data Analysis sub-team.  Information, analysis and assessment results collected, along with substantial knowledge of current state-of-the-art and best practices, will enable the Architecture sub-team to design and eventually deploy an improved architecture.</w:t>
      </w:r>
    </w:p>
    <w:p w14:paraId="3361CDA0" w14:textId="77777777" w:rsidR="005C1985" w:rsidRPr="00D65586" w:rsidRDefault="00746F95" w:rsidP="00746F95">
      <w:pPr>
        <w:pStyle w:val="ParagraphItalics"/>
        <w:ind w:left="720"/>
        <w:rPr>
          <w:rFonts w:asciiTheme="minorHAnsi" w:hAnsiTheme="minorHAnsi"/>
          <w:i w:val="0"/>
          <w:sz w:val="24"/>
          <w:szCs w:val="24"/>
        </w:rPr>
      </w:pPr>
      <w:r w:rsidRPr="00D65586">
        <w:rPr>
          <w:rFonts w:asciiTheme="minorHAnsi" w:hAnsiTheme="minorHAnsi"/>
          <w:i w:val="0"/>
          <w:sz w:val="24"/>
          <w:szCs w:val="24"/>
        </w:rPr>
        <w:t xml:space="preserve">The Architecture team will carefully consider how to effectively integrate existing D/A defenses with a national protection system. To accomplish this, the team will evaluate decentralized, hierarchical, and centralized architectures. The currently deployed centralized architectures may not provide the performance, scalability, and resilience needed as more types of data are gathered, analyzed, and acted upon. This task will also investigate architectures that incorporate cyber protection and defense services deployed inside D/As into a national protection system. The current NCPS system operates at the perimeter of </w:t>
      </w:r>
      <w:r w:rsidRPr="00D65586">
        <w:rPr>
          <w:rFonts w:asciiTheme="minorHAnsi" w:hAnsiTheme="minorHAnsi"/>
          <w:i w:val="0"/>
          <w:sz w:val="24"/>
          <w:szCs w:val="24"/>
        </w:rPr>
        <w:lastRenderedPageBreak/>
        <w:t>D/A networks and therefore has limited information to use for detection and prevention</w:t>
      </w:r>
      <w:r w:rsidR="005C1985" w:rsidRPr="00D65586">
        <w:rPr>
          <w:rFonts w:asciiTheme="minorHAnsi" w:hAnsiTheme="minorHAnsi"/>
          <w:i w:val="0"/>
          <w:sz w:val="24"/>
          <w:szCs w:val="24"/>
        </w:rPr>
        <w:t xml:space="preserve"> and does not help to protect </w:t>
      </w:r>
      <w:r w:rsidR="00F310A7">
        <w:rPr>
          <w:rFonts w:asciiTheme="minorHAnsi" w:hAnsiTheme="minorHAnsi"/>
          <w:i w:val="0"/>
          <w:sz w:val="24"/>
          <w:szCs w:val="24"/>
        </w:rPr>
        <w:t>c</w:t>
      </w:r>
      <w:r w:rsidR="005C1985" w:rsidRPr="00D65586">
        <w:rPr>
          <w:rFonts w:asciiTheme="minorHAnsi" w:hAnsiTheme="minorHAnsi"/>
          <w:i w:val="0"/>
          <w:sz w:val="24"/>
          <w:szCs w:val="24"/>
        </w:rPr>
        <w:t xml:space="preserve">loud and </w:t>
      </w:r>
      <w:r w:rsidR="00F310A7">
        <w:rPr>
          <w:rFonts w:asciiTheme="minorHAnsi" w:hAnsiTheme="minorHAnsi"/>
          <w:i w:val="0"/>
          <w:sz w:val="24"/>
          <w:szCs w:val="24"/>
        </w:rPr>
        <w:t>m</w:t>
      </w:r>
      <w:r w:rsidR="005C1985" w:rsidRPr="00D65586">
        <w:rPr>
          <w:rFonts w:asciiTheme="minorHAnsi" w:hAnsiTheme="minorHAnsi"/>
          <w:i w:val="0"/>
          <w:sz w:val="24"/>
          <w:szCs w:val="24"/>
        </w:rPr>
        <w:t>obile systems</w:t>
      </w:r>
      <w:r w:rsidRPr="00D65586">
        <w:rPr>
          <w:rFonts w:asciiTheme="minorHAnsi" w:hAnsiTheme="minorHAnsi"/>
          <w:i w:val="0"/>
          <w:sz w:val="24"/>
          <w:szCs w:val="24"/>
        </w:rPr>
        <w:t xml:space="preserve">. </w:t>
      </w:r>
    </w:p>
    <w:p w14:paraId="4A1A4B17" w14:textId="77777777" w:rsidR="00746F95" w:rsidRPr="00D65586" w:rsidRDefault="00746F95" w:rsidP="00746F95">
      <w:pPr>
        <w:pStyle w:val="ParagraphItalics"/>
        <w:ind w:left="720"/>
        <w:rPr>
          <w:rFonts w:asciiTheme="minorHAnsi" w:hAnsiTheme="minorHAnsi"/>
          <w:i w:val="0"/>
          <w:sz w:val="24"/>
          <w:szCs w:val="24"/>
        </w:rPr>
      </w:pPr>
      <w:r w:rsidRPr="00D65586">
        <w:rPr>
          <w:rFonts w:asciiTheme="minorHAnsi" w:hAnsiTheme="minorHAnsi"/>
          <w:i w:val="0"/>
          <w:sz w:val="24"/>
          <w:szCs w:val="24"/>
        </w:rPr>
        <w:t>D/As have also reported th</w:t>
      </w:r>
      <w:r w:rsidR="000B4CFA" w:rsidRPr="00D65586">
        <w:rPr>
          <w:rFonts w:asciiTheme="minorHAnsi" w:hAnsiTheme="minorHAnsi"/>
          <w:i w:val="0"/>
          <w:sz w:val="24"/>
          <w:szCs w:val="24"/>
        </w:rPr>
        <w:t xml:space="preserve">e </w:t>
      </w:r>
      <w:r w:rsidRPr="00D65586">
        <w:rPr>
          <w:rFonts w:asciiTheme="minorHAnsi" w:hAnsiTheme="minorHAnsi"/>
          <w:i w:val="0"/>
          <w:sz w:val="24"/>
          <w:szCs w:val="24"/>
        </w:rPr>
        <w:t>difficult</w:t>
      </w:r>
      <w:r w:rsidR="000B4CFA" w:rsidRPr="00D65586">
        <w:rPr>
          <w:rFonts w:asciiTheme="minorHAnsi" w:hAnsiTheme="minorHAnsi"/>
          <w:i w:val="0"/>
          <w:sz w:val="24"/>
          <w:szCs w:val="24"/>
        </w:rPr>
        <w:t xml:space="preserve">y in acting </w:t>
      </w:r>
      <w:r w:rsidRPr="00D65586">
        <w:rPr>
          <w:rFonts w:asciiTheme="minorHAnsi" w:hAnsiTheme="minorHAnsi"/>
          <w:i w:val="0"/>
          <w:sz w:val="24"/>
          <w:szCs w:val="24"/>
        </w:rPr>
        <w:t>on notifications from the perimeter of their networks since that information does not have any internal D/A context. In addition, the perimeter of a D/A network is less well defined as organizations adopt cloud computing and integrate mobile devices into their environments.</w:t>
      </w:r>
    </w:p>
    <w:p w14:paraId="6DBF94A2" w14:textId="77777777" w:rsidR="00FD6698" w:rsidRPr="00D65586" w:rsidRDefault="00746F95" w:rsidP="00746F95">
      <w:pPr>
        <w:pStyle w:val="ParagraphItalics"/>
        <w:ind w:left="720"/>
        <w:rPr>
          <w:rFonts w:asciiTheme="minorHAnsi" w:hAnsiTheme="minorHAnsi"/>
          <w:i w:val="0"/>
          <w:sz w:val="24"/>
          <w:szCs w:val="24"/>
        </w:rPr>
      </w:pPr>
      <w:r w:rsidRPr="00D65586">
        <w:rPr>
          <w:rFonts w:asciiTheme="minorHAnsi" w:hAnsiTheme="minorHAnsi"/>
          <w:i w:val="0"/>
          <w:sz w:val="24"/>
          <w:szCs w:val="24"/>
        </w:rPr>
        <w:t xml:space="preserve">The team will also consider the variety of D/A sizes, security postures, and threats to create </w:t>
      </w:r>
      <w:r w:rsidR="000B4CFA" w:rsidRPr="00D65586">
        <w:rPr>
          <w:rFonts w:asciiTheme="minorHAnsi" w:hAnsiTheme="minorHAnsi"/>
          <w:i w:val="0"/>
          <w:sz w:val="24"/>
          <w:szCs w:val="24"/>
        </w:rPr>
        <w:t>architecture</w:t>
      </w:r>
      <w:r w:rsidRPr="00D65586">
        <w:rPr>
          <w:rFonts w:asciiTheme="minorHAnsi" w:hAnsiTheme="minorHAnsi"/>
          <w:i w:val="0"/>
          <w:sz w:val="24"/>
          <w:szCs w:val="24"/>
        </w:rPr>
        <w:t xml:space="preserve"> with a modular adoption approach.  This would allow larger D/As to maintain more of their own infrastructure while relying on a national system where appropriate, while smaller or less capable D/As can subscribe to a more comprehensive set of cyber defense services.  </w:t>
      </w:r>
    </w:p>
    <w:p w14:paraId="69B5FE8A" w14:textId="77777777" w:rsidR="00746F95" w:rsidRPr="00D65586" w:rsidRDefault="00746F95" w:rsidP="00746F95">
      <w:pPr>
        <w:pStyle w:val="ParagraphItalics"/>
        <w:ind w:left="720"/>
        <w:rPr>
          <w:rFonts w:asciiTheme="minorHAnsi" w:hAnsiTheme="minorHAnsi"/>
          <w:i w:val="0"/>
          <w:sz w:val="24"/>
          <w:szCs w:val="24"/>
        </w:rPr>
      </w:pPr>
      <w:r w:rsidRPr="00D65586">
        <w:rPr>
          <w:rFonts w:asciiTheme="minorHAnsi" w:hAnsiTheme="minorHAnsi"/>
          <w:i w:val="0"/>
          <w:sz w:val="24"/>
          <w:szCs w:val="24"/>
        </w:rPr>
        <w:t xml:space="preserve">An important characteristic of such </w:t>
      </w:r>
      <w:r w:rsidR="000B4CFA" w:rsidRPr="00D65586">
        <w:rPr>
          <w:rFonts w:asciiTheme="minorHAnsi" w:hAnsiTheme="minorHAnsi"/>
          <w:i w:val="0"/>
          <w:sz w:val="24"/>
          <w:szCs w:val="24"/>
        </w:rPr>
        <w:t>architecture</w:t>
      </w:r>
      <w:r w:rsidRPr="00D65586">
        <w:rPr>
          <w:rFonts w:asciiTheme="minorHAnsi" w:hAnsiTheme="minorHAnsi"/>
          <w:i w:val="0"/>
          <w:sz w:val="24"/>
          <w:szCs w:val="24"/>
        </w:rPr>
        <w:t xml:space="preserve"> is the availability of interoperable components so that D/As and the national protection system can select components from vendors that best meet their needs. However, those components should seamlessly participate in the overall architecture. This task will therefore perform a gap analysis on interoperability standards that could be used in the architecture.</w:t>
      </w:r>
    </w:p>
    <w:p w14:paraId="05F2DF5C" w14:textId="77777777" w:rsidR="00746F95" w:rsidRPr="00D65586" w:rsidRDefault="00746F95" w:rsidP="00746F95">
      <w:pPr>
        <w:pStyle w:val="ParagraphItalics"/>
        <w:ind w:left="720"/>
        <w:rPr>
          <w:rFonts w:asciiTheme="minorHAnsi" w:hAnsiTheme="minorHAnsi"/>
          <w:i w:val="0"/>
          <w:sz w:val="24"/>
          <w:szCs w:val="24"/>
        </w:rPr>
      </w:pPr>
      <w:r w:rsidRPr="00D65586">
        <w:rPr>
          <w:rFonts w:asciiTheme="minorHAnsi" w:hAnsiTheme="minorHAnsi"/>
          <w:i w:val="0"/>
          <w:sz w:val="24"/>
          <w:szCs w:val="24"/>
        </w:rPr>
        <w:t xml:space="preserve">This task will study potential architectures for and the benefits of national coordination to aspects of the cyber defense mission, such as collaborative analytics, protection, and response. The current centralized NCPS has limited coordination and collaboration between itself and D/As. An architecture that supports higher levels of automated collaboration could result in earlier detection as well as faster and more thorough responses. </w:t>
      </w:r>
    </w:p>
    <w:p w14:paraId="516F7D20" w14:textId="77777777" w:rsidR="005921B3" w:rsidRPr="00D65586" w:rsidRDefault="00746F95" w:rsidP="00746F95">
      <w:pPr>
        <w:pStyle w:val="ParagraphItalics"/>
        <w:ind w:left="720"/>
        <w:rPr>
          <w:rFonts w:asciiTheme="minorHAnsi" w:hAnsiTheme="minorHAnsi"/>
          <w:i w:val="0"/>
          <w:sz w:val="24"/>
          <w:szCs w:val="24"/>
        </w:rPr>
      </w:pPr>
      <w:r w:rsidRPr="00D65586">
        <w:rPr>
          <w:rFonts w:asciiTheme="minorHAnsi" w:hAnsiTheme="minorHAnsi"/>
          <w:i w:val="0"/>
          <w:sz w:val="24"/>
          <w:szCs w:val="24"/>
        </w:rPr>
        <w:t xml:space="preserve">Finally, the architecture team will consider how a future cyber-resilient NCPS architecture can be designed. Such </w:t>
      </w:r>
      <w:r w:rsidR="000B4CFA" w:rsidRPr="00D65586">
        <w:rPr>
          <w:rFonts w:asciiTheme="minorHAnsi" w:hAnsiTheme="minorHAnsi"/>
          <w:i w:val="0"/>
          <w:sz w:val="24"/>
          <w:szCs w:val="24"/>
        </w:rPr>
        <w:t>architecture</w:t>
      </w:r>
      <w:r w:rsidRPr="00D65586">
        <w:rPr>
          <w:rFonts w:asciiTheme="minorHAnsi" w:hAnsiTheme="minorHAnsi"/>
          <w:i w:val="0"/>
          <w:sz w:val="24"/>
          <w:szCs w:val="24"/>
        </w:rPr>
        <w:t xml:space="preserve"> would incorporate appropriate monitoring and actuation to observe the status of the NCPS system, respond to attacks, and evaluate the effectiveness of the system in normal operation and when the system itself is attacked.</w:t>
      </w:r>
    </w:p>
    <w:p w14:paraId="3D201103" w14:textId="10537BED" w:rsidR="00746F95" w:rsidRPr="00D65586" w:rsidRDefault="00035E4F" w:rsidP="00746F95">
      <w:pPr>
        <w:ind w:left="720"/>
        <w:rPr>
          <w:rFonts w:asciiTheme="minorHAnsi" w:hAnsiTheme="minorHAnsi"/>
          <w:sz w:val="24"/>
          <w:szCs w:val="24"/>
        </w:rPr>
      </w:pPr>
      <w:r>
        <w:rPr>
          <w:rFonts w:asciiTheme="minorHAnsi" w:hAnsiTheme="minorHAnsi"/>
          <w:b/>
          <w:sz w:val="24"/>
          <w:szCs w:val="24"/>
          <w:u w:val="single"/>
        </w:rPr>
        <w:lastRenderedPageBreak/>
        <w:t xml:space="preserve">D/A  </w:t>
      </w:r>
      <w:r w:rsidR="00746F95" w:rsidRPr="00D65586">
        <w:rPr>
          <w:rFonts w:asciiTheme="minorHAnsi" w:hAnsiTheme="minorHAnsi"/>
          <w:b/>
          <w:sz w:val="24"/>
          <w:szCs w:val="24"/>
          <w:u w:val="single"/>
        </w:rPr>
        <w:t>Systems Analysis</w:t>
      </w:r>
      <w:r w:rsidR="00746F95" w:rsidRPr="00D65586">
        <w:rPr>
          <w:rFonts w:asciiTheme="minorHAnsi" w:hAnsiTheme="minorHAnsi"/>
          <w:sz w:val="24"/>
          <w:szCs w:val="24"/>
        </w:rPr>
        <w:t xml:space="preserve">.  </w:t>
      </w:r>
      <w:r w:rsidR="00F310A7">
        <w:rPr>
          <w:rFonts w:asciiTheme="minorHAnsi" w:hAnsiTheme="minorHAnsi"/>
          <w:sz w:val="24"/>
          <w:szCs w:val="24"/>
        </w:rPr>
        <w:t>T</w:t>
      </w:r>
      <w:r w:rsidR="00746F95" w:rsidRPr="00D65586">
        <w:rPr>
          <w:rFonts w:asciiTheme="minorHAnsi" w:hAnsiTheme="minorHAnsi"/>
          <w:sz w:val="24"/>
          <w:szCs w:val="24"/>
        </w:rPr>
        <w:t>ask</w:t>
      </w:r>
      <w:r w:rsidR="00F310A7">
        <w:rPr>
          <w:rFonts w:asciiTheme="minorHAnsi" w:hAnsiTheme="minorHAnsi"/>
          <w:sz w:val="24"/>
          <w:szCs w:val="24"/>
        </w:rPr>
        <w:t xml:space="preserve"> C1</w:t>
      </w:r>
      <w:r w:rsidR="00746F95" w:rsidRPr="00D65586">
        <w:rPr>
          <w:rFonts w:asciiTheme="minorHAnsi" w:hAnsiTheme="minorHAnsi"/>
          <w:sz w:val="24"/>
          <w:szCs w:val="24"/>
        </w:rPr>
        <w:t xml:space="preserve"> focuses on understanding current cyber-related operations in the relevant D/As and the threat space encountered in the Cyber domain. D/A operations will be compared and contextualized with industry standards and the threats identified in order to scope the initial focus of the </w:t>
      </w:r>
      <w:r w:rsidR="0022031F" w:rsidRPr="00D65586">
        <w:rPr>
          <w:rFonts w:asciiTheme="minorHAnsi" w:hAnsiTheme="minorHAnsi"/>
          <w:sz w:val="24"/>
          <w:szCs w:val="24"/>
        </w:rPr>
        <w:t>Cyber.gov</w:t>
      </w:r>
      <w:r w:rsidR="00746F95" w:rsidRPr="00D65586">
        <w:rPr>
          <w:rFonts w:asciiTheme="minorHAnsi" w:hAnsiTheme="minorHAnsi"/>
          <w:sz w:val="24"/>
          <w:szCs w:val="24"/>
        </w:rPr>
        <w:t xml:space="preserve"> effort. In order to understand the operational environment, PNNL and MIT LL will work with several D/As to understand their cyber defense systems as deployed and what threats are considered highest priority. Cyber defenses will be considered at both the “enterprise” level and for specific tactical networks to determine </w:t>
      </w:r>
      <w:r w:rsidR="00F310A7">
        <w:rPr>
          <w:rFonts w:asciiTheme="minorHAnsi" w:hAnsiTheme="minorHAnsi"/>
          <w:sz w:val="24"/>
          <w:szCs w:val="24"/>
        </w:rPr>
        <w:t>c</w:t>
      </w:r>
      <w:r w:rsidR="00746F95" w:rsidRPr="00D65586">
        <w:rPr>
          <w:rFonts w:asciiTheme="minorHAnsi" w:hAnsiTheme="minorHAnsi"/>
          <w:sz w:val="24"/>
          <w:szCs w:val="24"/>
        </w:rPr>
        <w:t>yber vulnerabilities in the near and far term, including for tactical networks with an attack on enterprise systems, which could have major operational consequences.  This task will also examine the challenges faced by the D/As in implementing cyber defense systems.</w:t>
      </w:r>
    </w:p>
    <w:p w14:paraId="12397882" w14:textId="77777777" w:rsidR="007A4AFD" w:rsidRPr="00D65586" w:rsidRDefault="002F498E" w:rsidP="00D212A7">
      <w:pPr>
        <w:pStyle w:val="Heading3"/>
        <w:rPr>
          <w:rFonts w:asciiTheme="minorHAnsi" w:hAnsiTheme="minorHAnsi" w:cs="Times New Roman"/>
          <w:sz w:val="24"/>
          <w:szCs w:val="24"/>
        </w:rPr>
      </w:pPr>
      <w:bookmarkStart w:id="497" w:name="_Toc315869001"/>
      <w:bookmarkStart w:id="498" w:name="_Toc364771691"/>
      <w:bookmarkStart w:id="499" w:name="_Toc474764723"/>
      <w:r w:rsidRPr="00D65586">
        <w:rPr>
          <w:rFonts w:asciiTheme="minorHAnsi" w:hAnsiTheme="minorHAnsi" w:cs="Times New Roman"/>
          <w:sz w:val="24"/>
          <w:szCs w:val="24"/>
        </w:rPr>
        <w:t>Preferred Alternative</w:t>
      </w:r>
      <w:bookmarkEnd w:id="497"/>
      <w:bookmarkEnd w:id="498"/>
      <w:bookmarkEnd w:id="499"/>
    </w:p>
    <w:p w14:paraId="41D0D397" w14:textId="77777777" w:rsidR="00DA60BF" w:rsidRPr="00D65586" w:rsidRDefault="00DA60BF" w:rsidP="00DA60BF">
      <w:pPr>
        <w:pStyle w:val="ParagraphItalics"/>
        <w:tabs>
          <w:tab w:val="left" w:pos="900"/>
          <w:tab w:val="left" w:pos="1170"/>
          <w:tab w:val="left" w:pos="1440"/>
        </w:tabs>
        <w:ind w:left="720"/>
        <w:rPr>
          <w:rFonts w:asciiTheme="minorHAnsi" w:hAnsiTheme="minorHAnsi"/>
          <w:i w:val="0"/>
          <w:sz w:val="24"/>
          <w:szCs w:val="24"/>
        </w:rPr>
      </w:pPr>
      <w:bookmarkStart w:id="500" w:name="_Toc299031963"/>
      <w:bookmarkStart w:id="501" w:name="_Toc299373354"/>
      <w:bookmarkStart w:id="502" w:name="_Toc300064096"/>
      <w:bookmarkStart w:id="503" w:name="_Toc300236524"/>
      <w:bookmarkStart w:id="504" w:name="_Toc300845432"/>
      <w:bookmarkStart w:id="505" w:name="_Toc315869003"/>
      <w:r w:rsidRPr="00D65586">
        <w:rPr>
          <w:rFonts w:asciiTheme="minorHAnsi" w:hAnsiTheme="minorHAnsi"/>
          <w:i w:val="0"/>
          <w:sz w:val="24"/>
          <w:szCs w:val="24"/>
        </w:rPr>
        <w:t>The technical approach emphasizes foundational analysis activities in Year 1</w:t>
      </w:r>
      <w:r w:rsidR="00F5730F" w:rsidRPr="00D65586">
        <w:rPr>
          <w:rFonts w:asciiTheme="minorHAnsi" w:hAnsiTheme="minorHAnsi"/>
          <w:i w:val="0"/>
          <w:sz w:val="24"/>
          <w:szCs w:val="24"/>
        </w:rPr>
        <w:t xml:space="preserve"> and 2</w:t>
      </w:r>
      <w:r w:rsidRPr="00D65586">
        <w:rPr>
          <w:rFonts w:asciiTheme="minorHAnsi" w:hAnsiTheme="minorHAnsi"/>
          <w:i w:val="0"/>
          <w:sz w:val="24"/>
          <w:szCs w:val="24"/>
        </w:rPr>
        <w:t xml:space="preserve"> of the </w:t>
      </w:r>
      <w:r w:rsidR="0022031F" w:rsidRPr="00D65586">
        <w:rPr>
          <w:rFonts w:asciiTheme="minorHAnsi" w:hAnsiTheme="minorHAnsi"/>
          <w:i w:val="0"/>
          <w:sz w:val="24"/>
          <w:szCs w:val="24"/>
        </w:rPr>
        <w:t>Cyber.gov</w:t>
      </w:r>
      <w:r w:rsidRPr="00D65586">
        <w:rPr>
          <w:rFonts w:asciiTheme="minorHAnsi" w:hAnsiTheme="minorHAnsi"/>
          <w:i w:val="0"/>
          <w:sz w:val="24"/>
          <w:szCs w:val="24"/>
        </w:rPr>
        <w:t xml:space="preserve"> project, working primarily with D/As but also with </w:t>
      </w:r>
      <w:r w:rsidR="00790B21">
        <w:rPr>
          <w:rFonts w:asciiTheme="minorHAnsi" w:hAnsiTheme="minorHAnsi"/>
          <w:i w:val="0"/>
          <w:sz w:val="24"/>
          <w:szCs w:val="24"/>
        </w:rPr>
        <w:t>NPPD</w:t>
      </w:r>
      <w:r w:rsidR="0014047F">
        <w:rPr>
          <w:rFonts w:asciiTheme="minorHAnsi" w:hAnsiTheme="minorHAnsi"/>
          <w:i w:val="0"/>
          <w:sz w:val="24"/>
          <w:szCs w:val="24"/>
        </w:rPr>
        <w:t xml:space="preserve"> </w:t>
      </w:r>
      <w:r w:rsidR="00882592">
        <w:rPr>
          <w:rFonts w:asciiTheme="minorHAnsi" w:hAnsiTheme="minorHAnsi"/>
          <w:i w:val="0"/>
          <w:sz w:val="24"/>
          <w:szCs w:val="24"/>
        </w:rPr>
        <w:t>(</w:t>
      </w:r>
      <w:r w:rsidRPr="00D65586">
        <w:rPr>
          <w:rFonts w:asciiTheme="minorHAnsi" w:hAnsiTheme="minorHAnsi"/>
          <w:i w:val="0"/>
          <w:sz w:val="24"/>
          <w:szCs w:val="24"/>
        </w:rPr>
        <w:t>CS&amp;C</w:t>
      </w:r>
      <w:r w:rsidR="00882592">
        <w:rPr>
          <w:rFonts w:asciiTheme="minorHAnsi" w:hAnsiTheme="minorHAnsi"/>
          <w:i w:val="0"/>
          <w:sz w:val="24"/>
          <w:szCs w:val="24"/>
        </w:rPr>
        <w:t>)</w:t>
      </w:r>
      <w:r w:rsidRPr="00D65586">
        <w:rPr>
          <w:rFonts w:asciiTheme="minorHAnsi" w:hAnsiTheme="minorHAnsi"/>
          <w:i w:val="0"/>
          <w:sz w:val="24"/>
          <w:szCs w:val="24"/>
        </w:rPr>
        <w:t xml:space="preserve"> to:</w:t>
      </w:r>
    </w:p>
    <w:p w14:paraId="035222D3" w14:textId="77777777" w:rsidR="00DA60BF" w:rsidRPr="00D65586" w:rsidRDefault="00DA60BF" w:rsidP="00DA60BF">
      <w:pPr>
        <w:pStyle w:val="ParagraphItalics"/>
        <w:numPr>
          <w:ilvl w:val="0"/>
          <w:numId w:val="36"/>
        </w:numPr>
        <w:tabs>
          <w:tab w:val="left" w:pos="900"/>
          <w:tab w:val="left" w:pos="1170"/>
          <w:tab w:val="left" w:pos="1440"/>
        </w:tabs>
        <w:rPr>
          <w:rFonts w:asciiTheme="minorHAnsi" w:hAnsiTheme="minorHAnsi"/>
          <w:i w:val="0"/>
          <w:sz w:val="24"/>
          <w:szCs w:val="24"/>
        </w:rPr>
      </w:pPr>
      <w:r w:rsidRPr="00D65586">
        <w:rPr>
          <w:rFonts w:asciiTheme="minorHAnsi" w:hAnsiTheme="minorHAnsi"/>
          <w:i w:val="0"/>
          <w:sz w:val="24"/>
          <w:szCs w:val="24"/>
        </w:rPr>
        <w:t xml:space="preserve">understand how their cyber defense operations work today, </w:t>
      </w:r>
    </w:p>
    <w:p w14:paraId="010E9966" w14:textId="77777777" w:rsidR="00F5730F" w:rsidRPr="00D65586" w:rsidRDefault="00F5730F" w:rsidP="00DA60BF">
      <w:pPr>
        <w:pStyle w:val="ParagraphItalics"/>
        <w:numPr>
          <w:ilvl w:val="0"/>
          <w:numId w:val="36"/>
        </w:numPr>
        <w:tabs>
          <w:tab w:val="left" w:pos="900"/>
          <w:tab w:val="left" w:pos="1170"/>
          <w:tab w:val="left" w:pos="1440"/>
        </w:tabs>
        <w:rPr>
          <w:rFonts w:asciiTheme="minorHAnsi" w:hAnsiTheme="minorHAnsi"/>
          <w:i w:val="0"/>
          <w:sz w:val="24"/>
          <w:szCs w:val="24"/>
        </w:rPr>
      </w:pPr>
      <w:r w:rsidRPr="00D65586">
        <w:rPr>
          <w:rFonts w:asciiTheme="minorHAnsi" w:hAnsiTheme="minorHAnsi"/>
          <w:i w:val="0"/>
          <w:sz w:val="24"/>
          <w:szCs w:val="24"/>
        </w:rPr>
        <w:t>understand their current asset inventory (hardware, software),</w:t>
      </w:r>
    </w:p>
    <w:p w14:paraId="281F9FFF" w14:textId="77777777" w:rsidR="00DA60BF" w:rsidRPr="00D65586" w:rsidRDefault="00DA60BF" w:rsidP="00DA60BF">
      <w:pPr>
        <w:pStyle w:val="ParagraphItalics"/>
        <w:numPr>
          <w:ilvl w:val="0"/>
          <w:numId w:val="36"/>
        </w:numPr>
        <w:tabs>
          <w:tab w:val="left" w:pos="900"/>
          <w:tab w:val="left" w:pos="1170"/>
          <w:tab w:val="left" w:pos="1440"/>
        </w:tabs>
        <w:rPr>
          <w:rFonts w:asciiTheme="minorHAnsi" w:hAnsiTheme="minorHAnsi"/>
          <w:i w:val="0"/>
          <w:sz w:val="24"/>
          <w:szCs w:val="24"/>
        </w:rPr>
      </w:pPr>
      <w:r w:rsidRPr="00D65586">
        <w:rPr>
          <w:rFonts w:asciiTheme="minorHAnsi" w:hAnsiTheme="minorHAnsi"/>
          <w:i w:val="0"/>
          <w:sz w:val="24"/>
          <w:szCs w:val="24"/>
        </w:rPr>
        <w:t xml:space="preserve">understand their most significant challenges  </w:t>
      </w:r>
    </w:p>
    <w:p w14:paraId="6049BE1D" w14:textId="77777777" w:rsidR="00DA60BF" w:rsidRPr="00D65586" w:rsidRDefault="00DA60BF" w:rsidP="00DA60BF">
      <w:pPr>
        <w:pStyle w:val="ParagraphItalics"/>
        <w:numPr>
          <w:ilvl w:val="0"/>
          <w:numId w:val="36"/>
        </w:numPr>
        <w:tabs>
          <w:tab w:val="left" w:pos="900"/>
          <w:tab w:val="left" w:pos="1170"/>
          <w:tab w:val="left" w:pos="1440"/>
        </w:tabs>
        <w:rPr>
          <w:rFonts w:asciiTheme="minorHAnsi" w:hAnsiTheme="minorHAnsi"/>
          <w:i w:val="0"/>
          <w:sz w:val="24"/>
          <w:szCs w:val="24"/>
        </w:rPr>
      </w:pPr>
      <w:r w:rsidRPr="00D65586">
        <w:rPr>
          <w:rFonts w:asciiTheme="minorHAnsi" w:hAnsiTheme="minorHAnsi"/>
          <w:i w:val="0"/>
          <w:sz w:val="24"/>
          <w:szCs w:val="24"/>
        </w:rPr>
        <w:t>Use threat characterization to drive system requirements to ensure relevancy</w:t>
      </w:r>
    </w:p>
    <w:p w14:paraId="080F4C59" w14:textId="77777777" w:rsidR="00966F7A" w:rsidRPr="00D65586" w:rsidRDefault="00DA60BF" w:rsidP="00DA60BF">
      <w:pPr>
        <w:pStyle w:val="ParagraphItalics"/>
        <w:numPr>
          <w:ilvl w:val="0"/>
          <w:numId w:val="36"/>
        </w:numPr>
        <w:tabs>
          <w:tab w:val="left" w:pos="900"/>
          <w:tab w:val="left" w:pos="1170"/>
          <w:tab w:val="left" w:pos="1440"/>
        </w:tabs>
        <w:rPr>
          <w:rFonts w:asciiTheme="minorHAnsi" w:hAnsiTheme="minorHAnsi"/>
          <w:i w:val="0"/>
          <w:sz w:val="24"/>
          <w:szCs w:val="24"/>
        </w:rPr>
      </w:pPr>
      <w:r w:rsidRPr="00D65586">
        <w:rPr>
          <w:rFonts w:asciiTheme="minorHAnsi" w:hAnsiTheme="minorHAnsi"/>
          <w:i w:val="0"/>
          <w:sz w:val="24"/>
          <w:szCs w:val="24"/>
        </w:rPr>
        <w:t>Develop prototype systems that can be integrated with other D/A tools into an extensible architecture</w:t>
      </w:r>
      <w:r w:rsidR="00755C00" w:rsidRPr="00D65586">
        <w:rPr>
          <w:rFonts w:asciiTheme="minorHAnsi" w:hAnsiTheme="minorHAnsi"/>
          <w:i w:val="0"/>
          <w:sz w:val="24"/>
          <w:szCs w:val="24"/>
        </w:rPr>
        <w:t xml:space="preserve"> including Software Defined Perimeter pilots</w:t>
      </w:r>
      <w:r w:rsidRPr="00D65586">
        <w:rPr>
          <w:rFonts w:asciiTheme="minorHAnsi" w:hAnsiTheme="minorHAnsi"/>
          <w:i w:val="0"/>
          <w:sz w:val="24"/>
          <w:szCs w:val="24"/>
        </w:rPr>
        <w:t xml:space="preserve">, </w:t>
      </w:r>
    </w:p>
    <w:p w14:paraId="4DF09A0B" w14:textId="77777777" w:rsidR="00966F7A" w:rsidRPr="00D65586" w:rsidRDefault="00966F7A" w:rsidP="00DA60BF">
      <w:pPr>
        <w:pStyle w:val="ParagraphItalics"/>
        <w:numPr>
          <w:ilvl w:val="0"/>
          <w:numId w:val="36"/>
        </w:numPr>
        <w:tabs>
          <w:tab w:val="left" w:pos="900"/>
          <w:tab w:val="left" w:pos="1170"/>
          <w:tab w:val="left" w:pos="1440"/>
        </w:tabs>
        <w:rPr>
          <w:rFonts w:asciiTheme="minorHAnsi" w:hAnsiTheme="minorHAnsi"/>
          <w:i w:val="0"/>
          <w:sz w:val="24"/>
          <w:szCs w:val="24"/>
        </w:rPr>
      </w:pPr>
      <w:r w:rsidRPr="00D65586">
        <w:rPr>
          <w:rFonts w:asciiTheme="minorHAnsi" w:hAnsiTheme="minorHAnsi"/>
          <w:i w:val="0"/>
          <w:sz w:val="24"/>
          <w:szCs w:val="24"/>
        </w:rPr>
        <w:t>I</w:t>
      </w:r>
      <w:r w:rsidR="00DA60BF" w:rsidRPr="00D65586">
        <w:rPr>
          <w:rFonts w:asciiTheme="minorHAnsi" w:hAnsiTheme="minorHAnsi"/>
          <w:i w:val="0"/>
          <w:sz w:val="24"/>
          <w:szCs w:val="24"/>
        </w:rPr>
        <w:t xml:space="preserve">nstrumented </w:t>
      </w:r>
      <w:r w:rsidRPr="00D65586">
        <w:rPr>
          <w:rFonts w:asciiTheme="minorHAnsi" w:hAnsiTheme="minorHAnsi"/>
          <w:i w:val="0"/>
          <w:sz w:val="24"/>
          <w:szCs w:val="24"/>
        </w:rPr>
        <w:t xml:space="preserve">prototype system </w:t>
      </w:r>
    </w:p>
    <w:p w14:paraId="22527C2D" w14:textId="77777777" w:rsidR="00DA60BF" w:rsidRPr="00D65586" w:rsidRDefault="00966F7A" w:rsidP="00DA60BF">
      <w:pPr>
        <w:pStyle w:val="ParagraphItalics"/>
        <w:numPr>
          <w:ilvl w:val="0"/>
          <w:numId w:val="36"/>
        </w:numPr>
        <w:tabs>
          <w:tab w:val="left" w:pos="900"/>
          <w:tab w:val="left" w:pos="1170"/>
          <w:tab w:val="left" w:pos="1440"/>
        </w:tabs>
        <w:rPr>
          <w:rFonts w:asciiTheme="minorHAnsi" w:hAnsiTheme="minorHAnsi"/>
          <w:i w:val="0"/>
          <w:sz w:val="24"/>
          <w:szCs w:val="24"/>
        </w:rPr>
      </w:pPr>
      <w:r w:rsidRPr="00D65586">
        <w:rPr>
          <w:rFonts w:asciiTheme="minorHAnsi" w:hAnsiTheme="minorHAnsi"/>
          <w:i w:val="0"/>
          <w:sz w:val="24"/>
          <w:szCs w:val="24"/>
        </w:rPr>
        <w:t xml:space="preserve">Conduct </w:t>
      </w:r>
      <w:r w:rsidR="00DA60BF" w:rsidRPr="00D65586">
        <w:rPr>
          <w:rFonts w:asciiTheme="minorHAnsi" w:hAnsiTheme="minorHAnsi"/>
          <w:i w:val="0"/>
          <w:sz w:val="24"/>
          <w:szCs w:val="24"/>
        </w:rPr>
        <w:t>independent</w:t>
      </w:r>
      <w:r w:rsidRPr="00D65586">
        <w:rPr>
          <w:rFonts w:asciiTheme="minorHAnsi" w:hAnsiTheme="minorHAnsi"/>
          <w:i w:val="0"/>
          <w:sz w:val="24"/>
          <w:szCs w:val="24"/>
        </w:rPr>
        <w:t>,</w:t>
      </w:r>
      <w:r w:rsidR="00DA60BF" w:rsidRPr="00D65586">
        <w:rPr>
          <w:rFonts w:asciiTheme="minorHAnsi" w:hAnsiTheme="minorHAnsi"/>
          <w:i w:val="0"/>
          <w:sz w:val="24"/>
          <w:szCs w:val="24"/>
        </w:rPr>
        <w:t xml:space="preserve"> adversarial red team</w:t>
      </w:r>
      <w:r w:rsidRPr="00D65586">
        <w:rPr>
          <w:rFonts w:asciiTheme="minorHAnsi" w:hAnsiTheme="minorHAnsi"/>
          <w:i w:val="0"/>
          <w:sz w:val="24"/>
          <w:szCs w:val="24"/>
        </w:rPr>
        <w:t xml:space="preserve"> assessments, </w:t>
      </w:r>
      <w:r w:rsidR="00DA60BF" w:rsidRPr="00D65586">
        <w:rPr>
          <w:rFonts w:asciiTheme="minorHAnsi" w:hAnsiTheme="minorHAnsi"/>
          <w:i w:val="0"/>
          <w:sz w:val="24"/>
          <w:szCs w:val="24"/>
        </w:rPr>
        <w:t>help</w:t>
      </w:r>
      <w:r w:rsidRPr="00D65586">
        <w:rPr>
          <w:rFonts w:asciiTheme="minorHAnsi" w:hAnsiTheme="minorHAnsi"/>
          <w:i w:val="0"/>
          <w:sz w:val="24"/>
          <w:szCs w:val="24"/>
        </w:rPr>
        <w:t>ing</w:t>
      </w:r>
      <w:r w:rsidR="00DA60BF" w:rsidRPr="00D65586">
        <w:rPr>
          <w:rFonts w:asciiTheme="minorHAnsi" w:hAnsiTheme="minorHAnsi"/>
          <w:i w:val="0"/>
          <w:sz w:val="24"/>
          <w:szCs w:val="24"/>
        </w:rPr>
        <w:t xml:space="preserve"> characterize the effectiveness of the prototype system and help quantify </w:t>
      </w:r>
      <w:r w:rsidR="00DA60BF" w:rsidRPr="00D65586">
        <w:rPr>
          <w:rFonts w:asciiTheme="minorHAnsi" w:hAnsiTheme="minorHAnsi"/>
          <w:i w:val="0"/>
          <w:sz w:val="24"/>
          <w:szCs w:val="24"/>
        </w:rPr>
        <w:lastRenderedPageBreak/>
        <w:t>the extent to which the prototype system actually increases adversary workload.</w:t>
      </w:r>
    </w:p>
    <w:p w14:paraId="51729E91" w14:textId="77777777" w:rsidR="00DA60BF" w:rsidRPr="00D65586" w:rsidRDefault="00DA60BF" w:rsidP="00DA60BF">
      <w:pPr>
        <w:pStyle w:val="ParagraphItalics"/>
        <w:tabs>
          <w:tab w:val="left" w:pos="900"/>
          <w:tab w:val="left" w:pos="1170"/>
          <w:tab w:val="left" w:pos="1440"/>
        </w:tabs>
        <w:ind w:left="720"/>
        <w:rPr>
          <w:rFonts w:asciiTheme="minorHAnsi" w:hAnsiTheme="minorHAnsi"/>
          <w:i w:val="0"/>
          <w:sz w:val="24"/>
          <w:szCs w:val="24"/>
        </w:rPr>
      </w:pPr>
      <w:r w:rsidRPr="00D65586">
        <w:rPr>
          <w:rFonts w:asciiTheme="minorHAnsi" w:hAnsiTheme="minorHAnsi"/>
          <w:i w:val="0"/>
          <w:sz w:val="24"/>
          <w:szCs w:val="24"/>
        </w:rPr>
        <w:t xml:space="preserve">The key questions </w:t>
      </w:r>
      <w:r w:rsidR="00AB3758" w:rsidRPr="00D65586">
        <w:rPr>
          <w:rFonts w:asciiTheme="minorHAnsi" w:hAnsiTheme="minorHAnsi"/>
          <w:i w:val="0"/>
          <w:sz w:val="24"/>
          <w:szCs w:val="24"/>
        </w:rPr>
        <w:t xml:space="preserve">the </w:t>
      </w:r>
      <w:r w:rsidR="0022031F" w:rsidRPr="00D65586">
        <w:rPr>
          <w:rFonts w:asciiTheme="minorHAnsi" w:hAnsiTheme="minorHAnsi"/>
          <w:i w:val="0"/>
          <w:sz w:val="24"/>
          <w:szCs w:val="24"/>
        </w:rPr>
        <w:t>Cyber.gov</w:t>
      </w:r>
      <w:r w:rsidR="00AB3758" w:rsidRPr="00D65586">
        <w:rPr>
          <w:rFonts w:asciiTheme="minorHAnsi" w:hAnsiTheme="minorHAnsi"/>
          <w:i w:val="0"/>
          <w:sz w:val="24"/>
          <w:szCs w:val="24"/>
        </w:rPr>
        <w:t xml:space="preserve"> research team aims to answer in Year 1</w:t>
      </w:r>
      <w:r w:rsidR="00755C00" w:rsidRPr="00D65586">
        <w:rPr>
          <w:rFonts w:asciiTheme="minorHAnsi" w:hAnsiTheme="minorHAnsi"/>
          <w:i w:val="0"/>
          <w:sz w:val="24"/>
          <w:szCs w:val="24"/>
        </w:rPr>
        <w:t xml:space="preserve"> and 2</w:t>
      </w:r>
      <w:r w:rsidR="00AB3758" w:rsidRPr="00D65586">
        <w:rPr>
          <w:rFonts w:asciiTheme="minorHAnsi" w:hAnsiTheme="minorHAnsi"/>
          <w:i w:val="0"/>
          <w:sz w:val="24"/>
          <w:szCs w:val="24"/>
        </w:rPr>
        <w:t xml:space="preserve"> in order to define a path forward for technical solution development is below: </w:t>
      </w:r>
    </w:p>
    <w:p w14:paraId="353A00CF" w14:textId="77777777" w:rsidR="00DA60BF" w:rsidRPr="00D65586" w:rsidRDefault="00DA60BF" w:rsidP="00DA60BF">
      <w:pPr>
        <w:pStyle w:val="ParagraphItalics"/>
        <w:tabs>
          <w:tab w:val="left" w:pos="900"/>
          <w:tab w:val="left" w:pos="1170"/>
          <w:tab w:val="left" w:pos="1440"/>
        </w:tabs>
        <w:ind w:left="720"/>
        <w:rPr>
          <w:rFonts w:asciiTheme="minorHAnsi" w:hAnsiTheme="minorHAnsi"/>
          <w:i w:val="0"/>
          <w:sz w:val="24"/>
          <w:szCs w:val="24"/>
        </w:rPr>
      </w:pPr>
      <w:r w:rsidRPr="00D65586">
        <w:rPr>
          <w:rFonts w:asciiTheme="minorHAnsi" w:hAnsiTheme="minorHAnsi"/>
          <w:i w:val="0"/>
          <w:sz w:val="24"/>
          <w:szCs w:val="24"/>
        </w:rPr>
        <w:t xml:space="preserve">1. </w:t>
      </w:r>
      <w:r w:rsidRPr="001220E1">
        <w:rPr>
          <w:rFonts w:asciiTheme="minorHAnsi" w:hAnsiTheme="minorHAnsi"/>
          <w:sz w:val="24"/>
          <w:szCs w:val="24"/>
        </w:rPr>
        <w:t>Under what conditions can alerts from classified indicators provide positive return-on-investment to DHS and D/As</w:t>
      </w:r>
      <w:r w:rsidRPr="00D65586">
        <w:rPr>
          <w:rFonts w:asciiTheme="minorHAnsi" w:hAnsiTheme="minorHAnsi"/>
          <w:i w:val="0"/>
          <w:sz w:val="24"/>
          <w:szCs w:val="24"/>
        </w:rPr>
        <w:t xml:space="preserve">? </w:t>
      </w:r>
      <w:r w:rsidRPr="001220E1">
        <w:rPr>
          <w:rFonts w:asciiTheme="minorHAnsi" w:hAnsiTheme="minorHAnsi"/>
          <w:sz w:val="24"/>
          <w:szCs w:val="24"/>
        </w:rPr>
        <w:t>From a practical perspective and in light of security, privacy, financial and other constraints, should NCPS continue to employ classified indicators</w:t>
      </w:r>
      <w:r w:rsidRPr="00D65586">
        <w:rPr>
          <w:rFonts w:asciiTheme="minorHAnsi" w:hAnsiTheme="minorHAnsi"/>
          <w:i w:val="0"/>
          <w:sz w:val="24"/>
          <w:szCs w:val="24"/>
        </w:rPr>
        <w:t xml:space="preserve">? </w:t>
      </w:r>
    </w:p>
    <w:p w14:paraId="0D3DE0C4" w14:textId="77777777" w:rsidR="00755C00" w:rsidRPr="00D65586" w:rsidRDefault="00DA60BF" w:rsidP="00DA60BF">
      <w:pPr>
        <w:pStyle w:val="ParagraphItalics"/>
        <w:tabs>
          <w:tab w:val="left" w:pos="900"/>
          <w:tab w:val="left" w:pos="1170"/>
          <w:tab w:val="left" w:pos="1440"/>
        </w:tabs>
        <w:ind w:left="720"/>
        <w:rPr>
          <w:rFonts w:asciiTheme="minorHAnsi" w:hAnsiTheme="minorHAnsi"/>
          <w:i w:val="0"/>
          <w:sz w:val="24"/>
          <w:szCs w:val="24"/>
        </w:rPr>
      </w:pPr>
      <w:r w:rsidRPr="00D65586">
        <w:rPr>
          <w:rFonts w:asciiTheme="minorHAnsi" w:hAnsiTheme="minorHAnsi"/>
          <w:i w:val="0"/>
          <w:sz w:val="24"/>
          <w:szCs w:val="24"/>
        </w:rPr>
        <w:t xml:space="preserve">2. </w:t>
      </w:r>
      <w:r w:rsidR="00755C00" w:rsidRPr="001220E1">
        <w:rPr>
          <w:rFonts w:asciiTheme="minorHAnsi" w:hAnsiTheme="minorHAnsi"/>
          <w:sz w:val="24"/>
          <w:szCs w:val="24"/>
        </w:rPr>
        <w:t xml:space="preserve">How do we create proper security controls to solve the current gaps in </w:t>
      </w:r>
      <w:r w:rsidR="00790B21" w:rsidRPr="001220E1">
        <w:rPr>
          <w:rFonts w:asciiTheme="minorHAnsi" w:hAnsiTheme="minorHAnsi"/>
          <w:sz w:val="24"/>
          <w:szCs w:val="24"/>
        </w:rPr>
        <w:t>m</w:t>
      </w:r>
      <w:r w:rsidR="00755C00" w:rsidRPr="001220E1">
        <w:rPr>
          <w:rFonts w:asciiTheme="minorHAnsi" w:hAnsiTheme="minorHAnsi"/>
          <w:sz w:val="24"/>
          <w:szCs w:val="24"/>
        </w:rPr>
        <w:t xml:space="preserve">obile, </w:t>
      </w:r>
      <w:r w:rsidR="00790B21" w:rsidRPr="001220E1">
        <w:rPr>
          <w:rFonts w:asciiTheme="minorHAnsi" w:hAnsiTheme="minorHAnsi"/>
          <w:sz w:val="24"/>
          <w:szCs w:val="24"/>
        </w:rPr>
        <w:t>l</w:t>
      </w:r>
      <w:r w:rsidR="00755C00" w:rsidRPr="001220E1">
        <w:rPr>
          <w:rFonts w:asciiTheme="minorHAnsi" w:hAnsiTheme="minorHAnsi"/>
          <w:sz w:val="24"/>
          <w:szCs w:val="24"/>
        </w:rPr>
        <w:t xml:space="preserve">egacy, </w:t>
      </w:r>
      <w:r w:rsidR="00790B21" w:rsidRPr="001220E1">
        <w:rPr>
          <w:rFonts w:asciiTheme="minorHAnsi" w:hAnsiTheme="minorHAnsi"/>
          <w:sz w:val="24"/>
          <w:szCs w:val="24"/>
        </w:rPr>
        <w:t>c</w:t>
      </w:r>
      <w:r w:rsidR="00755C00" w:rsidRPr="001220E1">
        <w:rPr>
          <w:rFonts w:asciiTheme="minorHAnsi" w:hAnsiTheme="minorHAnsi"/>
          <w:sz w:val="24"/>
          <w:szCs w:val="24"/>
        </w:rPr>
        <w:t xml:space="preserve">loud and </w:t>
      </w:r>
      <w:r w:rsidR="00790B21" w:rsidRPr="001220E1">
        <w:rPr>
          <w:rFonts w:asciiTheme="minorHAnsi" w:hAnsiTheme="minorHAnsi"/>
          <w:sz w:val="24"/>
          <w:szCs w:val="24"/>
        </w:rPr>
        <w:t>p</w:t>
      </w:r>
      <w:r w:rsidR="00755C00" w:rsidRPr="001220E1">
        <w:rPr>
          <w:rFonts w:asciiTheme="minorHAnsi" w:hAnsiTheme="minorHAnsi"/>
          <w:sz w:val="24"/>
          <w:szCs w:val="24"/>
        </w:rPr>
        <w:t>atching/</w:t>
      </w:r>
      <w:r w:rsidR="00790B21" w:rsidRPr="001220E1">
        <w:rPr>
          <w:rFonts w:asciiTheme="minorHAnsi" w:hAnsiTheme="minorHAnsi"/>
          <w:sz w:val="24"/>
          <w:szCs w:val="24"/>
        </w:rPr>
        <w:t>a</w:t>
      </w:r>
      <w:r w:rsidR="00755C00" w:rsidRPr="001220E1">
        <w:rPr>
          <w:rFonts w:asciiTheme="minorHAnsi" w:hAnsiTheme="minorHAnsi"/>
          <w:sz w:val="24"/>
          <w:szCs w:val="24"/>
        </w:rPr>
        <w:t>sset management systems</w:t>
      </w:r>
      <w:r w:rsidR="00755C00" w:rsidRPr="00D65586">
        <w:rPr>
          <w:rFonts w:asciiTheme="minorHAnsi" w:hAnsiTheme="minorHAnsi"/>
          <w:i w:val="0"/>
          <w:sz w:val="24"/>
          <w:szCs w:val="24"/>
        </w:rPr>
        <w:t>?</w:t>
      </w:r>
    </w:p>
    <w:p w14:paraId="19E47155" w14:textId="77777777" w:rsidR="00755C00" w:rsidRPr="00D65586" w:rsidRDefault="00755C00" w:rsidP="00DA60BF">
      <w:pPr>
        <w:pStyle w:val="ParagraphItalics"/>
        <w:tabs>
          <w:tab w:val="left" w:pos="900"/>
          <w:tab w:val="left" w:pos="1170"/>
          <w:tab w:val="left" w:pos="1440"/>
        </w:tabs>
        <w:ind w:left="720"/>
        <w:rPr>
          <w:rFonts w:asciiTheme="minorHAnsi" w:hAnsiTheme="minorHAnsi"/>
          <w:i w:val="0"/>
          <w:sz w:val="24"/>
          <w:szCs w:val="24"/>
        </w:rPr>
      </w:pPr>
      <w:r w:rsidRPr="00D65586">
        <w:rPr>
          <w:rFonts w:asciiTheme="minorHAnsi" w:hAnsiTheme="minorHAnsi"/>
          <w:i w:val="0"/>
          <w:sz w:val="24"/>
          <w:szCs w:val="24"/>
        </w:rPr>
        <w:t xml:space="preserve">3. </w:t>
      </w:r>
      <w:r w:rsidRPr="001220E1">
        <w:rPr>
          <w:rFonts w:asciiTheme="minorHAnsi" w:hAnsiTheme="minorHAnsi"/>
          <w:sz w:val="24"/>
          <w:szCs w:val="24"/>
        </w:rPr>
        <w:t>Wh</w:t>
      </w:r>
      <w:r w:rsidR="005C0329" w:rsidRPr="001220E1">
        <w:rPr>
          <w:rFonts w:asciiTheme="minorHAnsi" w:hAnsiTheme="minorHAnsi"/>
          <w:sz w:val="24"/>
          <w:szCs w:val="24"/>
        </w:rPr>
        <w:t xml:space="preserve">ich </w:t>
      </w:r>
      <w:r w:rsidR="0014047F" w:rsidRPr="001220E1">
        <w:rPr>
          <w:rFonts w:asciiTheme="minorHAnsi" w:hAnsiTheme="minorHAnsi"/>
          <w:sz w:val="24"/>
          <w:szCs w:val="24"/>
        </w:rPr>
        <w:t>architecture</w:t>
      </w:r>
      <w:r w:rsidR="005C0329" w:rsidRPr="001220E1">
        <w:rPr>
          <w:rFonts w:asciiTheme="minorHAnsi" w:hAnsiTheme="minorHAnsi"/>
          <w:sz w:val="24"/>
          <w:szCs w:val="24"/>
        </w:rPr>
        <w:t xml:space="preserve"> </w:t>
      </w:r>
      <w:r w:rsidRPr="001220E1">
        <w:rPr>
          <w:rFonts w:asciiTheme="minorHAnsi" w:hAnsiTheme="minorHAnsi"/>
          <w:sz w:val="24"/>
          <w:szCs w:val="24"/>
        </w:rPr>
        <w:t>component</w:t>
      </w:r>
      <w:r w:rsidR="005C0329" w:rsidRPr="001220E1">
        <w:rPr>
          <w:rFonts w:asciiTheme="minorHAnsi" w:hAnsiTheme="minorHAnsi"/>
          <w:sz w:val="24"/>
          <w:szCs w:val="24"/>
        </w:rPr>
        <w:t>(s)</w:t>
      </w:r>
      <w:r w:rsidRPr="001220E1">
        <w:rPr>
          <w:rFonts w:asciiTheme="minorHAnsi" w:hAnsiTheme="minorHAnsi"/>
          <w:sz w:val="24"/>
          <w:szCs w:val="24"/>
        </w:rPr>
        <w:t xml:space="preserve"> should be included to create an implementable and holistic cyber security architecture baseline that would solve many of the current vulnerabilities the D/As are facing today</w:t>
      </w:r>
      <w:r w:rsidRPr="00D65586">
        <w:rPr>
          <w:rFonts w:asciiTheme="minorHAnsi" w:hAnsiTheme="minorHAnsi"/>
          <w:i w:val="0"/>
          <w:sz w:val="24"/>
          <w:szCs w:val="24"/>
        </w:rPr>
        <w:t>?</w:t>
      </w:r>
    </w:p>
    <w:p w14:paraId="6BDC9135" w14:textId="77777777" w:rsidR="00DA60BF" w:rsidRPr="00D65586" w:rsidRDefault="00755C00" w:rsidP="00DA60BF">
      <w:pPr>
        <w:pStyle w:val="ParagraphItalics"/>
        <w:tabs>
          <w:tab w:val="left" w:pos="900"/>
          <w:tab w:val="left" w:pos="1170"/>
          <w:tab w:val="left" w:pos="1440"/>
        </w:tabs>
        <w:ind w:left="720"/>
        <w:rPr>
          <w:rFonts w:asciiTheme="minorHAnsi" w:hAnsiTheme="minorHAnsi"/>
          <w:i w:val="0"/>
          <w:sz w:val="24"/>
          <w:szCs w:val="24"/>
        </w:rPr>
      </w:pPr>
      <w:r w:rsidRPr="00D65586">
        <w:rPr>
          <w:rFonts w:asciiTheme="minorHAnsi" w:hAnsiTheme="minorHAnsi"/>
          <w:i w:val="0"/>
          <w:sz w:val="24"/>
          <w:szCs w:val="24"/>
        </w:rPr>
        <w:t xml:space="preserve">4. </w:t>
      </w:r>
      <w:r w:rsidR="00DA60BF" w:rsidRPr="001220E1">
        <w:rPr>
          <w:rFonts w:asciiTheme="minorHAnsi" w:hAnsiTheme="minorHAnsi"/>
          <w:sz w:val="24"/>
          <w:szCs w:val="24"/>
        </w:rPr>
        <w:t>How do D/As operate their cyber defense systems today, and how do these operations compare to industry standards</w:t>
      </w:r>
      <w:r w:rsidR="00DA60BF" w:rsidRPr="00D65586">
        <w:rPr>
          <w:rFonts w:asciiTheme="minorHAnsi" w:hAnsiTheme="minorHAnsi"/>
          <w:i w:val="0"/>
          <w:sz w:val="24"/>
          <w:szCs w:val="24"/>
        </w:rPr>
        <w:t xml:space="preserve">? </w:t>
      </w:r>
    </w:p>
    <w:p w14:paraId="07BB9B76" w14:textId="77777777" w:rsidR="00DA60BF" w:rsidRPr="00D65586" w:rsidRDefault="00755C00" w:rsidP="00DA60BF">
      <w:pPr>
        <w:pStyle w:val="ParagraphItalics"/>
        <w:tabs>
          <w:tab w:val="left" w:pos="900"/>
          <w:tab w:val="left" w:pos="1170"/>
          <w:tab w:val="left" w:pos="1440"/>
        </w:tabs>
        <w:ind w:left="720"/>
        <w:rPr>
          <w:rFonts w:asciiTheme="minorHAnsi" w:hAnsiTheme="minorHAnsi"/>
          <w:i w:val="0"/>
          <w:sz w:val="24"/>
          <w:szCs w:val="24"/>
        </w:rPr>
      </w:pPr>
      <w:r w:rsidRPr="00D65586">
        <w:rPr>
          <w:rFonts w:asciiTheme="minorHAnsi" w:hAnsiTheme="minorHAnsi"/>
          <w:i w:val="0"/>
          <w:sz w:val="24"/>
          <w:szCs w:val="24"/>
        </w:rPr>
        <w:t>5</w:t>
      </w:r>
      <w:r w:rsidR="00DA60BF" w:rsidRPr="00D65586">
        <w:rPr>
          <w:rFonts w:asciiTheme="minorHAnsi" w:hAnsiTheme="minorHAnsi"/>
          <w:i w:val="0"/>
          <w:sz w:val="24"/>
          <w:szCs w:val="24"/>
        </w:rPr>
        <w:t xml:space="preserve">. </w:t>
      </w:r>
      <w:r w:rsidR="00DA60BF" w:rsidRPr="001220E1">
        <w:rPr>
          <w:rFonts w:asciiTheme="minorHAnsi" w:hAnsiTheme="minorHAnsi"/>
          <w:sz w:val="24"/>
          <w:szCs w:val="24"/>
        </w:rPr>
        <w:t>What are the highest priority cyber threats facing the D/As? To what extent are their existing systems mitigating those threats</w:t>
      </w:r>
      <w:r w:rsidR="00DA60BF" w:rsidRPr="00D65586">
        <w:rPr>
          <w:rFonts w:asciiTheme="minorHAnsi" w:hAnsiTheme="minorHAnsi"/>
          <w:i w:val="0"/>
          <w:sz w:val="24"/>
          <w:szCs w:val="24"/>
        </w:rPr>
        <w:t xml:space="preserve">? </w:t>
      </w:r>
    </w:p>
    <w:p w14:paraId="4347C56D" w14:textId="77777777" w:rsidR="00DA60BF" w:rsidRPr="00D65586" w:rsidRDefault="00755C00" w:rsidP="00DA60BF">
      <w:pPr>
        <w:pStyle w:val="ParagraphItalics"/>
        <w:tabs>
          <w:tab w:val="left" w:pos="900"/>
          <w:tab w:val="left" w:pos="1170"/>
          <w:tab w:val="left" w:pos="1440"/>
        </w:tabs>
        <w:ind w:left="720"/>
        <w:rPr>
          <w:rFonts w:asciiTheme="minorHAnsi" w:hAnsiTheme="minorHAnsi"/>
          <w:i w:val="0"/>
          <w:sz w:val="24"/>
          <w:szCs w:val="24"/>
        </w:rPr>
      </w:pPr>
      <w:r w:rsidRPr="00D65586">
        <w:rPr>
          <w:rFonts w:asciiTheme="minorHAnsi" w:hAnsiTheme="minorHAnsi"/>
          <w:i w:val="0"/>
          <w:sz w:val="24"/>
          <w:szCs w:val="24"/>
        </w:rPr>
        <w:t>6</w:t>
      </w:r>
      <w:r w:rsidR="00DA60BF" w:rsidRPr="00D65586">
        <w:rPr>
          <w:rFonts w:asciiTheme="minorHAnsi" w:hAnsiTheme="minorHAnsi"/>
          <w:i w:val="0"/>
          <w:sz w:val="24"/>
          <w:szCs w:val="24"/>
        </w:rPr>
        <w:t xml:space="preserve">. </w:t>
      </w:r>
      <w:r w:rsidR="00DA60BF" w:rsidRPr="001220E1">
        <w:rPr>
          <w:rFonts w:asciiTheme="minorHAnsi" w:hAnsiTheme="minorHAnsi"/>
          <w:sz w:val="24"/>
          <w:szCs w:val="24"/>
        </w:rPr>
        <w:t xml:space="preserve">What tools or services should </w:t>
      </w:r>
      <w:r w:rsidR="005C0329" w:rsidRPr="001220E1">
        <w:rPr>
          <w:rFonts w:asciiTheme="minorHAnsi" w:hAnsiTheme="minorHAnsi"/>
          <w:sz w:val="24"/>
          <w:szCs w:val="24"/>
        </w:rPr>
        <w:t xml:space="preserve">the government </w:t>
      </w:r>
      <w:r w:rsidR="00DA60BF" w:rsidRPr="001220E1">
        <w:rPr>
          <w:rFonts w:asciiTheme="minorHAnsi" w:hAnsiTheme="minorHAnsi"/>
          <w:sz w:val="24"/>
          <w:szCs w:val="24"/>
        </w:rPr>
        <w:t>provide at the national level that would be most effective at mitigating the threats that the D/As cannot address by themselves individually, and what is the appropriate architecture for integrating the capabilities of these tools and services? What is the current maturity-level of the tools and services required</w:t>
      </w:r>
      <w:r w:rsidR="00DA60BF" w:rsidRPr="00D65586">
        <w:rPr>
          <w:rFonts w:asciiTheme="minorHAnsi" w:hAnsiTheme="minorHAnsi"/>
          <w:i w:val="0"/>
          <w:sz w:val="24"/>
          <w:szCs w:val="24"/>
        </w:rPr>
        <w:t xml:space="preserve">? </w:t>
      </w:r>
    </w:p>
    <w:p w14:paraId="336DABFB" w14:textId="77777777" w:rsidR="00AB3758" w:rsidRPr="00D65586" w:rsidRDefault="00755C00" w:rsidP="00AB3758">
      <w:pPr>
        <w:pStyle w:val="ParagraphItalics"/>
        <w:tabs>
          <w:tab w:val="left" w:pos="900"/>
          <w:tab w:val="left" w:pos="1170"/>
          <w:tab w:val="left" w:pos="1440"/>
        </w:tabs>
        <w:ind w:left="720"/>
        <w:rPr>
          <w:rFonts w:asciiTheme="minorHAnsi" w:hAnsiTheme="minorHAnsi"/>
          <w:i w:val="0"/>
          <w:sz w:val="24"/>
          <w:szCs w:val="24"/>
        </w:rPr>
      </w:pPr>
      <w:r w:rsidRPr="00D65586">
        <w:rPr>
          <w:rFonts w:asciiTheme="minorHAnsi" w:hAnsiTheme="minorHAnsi"/>
          <w:i w:val="0"/>
          <w:sz w:val="24"/>
          <w:szCs w:val="24"/>
        </w:rPr>
        <w:t>7</w:t>
      </w:r>
      <w:r w:rsidR="00DA60BF" w:rsidRPr="00D65586">
        <w:rPr>
          <w:rFonts w:asciiTheme="minorHAnsi" w:hAnsiTheme="minorHAnsi"/>
          <w:i w:val="0"/>
          <w:sz w:val="24"/>
          <w:szCs w:val="24"/>
        </w:rPr>
        <w:t xml:space="preserve">. </w:t>
      </w:r>
      <w:r w:rsidR="00DA60BF" w:rsidRPr="001220E1">
        <w:rPr>
          <w:rFonts w:asciiTheme="minorHAnsi" w:hAnsiTheme="minorHAnsi"/>
          <w:sz w:val="24"/>
          <w:szCs w:val="24"/>
        </w:rPr>
        <w:t>How should threat and other cyber data be shared to better protect each D/A?   Are D/As better off operating mainly independently, albeit with newer, more effective tools, or would they all benefit from shared experiences, data, knowledge and technology</w:t>
      </w:r>
      <w:r w:rsidR="00DA60BF" w:rsidRPr="00D65586">
        <w:rPr>
          <w:rFonts w:asciiTheme="minorHAnsi" w:hAnsiTheme="minorHAnsi"/>
          <w:i w:val="0"/>
          <w:sz w:val="24"/>
          <w:szCs w:val="24"/>
        </w:rPr>
        <w:t xml:space="preserve">? </w:t>
      </w:r>
    </w:p>
    <w:p w14:paraId="116B9DAB" w14:textId="77777777" w:rsidR="007A4AFD" w:rsidRPr="00D65586" w:rsidRDefault="00C94608" w:rsidP="00AB3758">
      <w:pPr>
        <w:pStyle w:val="Heading3"/>
        <w:rPr>
          <w:rFonts w:asciiTheme="minorHAnsi" w:hAnsiTheme="minorHAnsi" w:cs="Times New Roman"/>
          <w:sz w:val="24"/>
          <w:szCs w:val="24"/>
        </w:rPr>
      </w:pPr>
      <w:bookmarkStart w:id="506" w:name="_Toc474764724"/>
      <w:r w:rsidRPr="00D65586">
        <w:rPr>
          <w:rFonts w:asciiTheme="minorHAnsi" w:hAnsiTheme="minorHAnsi" w:cs="Times New Roman"/>
          <w:sz w:val="24"/>
          <w:szCs w:val="24"/>
        </w:rPr>
        <w:lastRenderedPageBreak/>
        <w:t>Logistics Considerations</w:t>
      </w:r>
      <w:bookmarkEnd w:id="500"/>
      <w:bookmarkEnd w:id="501"/>
      <w:bookmarkEnd w:id="502"/>
      <w:bookmarkEnd w:id="503"/>
      <w:bookmarkEnd w:id="504"/>
      <w:bookmarkEnd w:id="505"/>
      <w:bookmarkEnd w:id="506"/>
    </w:p>
    <w:p w14:paraId="688C68A8" w14:textId="77777777" w:rsidR="002D2299" w:rsidRPr="00D65586" w:rsidRDefault="002D2299" w:rsidP="00395867">
      <w:pPr>
        <w:pStyle w:val="ParagraphItalics"/>
        <w:ind w:left="720"/>
        <w:rPr>
          <w:rFonts w:asciiTheme="minorHAnsi" w:hAnsiTheme="minorHAnsi"/>
          <w:i w:val="0"/>
          <w:sz w:val="24"/>
          <w:szCs w:val="24"/>
        </w:rPr>
      </w:pPr>
      <w:r w:rsidRPr="00D65586">
        <w:rPr>
          <w:rFonts w:asciiTheme="minorHAnsi" w:hAnsiTheme="minorHAnsi"/>
          <w:i w:val="0"/>
          <w:sz w:val="24"/>
          <w:szCs w:val="24"/>
        </w:rPr>
        <w:t>Logistics considerations for this project include:</w:t>
      </w:r>
    </w:p>
    <w:p w14:paraId="6D97F66E" w14:textId="77777777" w:rsidR="002D2299" w:rsidRPr="00D65586" w:rsidRDefault="002D2299" w:rsidP="006F26E3">
      <w:pPr>
        <w:pStyle w:val="ParagraphItalics"/>
        <w:numPr>
          <w:ilvl w:val="0"/>
          <w:numId w:val="11"/>
        </w:numPr>
        <w:rPr>
          <w:rFonts w:asciiTheme="minorHAnsi" w:hAnsiTheme="minorHAnsi"/>
          <w:i w:val="0"/>
          <w:sz w:val="24"/>
          <w:szCs w:val="24"/>
        </w:rPr>
      </w:pPr>
      <w:r w:rsidRPr="00D65586">
        <w:rPr>
          <w:rFonts w:asciiTheme="minorHAnsi" w:hAnsiTheme="minorHAnsi"/>
          <w:i w:val="0"/>
          <w:sz w:val="24"/>
          <w:szCs w:val="24"/>
        </w:rPr>
        <w:t xml:space="preserve">Ensuring access for the research team </w:t>
      </w:r>
      <w:r w:rsidR="00966F7A" w:rsidRPr="00D65586">
        <w:rPr>
          <w:rFonts w:asciiTheme="minorHAnsi" w:hAnsiTheme="minorHAnsi"/>
          <w:i w:val="0"/>
          <w:sz w:val="24"/>
          <w:szCs w:val="24"/>
        </w:rPr>
        <w:t xml:space="preserve">to DHS information and data, particularly for the classified signature study.  Research team members who will need SCI access have been identified as well as those requiring SECRET.  S&amp;T/CSD PM </w:t>
      </w:r>
      <w:r w:rsidR="00E22280" w:rsidRPr="00D65586">
        <w:rPr>
          <w:rFonts w:asciiTheme="minorHAnsi" w:hAnsiTheme="minorHAnsi"/>
          <w:i w:val="0"/>
          <w:sz w:val="24"/>
          <w:szCs w:val="24"/>
        </w:rPr>
        <w:t>Team</w:t>
      </w:r>
      <w:r w:rsidR="00966F7A" w:rsidRPr="00D65586">
        <w:rPr>
          <w:rFonts w:asciiTheme="minorHAnsi" w:hAnsiTheme="minorHAnsi"/>
          <w:i w:val="0"/>
          <w:sz w:val="24"/>
          <w:szCs w:val="24"/>
        </w:rPr>
        <w:t xml:space="preserve"> will coordinate with the </w:t>
      </w:r>
      <w:r w:rsidR="00882592">
        <w:rPr>
          <w:rFonts w:asciiTheme="minorHAnsi" w:hAnsiTheme="minorHAnsi"/>
          <w:i w:val="0"/>
          <w:sz w:val="24"/>
          <w:szCs w:val="24"/>
        </w:rPr>
        <w:t>NPPD</w:t>
      </w:r>
      <w:r w:rsidR="0014047F">
        <w:rPr>
          <w:rFonts w:asciiTheme="minorHAnsi" w:hAnsiTheme="minorHAnsi"/>
          <w:i w:val="0"/>
          <w:sz w:val="24"/>
          <w:szCs w:val="24"/>
        </w:rPr>
        <w:t xml:space="preserve"> </w:t>
      </w:r>
      <w:r w:rsidR="00882592">
        <w:rPr>
          <w:rFonts w:asciiTheme="minorHAnsi" w:hAnsiTheme="minorHAnsi"/>
          <w:i w:val="0"/>
          <w:sz w:val="24"/>
          <w:szCs w:val="24"/>
        </w:rPr>
        <w:t>(</w:t>
      </w:r>
      <w:r w:rsidR="00966F7A" w:rsidRPr="00D65586">
        <w:rPr>
          <w:rFonts w:asciiTheme="minorHAnsi" w:hAnsiTheme="minorHAnsi"/>
          <w:i w:val="0"/>
          <w:sz w:val="24"/>
          <w:szCs w:val="24"/>
        </w:rPr>
        <w:t>CS&amp;C</w:t>
      </w:r>
      <w:r w:rsidR="00882592">
        <w:rPr>
          <w:rFonts w:asciiTheme="minorHAnsi" w:hAnsiTheme="minorHAnsi"/>
          <w:i w:val="0"/>
          <w:sz w:val="24"/>
          <w:szCs w:val="24"/>
        </w:rPr>
        <w:t>)</w:t>
      </w:r>
      <w:r w:rsidR="00966F7A" w:rsidRPr="00D65586">
        <w:rPr>
          <w:rFonts w:asciiTheme="minorHAnsi" w:hAnsiTheme="minorHAnsi"/>
          <w:i w:val="0"/>
          <w:sz w:val="24"/>
          <w:szCs w:val="24"/>
        </w:rPr>
        <w:t xml:space="preserve"> POC to facilitate access to required information.</w:t>
      </w:r>
    </w:p>
    <w:p w14:paraId="79D5CE65" w14:textId="77777777" w:rsidR="00966F7A" w:rsidRPr="00D65586" w:rsidRDefault="00966F7A" w:rsidP="006F26E3">
      <w:pPr>
        <w:pStyle w:val="ParagraphItalics"/>
        <w:numPr>
          <w:ilvl w:val="0"/>
          <w:numId w:val="11"/>
        </w:numPr>
        <w:rPr>
          <w:rFonts w:asciiTheme="minorHAnsi" w:hAnsiTheme="minorHAnsi"/>
          <w:i w:val="0"/>
          <w:sz w:val="24"/>
          <w:szCs w:val="24"/>
        </w:rPr>
      </w:pPr>
      <w:r w:rsidRPr="00D65586">
        <w:rPr>
          <w:rFonts w:asciiTheme="minorHAnsi" w:hAnsiTheme="minorHAnsi"/>
          <w:i w:val="0"/>
          <w:sz w:val="24"/>
          <w:szCs w:val="24"/>
        </w:rPr>
        <w:t>Given the dispersed geographic nature of the team (Washington DC, Lexington, MA, Richland, WA and Rome, NY), the majority of coordination will be done via email.  Program reviews will be held primarily in Washington DC, but as needed, may be held in performer locations, especially if it coincides with a technical demonstration.</w:t>
      </w:r>
    </w:p>
    <w:p w14:paraId="1A5C0363" w14:textId="77777777" w:rsidR="007A4AFD" w:rsidRPr="00D65586" w:rsidRDefault="00B2712F" w:rsidP="00D212A7">
      <w:pPr>
        <w:pStyle w:val="Heading1"/>
        <w:ind w:left="450"/>
        <w:rPr>
          <w:rFonts w:asciiTheme="minorHAnsi" w:hAnsiTheme="minorHAnsi" w:cs="Times New Roman"/>
        </w:rPr>
      </w:pPr>
      <w:bookmarkStart w:id="507" w:name="_Toc364771550"/>
      <w:bookmarkStart w:id="508" w:name="_Toc364771601"/>
      <w:bookmarkStart w:id="509" w:name="_Toc364771693"/>
      <w:bookmarkStart w:id="510" w:name="_Toc299031966"/>
      <w:bookmarkStart w:id="511" w:name="_Toc299373357"/>
      <w:bookmarkStart w:id="512" w:name="_Toc300064099"/>
      <w:bookmarkStart w:id="513" w:name="_Toc300236527"/>
      <w:bookmarkStart w:id="514" w:name="_Toc300845435"/>
      <w:bookmarkStart w:id="515" w:name="_Toc313612717"/>
      <w:bookmarkStart w:id="516" w:name="_Toc315869004"/>
      <w:bookmarkStart w:id="517" w:name="_Toc364771694"/>
      <w:bookmarkStart w:id="518" w:name="_Toc474764725"/>
      <w:bookmarkEnd w:id="507"/>
      <w:bookmarkEnd w:id="508"/>
      <w:bookmarkEnd w:id="509"/>
      <w:r w:rsidRPr="00D65586">
        <w:rPr>
          <w:rFonts w:asciiTheme="minorHAnsi" w:hAnsiTheme="minorHAnsi" w:cs="Times New Roman"/>
        </w:rPr>
        <w:t>Project Management</w:t>
      </w:r>
      <w:bookmarkEnd w:id="510"/>
      <w:bookmarkEnd w:id="511"/>
      <w:bookmarkEnd w:id="512"/>
      <w:bookmarkEnd w:id="513"/>
      <w:bookmarkEnd w:id="514"/>
      <w:bookmarkEnd w:id="515"/>
      <w:bookmarkEnd w:id="516"/>
      <w:bookmarkEnd w:id="517"/>
      <w:bookmarkEnd w:id="518"/>
    </w:p>
    <w:p w14:paraId="56FAA8D5" w14:textId="77777777" w:rsidR="00403B09" w:rsidRPr="00D65586" w:rsidRDefault="005768EC" w:rsidP="005768EC">
      <w:pPr>
        <w:pStyle w:val="Heading2"/>
        <w:numPr>
          <w:ilvl w:val="0"/>
          <w:numId w:val="0"/>
        </w:numPr>
        <w:tabs>
          <w:tab w:val="left" w:pos="810"/>
          <w:tab w:val="num" w:pos="936"/>
        </w:tabs>
        <w:ind w:left="936" w:hanging="576"/>
        <w:rPr>
          <w:rFonts w:asciiTheme="minorHAnsi" w:hAnsiTheme="minorHAnsi" w:cs="Times New Roman"/>
        </w:rPr>
      </w:pPr>
      <w:bookmarkStart w:id="519" w:name="_Toc314117801"/>
      <w:bookmarkStart w:id="520" w:name="_Toc315863717"/>
      <w:bookmarkStart w:id="521" w:name="_Toc315869005"/>
      <w:bookmarkStart w:id="522" w:name="_Toc315870436"/>
      <w:bookmarkStart w:id="523" w:name="_Toc315961208"/>
      <w:bookmarkStart w:id="524" w:name="_Toc315961340"/>
      <w:bookmarkStart w:id="525" w:name="_Toc315961472"/>
      <w:bookmarkStart w:id="526" w:name="_Toc315961604"/>
      <w:bookmarkStart w:id="527" w:name="_Toc315961737"/>
      <w:bookmarkStart w:id="528" w:name="_Toc315961871"/>
      <w:bookmarkStart w:id="529" w:name="_Toc315962005"/>
      <w:bookmarkStart w:id="530" w:name="_Toc315962140"/>
      <w:bookmarkStart w:id="531" w:name="_Toc315962274"/>
      <w:bookmarkStart w:id="532" w:name="_Toc315962410"/>
      <w:bookmarkStart w:id="533" w:name="_Toc315962546"/>
      <w:bookmarkStart w:id="534" w:name="_Toc315962753"/>
      <w:bookmarkStart w:id="535" w:name="_Toc316480280"/>
      <w:bookmarkStart w:id="536" w:name="_Toc316480700"/>
      <w:bookmarkStart w:id="537" w:name="_Toc314117802"/>
      <w:bookmarkStart w:id="538" w:name="_Toc315863718"/>
      <w:bookmarkStart w:id="539" w:name="_Toc315869006"/>
      <w:bookmarkStart w:id="540" w:name="_Toc315870437"/>
      <w:bookmarkStart w:id="541" w:name="_Toc315961209"/>
      <w:bookmarkStart w:id="542" w:name="_Toc315961341"/>
      <w:bookmarkStart w:id="543" w:name="_Toc315961473"/>
      <w:bookmarkStart w:id="544" w:name="_Toc315961605"/>
      <w:bookmarkStart w:id="545" w:name="_Toc315961738"/>
      <w:bookmarkStart w:id="546" w:name="_Toc315961872"/>
      <w:bookmarkStart w:id="547" w:name="_Toc315962006"/>
      <w:bookmarkStart w:id="548" w:name="_Toc315962141"/>
      <w:bookmarkStart w:id="549" w:name="_Toc315962275"/>
      <w:bookmarkStart w:id="550" w:name="_Toc315962411"/>
      <w:bookmarkStart w:id="551" w:name="_Toc315962547"/>
      <w:bookmarkStart w:id="552" w:name="_Toc315962754"/>
      <w:bookmarkStart w:id="553" w:name="_Toc316480281"/>
      <w:bookmarkStart w:id="554" w:name="_Toc316480701"/>
      <w:bookmarkStart w:id="555" w:name="_Toc314117803"/>
      <w:bookmarkStart w:id="556" w:name="_Toc315869007"/>
      <w:bookmarkStart w:id="557" w:name="_Toc364771695"/>
      <w:bookmarkStart w:id="558" w:name="_Toc474764726"/>
      <w:bookmarkStart w:id="559" w:name="_Toc299031968"/>
      <w:bookmarkStart w:id="560" w:name="_Toc299373359"/>
      <w:bookmarkStart w:id="561" w:name="_Toc300064101"/>
      <w:bookmarkStart w:id="562" w:name="_Toc300236529"/>
      <w:bookmarkStart w:id="563" w:name="_Toc300845437"/>
      <w:bookmarkStart w:id="564" w:name="_Toc3136127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r w:rsidRPr="00D65586">
        <w:rPr>
          <w:rFonts w:asciiTheme="minorHAnsi" w:hAnsiTheme="minorHAnsi" w:cs="Times New Roman"/>
        </w:rPr>
        <w:t xml:space="preserve">4.1 </w:t>
      </w:r>
      <w:r w:rsidR="00DD57E8" w:rsidRPr="00D65586">
        <w:rPr>
          <w:rFonts w:asciiTheme="minorHAnsi" w:hAnsiTheme="minorHAnsi" w:cs="Times New Roman"/>
        </w:rPr>
        <w:t>Acquisition Managemen</w:t>
      </w:r>
      <w:r w:rsidR="005F642D" w:rsidRPr="00D65586">
        <w:rPr>
          <w:rFonts w:asciiTheme="minorHAnsi" w:hAnsiTheme="minorHAnsi" w:cs="Times New Roman"/>
        </w:rPr>
        <w:t>t</w:t>
      </w:r>
      <w:bookmarkEnd w:id="556"/>
      <w:bookmarkEnd w:id="557"/>
      <w:bookmarkEnd w:id="558"/>
      <w:r w:rsidR="00640ED0" w:rsidRPr="00D65586">
        <w:rPr>
          <w:rFonts w:asciiTheme="minorHAnsi" w:hAnsiTheme="minorHAnsi" w:cs="Times New Roman"/>
        </w:rPr>
        <w:t xml:space="preserve">    </w:t>
      </w:r>
    </w:p>
    <w:p w14:paraId="692BD23C" w14:textId="77777777" w:rsidR="00640ED0" w:rsidRPr="00D65586" w:rsidRDefault="00640ED0" w:rsidP="00D212A7">
      <w:pPr>
        <w:pStyle w:val="Heading3"/>
        <w:rPr>
          <w:rFonts w:asciiTheme="minorHAnsi" w:hAnsiTheme="minorHAnsi" w:cs="Times New Roman"/>
          <w:sz w:val="24"/>
          <w:szCs w:val="24"/>
        </w:rPr>
      </w:pPr>
      <w:bookmarkStart w:id="565" w:name="_Toc474764727"/>
      <w:bookmarkStart w:id="566" w:name="_Toc315869008"/>
      <w:r w:rsidRPr="00D65586">
        <w:rPr>
          <w:rFonts w:asciiTheme="minorHAnsi" w:hAnsiTheme="minorHAnsi" w:cs="Times New Roman"/>
          <w:sz w:val="24"/>
          <w:szCs w:val="24"/>
        </w:rPr>
        <w:t>Program Acquisitions</w:t>
      </w:r>
      <w:bookmarkEnd w:id="565"/>
      <w:r w:rsidRPr="00D65586">
        <w:rPr>
          <w:rFonts w:asciiTheme="minorHAnsi" w:hAnsiTheme="minorHAnsi" w:cs="Times New Roman"/>
          <w:sz w:val="24"/>
          <w:szCs w:val="24"/>
        </w:rPr>
        <w:t xml:space="preserve"> </w:t>
      </w:r>
    </w:p>
    <w:p w14:paraId="512D465A" w14:textId="77777777" w:rsidR="000E6769" w:rsidRPr="00D65586" w:rsidRDefault="000E6769" w:rsidP="000A7966">
      <w:pPr>
        <w:pStyle w:val="ParagraphBAH"/>
        <w:tabs>
          <w:tab w:val="left" w:pos="720"/>
          <w:tab w:val="left" w:pos="810"/>
          <w:tab w:val="left" w:pos="900"/>
          <w:tab w:val="left" w:pos="1170"/>
          <w:tab w:val="left" w:pos="1260"/>
          <w:tab w:val="left" w:pos="1350"/>
          <w:tab w:val="left" w:pos="1440"/>
        </w:tabs>
        <w:ind w:left="720"/>
        <w:rPr>
          <w:rFonts w:asciiTheme="minorHAnsi" w:hAnsiTheme="minorHAnsi" w:cs="Times New Roman"/>
          <w:i/>
          <w:color w:val="FF0000"/>
          <w:sz w:val="2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7"/>
        <w:gridCol w:w="1339"/>
        <w:gridCol w:w="1361"/>
        <w:gridCol w:w="1439"/>
        <w:gridCol w:w="828"/>
        <w:gridCol w:w="1435"/>
      </w:tblGrid>
      <w:tr w:rsidR="00BB5C0B" w:rsidRPr="00D65586" w14:paraId="255D541C" w14:textId="77777777" w:rsidTr="0014047F">
        <w:trPr>
          <w:jc w:val="center"/>
        </w:trPr>
        <w:tc>
          <w:tcPr>
            <w:tcW w:w="1317" w:type="dxa"/>
            <w:shd w:val="clear" w:color="auto" w:fill="A6A6A6"/>
          </w:tcPr>
          <w:p w14:paraId="50F0BC84" w14:textId="77777777" w:rsidR="00BB5C0B" w:rsidRPr="00D65586" w:rsidRDefault="00BB5C0B" w:rsidP="00BF06CE">
            <w:pPr>
              <w:jc w:val="center"/>
              <w:rPr>
                <w:rFonts w:asciiTheme="minorHAnsi" w:hAnsiTheme="minorHAnsi"/>
                <w:b/>
              </w:rPr>
            </w:pPr>
            <w:r w:rsidRPr="00D65586">
              <w:rPr>
                <w:rFonts w:asciiTheme="minorHAnsi" w:hAnsiTheme="minorHAnsi"/>
                <w:b/>
              </w:rPr>
              <w:t xml:space="preserve">Acquisition </w:t>
            </w:r>
          </w:p>
          <w:p w14:paraId="3E7CFB48" w14:textId="77777777" w:rsidR="00BB5C0B" w:rsidRPr="00D65586" w:rsidRDefault="00BB5C0B" w:rsidP="00BF06CE">
            <w:pPr>
              <w:jc w:val="center"/>
              <w:rPr>
                <w:rFonts w:asciiTheme="minorHAnsi" w:hAnsiTheme="minorHAnsi"/>
                <w:b/>
              </w:rPr>
            </w:pPr>
            <w:r w:rsidRPr="00D65586">
              <w:rPr>
                <w:rFonts w:asciiTheme="minorHAnsi" w:hAnsiTheme="minorHAnsi"/>
                <w:b/>
              </w:rPr>
              <w:t xml:space="preserve">Description </w:t>
            </w:r>
          </w:p>
        </w:tc>
        <w:tc>
          <w:tcPr>
            <w:tcW w:w="1339" w:type="dxa"/>
            <w:shd w:val="clear" w:color="auto" w:fill="A6A6A6"/>
          </w:tcPr>
          <w:p w14:paraId="5BC0BF23" w14:textId="77777777" w:rsidR="00BB5C0B" w:rsidRPr="00D65586" w:rsidRDefault="00BB5C0B" w:rsidP="00BF06CE">
            <w:pPr>
              <w:jc w:val="center"/>
              <w:rPr>
                <w:rFonts w:asciiTheme="minorHAnsi" w:hAnsiTheme="minorHAnsi"/>
                <w:b/>
              </w:rPr>
            </w:pPr>
            <w:r w:rsidRPr="00D65586">
              <w:rPr>
                <w:rFonts w:asciiTheme="minorHAnsi" w:hAnsiTheme="minorHAnsi"/>
                <w:b/>
              </w:rPr>
              <w:t>Acquisition Strategy</w:t>
            </w:r>
          </w:p>
          <w:p w14:paraId="0C719495" w14:textId="77777777" w:rsidR="00BB5C0B" w:rsidRPr="00D65586" w:rsidRDefault="00BB5C0B" w:rsidP="00BF06CE">
            <w:pPr>
              <w:jc w:val="center"/>
              <w:rPr>
                <w:rFonts w:asciiTheme="minorHAnsi" w:hAnsiTheme="minorHAnsi"/>
                <w:b/>
              </w:rPr>
            </w:pPr>
            <w:r w:rsidRPr="00D65586">
              <w:rPr>
                <w:rFonts w:asciiTheme="minorHAnsi" w:hAnsiTheme="minorHAnsi"/>
                <w:b/>
              </w:rPr>
              <w:t>(Contract, BAA, Grant, IA etc.)</w:t>
            </w:r>
          </w:p>
        </w:tc>
        <w:tc>
          <w:tcPr>
            <w:tcW w:w="1361" w:type="dxa"/>
            <w:shd w:val="clear" w:color="auto" w:fill="A6A6A6"/>
          </w:tcPr>
          <w:p w14:paraId="7C5DDD0F" w14:textId="77777777" w:rsidR="00BB5C0B" w:rsidRPr="00D65586" w:rsidRDefault="00BB5C0B" w:rsidP="00BF06CE">
            <w:pPr>
              <w:jc w:val="center"/>
              <w:rPr>
                <w:rFonts w:asciiTheme="minorHAnsi" w:hAnsiTheme="minorHAnsi"/>
                <w:b/>
              </w:rPr>
            </w:pPr>
            <w:r w:rsidRPr="00D65586">
              <w:rPr>
                <w:rFonts w:asciiTheme="minorHAnsi" w:hAnsiTheme="minorHAnsi"/>
                <w:b/>
              </w:rPr>
              <w:t>Location of Work To Be Performed</w:t>
            </w:r>
          </w:p>
        </w:tc>
        <w:tc>
          <w:tcPr>
            <w:tcW w:w="1439" w:type="dxa"/>
            <w:shd w:val="clear" w:color="auto" w:fill="A6A6A6"/>
          </w:tcPr>
          <w:p w14:paraId="37F68CD9" w14:textId="77777777" w:rsidR="00BB5C0B" w:rsidRPr="00D65586" w:rsidRDefault="00BB5C0B" w:rsidP="00BF06CE">
            <w:pPr>
              <w:jc w:val="center"/>
              <w:rPr>
                <w:rFonts w:asciiTheme="minorHAnsi" w:hAnsiTheme="minorHAnsi"/>
                <w:b/>
              </w:rPr>
            </w:pPr>
            <w:r w:rsidRPr="00D65586">
              <w:rPr>
                <w:rFonts w:asciiTheme="minorHAnsi" w:hAnsiTheme="minorHAnsi"/>
                <w:b/>
              </w:rPr>
              <w:t>Period of Performance</w:t>
            </w:r>
          </w:p>
        </w:tc>
        <w:tc>
          <w:tcPr>
            <w:tcW w:w="828" w:type="dxa"/>
            <w:shd w:val="clear" w:color="auto" w:fill="A6A6A6"/>
          </w:tcPr>
          <w:p w14:paraId="0886392D" w14:textId="77777777" w:rsidR="00BB5C0B" w:rsidRPr="00D65586" w:rsidRDefault="00BB5C0B" w:rsidP="00BF06CE">
            <w:pPr>
              <w:jc w:val="center"/>
              <w:rPr>
                <w:rFonts w:asciiTheme="minorHAnsi" w:hAnsiTheme="minorHAnsi"/>
                <w:b/>
              </w:rPr>
            </w:pPr>
            <w:r w:rsidRPr="00D65586">
              <w:rPr>
                <w:rFonts w:asciiTheme="minorHAnsi" w:hAnsiTheme="minorHAnsi"/>
                <w:b/>
              </w:rPr>
              <w:t>Award FY/Q</w:t>
            </w:r>
          </w:p>
        </w:tc>
        <w:tc>
          <w:tcPr>
            <w:tcW w:w="1435" w:type="dxa"/>
            <w:shd w:val="clear" w:color="auto" w:fill="A6A6A6"/>
          </w:tcPr>
          <w:p w14:paraId="204C2CBF" w14:textId="77777777" w:rsidR="00BB5C0B" w:rsidRPr="00D65586" w:rsidRDefault="00BB5C0B" w:rsidP="00BF06CE">
            <w:pPr>
              <w:jc w:val="center"/>
              <w:rPr>
                <w:rFonts w:asciiTheme="minorHAnsi" w:hAnsiTheme="minorHAnsi"/>
                <w:b/>
              </w:rPr>
            </w:pPr>
            <w:r w:rsidRPr="00D65586">
              <w:rPr>
                <w:rFonts w:asciiTheme="minorHAnsi" w:hAnsiTheme="minorHAnsi"/>
                <w:b/>
              </w:rPr>
              <w:t>Total Estimated Value</w:t>
            </w:r>
          </w:p>
        </w:tc>
      </w:tr>
      <w:tr w:rsidR="00BB5C0B" w:rsidRPr="00D65586" w14:paraId="0FB7213B" w14:textId="77777777" w:rsidTr="0014047F">
        <w:trPr>
          <w:jc w:val="center"/>
        </w:trPr>
        <w:tc>
          <w:tcPr>
            <w:tcW w:w="1317" w:type="dxa"/>
          </w:tcPr>
          <w:p w14:paraId="08707CE8" w14:textId="77777777" w:rsidR="00BB5C0B" w:rsidRPr="00D65586" w:rsidRDefault="00746F95" w:rsidP="00BF06CE">
            <w:pPr>
              <w:rPr>
                <w:rFonts w:asciiTheme="minorHAnsi" w:hAnsiTheme="minorHAnsi"/>
                <w:b/>
              </w:rPr>
            </w:pPr>
            <w:r w:rsidRPr="00D65586">
              <w:rPr>
                <w:rFonts w:asciiTheme="minorHAnsi" w:hAnsiTheme="minorHAnsi"/>
                <w:b/>
              </w:rPr>
              <w:t>PNNL Research Activity</w:t>
            </w:r>
          </w:p>
        </w:tc>
        <w:tc>
          <w:tcPr>
            <w:tcW w:w="1339" w:type="dxa"/>
          </w:tcPr>
          <w:p w14:paraId="5E7495BD" w14:textId="77777777" w:rsidR="00BB5C0B" w:rsidRPr="00D65586" w:rsidRDefault="00746F95" w:rsidP="00BF06CE">
            <w:pPr>
              <w:rPr>
                <w:rFonts w:asciiTheme="minorHAnsi" w:hAnsiTheme="minorHAnsi"/>
                <w:b/>
              </w:rPr>
            </w:pPr>
            <w:r w:rsidRPr="00D65586">
              <w:rPr>
                <w:rFonts w:asciiTheme="minorHAnsi" w:hAnsiTheme="minorHAnsi"/>
                <w:b/>
              </w:rPr>
              <w:t>Interagency Agreement</w:t>
            </w:r>
          </w:p>
        </w:tc>
        <w:tc>
          <w:tcPr>
            <w:tcW w:w="1361" w:type="dxa"/>
          </w:tcPr>
          <w:p w14:paraId="39A15C1C" w14:textId="77777777" w:rsidR="00BB5C0B" w:rsidRPr="00D65586" w:rsidRDefault="00746F95" w:rsidP="00BF06CE">
            <w:pPr>
              <w:rPr>
                <w:rFonts w:asciiTheme="minorHAnsi" w:hAnsiTheme="minorHAnsi"/>
                <w:b/>
              </w:rPr>
            </w:pPr>
            <w:r w:rsidRPr="00D65586">
              <w:rPr>
                <w:rFonts w:asciiTheme="minorHAnsi" w:hAnsiTheme="minorHAnsi"/>
                <w:b/>
              </w:rPr>
              <w:t>Richland, WA and Washington DC</w:t>
            </w:r>
          </w:p>
        </w:tc>
        <w:tc>
          <w:tcPr>
            <w:tcW w:w="1439" w:type="dxa"/>
          </w:tcPr>
          <w:p w14:paraId="7E577FF3" w14:textId="77777777" w:rsidR="00BB5C0B" w:rsidRPr="00D65586" w:rsidRDefault="00F72AFB" w:rsidP="00D51502">
            <w:pPr>
              <w:rPr>
                <w:rFonts w:asciiTheme="minorHAnsi" w:hAnsiTheme="minorHAnsi"/>
                <w:b/>
              </w:rPr>
            </w:pPr>
            <w:r w:rsidRPr="00D65586">
              <w:rPr>
                <w:rFonts w:asciiTheme="minorHAnsi" w:hAnsiTheme="minorHAnsi"/>
                <w:b/>
              </w:rPr>
              <w:t xml:space="preserve">30 June 2016 – </w:t>
            </w:r>
            <w:r w:rsidR="00D51502" w:rsidRPr="00D65586">
              <w:rPr>
                <w:rFonts w:asciiTheme="minorHAnsi" w:hAnsiTheme="minorHAnsi"/>
                <w:b/>
              </w:rPr>
              <w:t>31</w:t>
            </w:r>
            <w:r w:rsidRPr="00D65586">
              <w:rPr>
                <w:rFonts w:asciiTheme="minorHAnsi" w:hAnsiTheme="minorHAnsi"/>
                <w:b/>
              </w:rPr>
              <w:t xml:space="preserve"> </w:t>
            </w:r>
            <w:r w:rsidR="00D51502" w:rsidRPr="00D65586">
              <w:rPr>
                <w:rFonts w:asciiTheme="minorHAnsi" w:hAnsiTheme="minorHAnsi"/>
                <w:b/>
              </w:rPr>
              <w:t xml:space="preserve">Aug </w:t>
            </w:r>
            <w:r w:rsidRPr="00D65586">
              <w:rPr>
                <w:rFonts w:asciiTheme="minorHAnsi" w:hAnsiTheme="minorHAnsi"/>
                <w:b/>
              </w:rPr>
              <w:t>2017</w:t>
            </w:r>
          </w:p>
        </w:tc>
        <w:tc>
          <w:tcPr>
            <w:tcW w:w="828" w:type="dxa"/>
          </w:tcPr>
          <w:p w14:paraId="7DD48F0D" w14:textId="77777777" w:rsidR="00BB5C0B" w:rsidRPr="00D65586" w:rsidRDefault="00746F95" w:rsidP="00BF06CE">
            <w:pPr>
              <w:rPr>
                <w:rFonts w:asciiTheme="minorHAnsi" w:hAnsiTheme="minorHAnsi"/>
                <w:b/>
              </w:rPr>
            </w:pPr>
            <w:r w:rsidRPr="00D65586">
              <w:rPr>
                <w:rFonts w:asciiTheme="minorHAnsi" w:hAnsiTheme="minorHAnsi"/>
                <w:b/>
              </w:rPr>
              <w:t>Q3, FY 16</w:t>
            </w:r>
          </w:p>
        </w:tc>
        <w:tc>
          <w:tcPr>
            <w:tcW w:w="1435" w:type="dxa"/>
          </w:tcPr>
          <w:p w14:paraId="5E80D6A3" w14:textId="77777777" w:rsidR="00BB5C0B" w:rsidRPr="00D65586" w:rsidRDefault="00D51502" w:rsidP="00D51502">
            <w:pPr>
              <w:rPr>
                <w:rFonts w:asciiTheme="minorHAnsi" w:hAnsiTheme="minorHAnsi"/>
                <w:b/>
              </w:rPr>
            </w:pPr>
            <w:r w:rsidRPr="00D65586">
              <w:rPr>
                <w:rFonts w:asciiTheme="minorHAnsi" w:hAnsiTheme="minorHAnsi"/>
                <w:b/>
              </w:rPr>
              <w:t>4,000</w:t>
            </w:r>
            <w:r w:rsidR="00746F95" w:rsidRPr="00D65586">
              <w:rPr>
                <w:rFonts w:asciiTheme="minorHAnsi" w:hAnsiTheme="minorHAnsi"/>
                <w:b/>
              </w:rPr>
              <w:t>,000</w:t>
            </w:r>
          </w:p>
        </w:tc>
      </w:tr>
      <w:tr w:rsidR="00BB5C0B" w:rsidRPr="00D65586" w14:paraId="2929BC03" w14:textId="77777777" w:rsidTr="0014047F">
        <w:trPr>
          <w:jc w:val="center"/>
        </w:trPr>
        <w:tc>
          <w:tcPr>
            <w:tcW w:w="1317" w:type="dxa"/>
          </w:tcPr>
          <w:p w14:paraId="7F828B21" w14:textId="77777777" w:rsidR="00BB5C0B" w:rsidRPr="00D65586" w:rsidRDefault="00746F95" w:rsidP="00BF06CE">
            <w:pPr>
              <w:rPr>
                <w:rFonts w:asciiTheme="minorHAnsi" w:hAnsiTheme="minorHAnsi"/>
                <w:b/>
              </w:rPr>
            </w:pPr>
            <w:r w:rsidRPr="00D65586">
              <w:rPr>
                <w:rFonts w:asciiTheme="minorHAnsi" w:hAnsiTheme="minorHAnsi"/>
                <w:b/>
              </w:rPr>
              <w:t>MIT-LL Research Activity</w:t>
            </w:r>
          </w:p>
        </w:tc>
        <w:tc>
          <w:tcPr>
            <w:tcW w:w="1339" w:type="dxa"/>
          </w:tcPr>
          <w:p w14:paraId="4E2061C1" w14:textId="77777777" w:rsidR="00BB5C0B" w:rsidRPr="00D65586" w:rsidRDefault="00746F95" w:rsidP="00BF06CE">
            <w:pPr>
              <w:rPr>
                <w:rFonts w:asciiTheme="minorHAnsi" w:hAnsiTheme="minorHAnsi"/>
                <w:b/>
              </w:rPr>
            </w:pPr>
            <w:r w:rsidRPr="00D65586">
              <w:rPr>
                <w:rFonts w:asciiTheme="minorHAnsi" w:hAnsiTheme="minorHAnsi"/>
                <w:b/>
              </w:rPr>
              <w:t>Interagency Agreement</w:t>
            </w:r>
          </w:p>
        </w:tc>
        <w:tc>
          <w:tcPr>
            <w:tcW w:w="1361" w:type="dxa"/>
          </w:tcPr>
          <w:p w14:paraId="4B531130" w14:textId="77777777" w:rsidR="00BB5C0B" w:rsidRPr="00D65586" w:rsidRDefault="00746F95" w:rsidP="00BF06CE">
            <w:pPr>
              <w:rPr>
                <w:rFonts w:asciiTheme="minorHAnsi" w:hAnsiTheme="minorHAnsi"/>
                <w:b/>
              </w:rPr>
            </w:pPr>
            <w:r w:rsidRPr="00D65586">
              <w:rPr>
                <w:rFonts w:asciiTheme="minorHAnsi" w:hAnsiTheme="minorHAnsi"/>
                <w:b/>
              </w:rPr>
              <w:t>Lexington. MA and Washington DC</w:t>
            </w:r>
          </w:p>
        </w:tc>
        <w:tc>
          <w:tcPr>
            <w:tcW w:w="1439" w:type="dxa"/>
          </w:tcPr>
          <w:p w14:paraId="4CC743BD" w14:textId="77777777" w:rsidR="00BB5C0B" w:rsidRPr="00D65586" w:rsidRDefault="00F72AFB" w:rsidP="00C448AA">
            <w:pPr>
              <w:rPr>
                <w:rFonts w:asciiTheme="minorHAnsi" w:hAnsiTheme="minorHAnsi"/>
                <w:b/>
              </w:rPr>
            </w:pPr>
            <w:r w:rsidRPr="00D65586">
              <w:rPr>
                <w:rFonts w:asciiTheme="minorHAnsi" w:hAnsiTheme="minorHAnsi"/>
                <w:b/>
              </w:rPr>
              <w:t xml:space="preserve">30 June 2016 – </w:t>
            </w:r>
            <w:r w:rsidR="00C448AA" w:rsidRPr="00D65586">
              <w:rPr>
                <w:rFonts w:asciiTheme="minorHAnsi" w:hAnsiTheme="minorHAnsi"/>
                <w:b/>
              </w:rPr>
              <w:t xml:space="preserve">31 May </w:t>
            </w:r>
            <w:r w:rsidRPr="00D65586">
              <w:rPr>
                <w:rFonts w:asciiTheme="minorHAnsi" w:hAnsiTheme="minorHAnsi"/>
                <w:b/>
              </w:rPr>
              <w:t>2017</w:t>
            </w:r>
          </w:p>
        </w:tc>
        <w:tc>
          <w:tcPr>
            <w:tcW w:w="828" w:type="dxa"/>
          </w:tcPr>
          <w:p w14:paraId="137E99AE" w14:textId="77777777" w:rsidR="00BB5C0B" w:rsidRPr="00D65586" w:rsidRDefault="00746F95" w:rsidP="00BF06CE">
            <w:pPr>
              <w:rPr>
                <w:rFonts w:asciiTheme="minorHAnsi" w:hAnsiTheme="minorHAnsi"/>
                <w:b/>
              </w:rPr>
            </w:pPr>
            <w:r w:rsidRPr="00D65586">
              <w:rPr>
                <w:rFonts w:asciiTheme="minorHAnsi" w:hAnsiTheme="minorHAnsi"/>
                <w:b/>
              </w:rPr>
              <w:t>Q3, FY 16</w:t>
            </w:r>
          </w:p>
        </w:tc>
        <w:tc>
          <w:tcPr>
            <w:tcW w:w="1435" w:type="dxa"/>
          </w:tcPr>
          <w:p w14:paraId="7ADA70E3" w14:textId="77777777" w:rsidR="00BB5C0B" w:rsidRPr="00D65586" w:rsidRDefault="00746F95" w:rsidP="00BF06CE">
            <w:pPr>
              <w:rPr>
                <w:rFonts w:asciiTheme="minorHAnsi" w:hAnsiTheme="minorHAnsi"/>
                <w:b/>
              </w:rPr>
            </w:pPr>
            <w:r w:rsidRPr="00D65586">
              <w:rPr>
                <w:rFonts w:asciiTheme="minorHAnsi" w:hAnsiTheme="minorHAnsi"/>
                <w:b/>
              </w:rPr>
              <w:t>3,500,000</w:t>
            </w:r>
          </w:p>
        </w:tc>
      </w:tr>
      <w:tr w:rsidR="00BB5C0B" w:rsidRPr="00D65586" w14:paraId="283AC960" w14:textId="77777777" w:rsidTr="0014047F">
        <w:trPr>
          <w:jc w:val="center"/>
        </w:trPr>
        <w:tc>
          <w:tcPr>
            <w:tcW w:w="1317" w:type="dxa"/>
          </w:tcPr>
          <w:p w14:paraId="411E8932" w14:textId="77777777" w:rsidR="00BB5C0B" w:rsidRPr="00D65586" w:rsidRDefault="00746F95" w:rsidP="00BF06CE">
            <w:pPr>
              <w:rPr>
                <w:rFonts w:asciiTheme="minorHAnsi" w:hAnsiTheme="minorHAnsi"/>
                <w:b/>
              </w:rPr>
            </w:pPr>
            <w:r w:rsidRPr="00D65586">
              <w:rPr>
                <w:rFonts w:asciiTheme="minorHAnsi" w:hAnsiTheme="minorHAnsi"/>
                <w:b/>
              </w:rPr>
              <w:lastRenderedPageBreak/>
              <w:t>AIS</w:t>
            </w:r>
          </w:p>
        </w:tc>
        <w:tc>
          <w:tcPr>
            <w:tcW w:w="1339" w:type="dxa"/>
          </w:tcPr>
          <w:p w14:paraId="4B820F4A" w14:textId="77777777" w:rsidR="00BB5C0B" w:rsidRPr="00D65586" w:rsidRDefault="00746F95" w:rsidP="00BF06CE">
            <w:pPr>
              <w:rPr>
                <w:rFonts w:asciiTheme="minorHAnsi" w:hAnsiTheme="minorHAnsi"/>
                <w:b/>
              </w:rPr>
            </w:pPr>
            <w:r w:rsidRPr="00D65586">
              <w:rPr>
                <w:rFonts w:asciiTheme="minorHAnsi" w:hAnsiTheme="minorHAnsi"/>
                <w:b/>
              </w:rPr>
              <w:t>Contract</w:t>
            </w:r>
          </w:p>
        </w:tc>
        <w:tc>
          <w:tcPr>
            <w:tcW w:w="1361" w:type="dxa"/>
          </w:tcPr>
          <w:p w14:paraId="579178B3" w14:textId="77777777" w:rsidR="00BB5C0B" w:rsidRPr="00D65586" w:rsidRDefault="00746F95" w:rsidP="00BF06CE">
            <w:pPr>
              <w:rPr>
                <w:rFonts w:asciiTheme="minorHAnsi" w:hAnsiTheme="minorHAnsi"/>
                <w:b/>
              </w:rPr>
            </w:pPr>
            <w:r w:rsidRPr="00D65586">
              <w:rPr>
                <w:rFonts w:asciiTheme="minorHAnsi" w:hAnsiTheme="minorHAnsi"/>
                <w:b/>
              </w:rPr>
              <w:t>Rome, NY</w:t>
            </w:r>
          </w:p>
        </w:tc>
        <w:tc>
          <w:tcPr>
            <w:tcW w:w="1439" w:type="dxa"/>
          </w:tcPr>
          <w:p w14:paraId="02D05DAC" w14:textId="77777777" w:rsidR="00BB5C0B" w:rsidRPr="00D65586" w:rsidRDefault="004B0B13" w:rsidP="00BF06CE">
            <w:pPr>
              <w:rPr>
                <w:rFonts w:asciiTheme="minorHAnsi" w:hAnsiTheme="minorHAnsi"/>
                <w:b/>
              </w:rPr>
            </w:pPr>
            <w:r w:rsidRPr="00D65586">
              <w:rPr>
                <w:rFonts w:asciiTheme="minorHAnsi" w:hAnsiTheme="minorHAnsi"/>
                <w:b/>
              </w:rPr>
              <w:t>6 June 2017</w:t>
            </w:r>
            <w:r w:rsidR="00294AFE" w:rsidRPr="00D65586">
              <w:rPr>
                <w:rFonts w:asciiTheme="minorHAnsi" w:hAnsiTheme="minorHAnsi"/>
                <w:b/>
              </w:rPr>
              <w:t xml:space="preserve"> – 8 Aug 2020</w:t>
            </w:r>
          </w:p>
          <w:p w14:paraId="0EA63F84" w14:textId="77777777" w:rsidR="00294AFE" w:rsidRPr="00D65586" w:rsidRDefault="00294AFE" w:rsidP="00BF06CE">
            <w:pPr>
              <w:rPr>
                <w:rFonts w:asciiTheme="minorHAnsi" w:hAnsiTheme="minorHAnsi"/>
                <w:b/>
              </w:rPr>
            </w:pPr>
          </w:p>
        </w:tc>
        <w:tc>
          <w:tcPr>
            <w:tcW w:w="828" w:type="dxa"/>
          </w:tcPr>
          <w:p w14:paraId="1ADF6EFE" w14:textId="77777777" w:rsidR="00BB5C0B" w:rsidRPr="00D65586" w:rsidRDefault="00294AFE" w:rsidP="00BF06CE">
            <w:pPr>
              <w:rPr>
                <w:rFonts w:asciiTheme="minorHAnsi" w:hAnsiTheme="minorHAnsi"/>
                <w:b/>
              </w:rPr>
            </w:pPr>
            <w:r w:rsidRPr="00D65586">
              <w:rPr>
                <w:rFonts w:asciiTheme="minorHAnsi" w:hAnsiTheme="minorHAnsi"/>
                <w:b/>
              </w:rPr>
              <w:t>Q3, FY 1</w:t>
            </w:r>
            <w:r w:rsidR="005C0329">
              <w:rPr>
                <w:rFonts w:asciiTheme="minorHAnsi" w:hAnsiTheme="minorHAnsi"/>
                <w:b/>
              </w:rPr>
              <w:t>6</w:t>
            </w:r>
          </w:p>
        </w:tc>
        <w:tc>
          <w:tcPr>
            <w:tcW w:w="1435" w:type="dxa"/>
          </w:tcPr>
          <w:p w14:paraId="08B1CE0F" w14:textId="77777777" w:rsidR="00BB5C0B" w:rsidRPr="00D65586" w:rsidRDefault="00294AFE" w:rsidP="00BF06CE">
            <w:pPr>
              <w:rPr>
                <w:rFonts w:asciiTheme="minorHAnsi" w:hAnsiTheme="minorHAnsi"/>
                <w:b/>
              </w:rPr>
            </w:pPr>
            <w:r w:rsidRPr="00D65586">
              <w:rPr>
                <w:rFonts w:asciiTheme="minorHAnsi" w:hAnsiTheme="minorHAnsi"/>
                <w:b/>
              </w:rPr>
              <w:t>500,000</w:t>
            </w:r>
          </w:p>
        </w:tc>
      </w:tr>
    </w:tbl>
    <w:p w14:paraId="724C3CFE" w14:textId="19F382FE" w:rsidR="00BF06CE" w:rsidRPr="00D65586" w:rsidRDefault="0061686A" w:rsidP="00F94FF7">
      <w:pPr>
        <w:pStyle w:val="ParagraphBAH"/>
        <w:tabs>
          <w:tab w:val="left" w:pos="720"/>
          <w:tab w:val="left" w:pos="810"/>
          <w:tab w:val="left" w:pos="900"/>
          <w:tab w:val="left" w:pos="1170"/>
          <w:tab w:val="left" w:pos="1260"/>
          <w:tab w:val="left" w:pos="1350"/>
          <w:tab w:val="left" w:pos="1440"/>
        </w:tabs>
        <w:spacing w:before="120" w:after="40"/>
        <w:ind w:left="720"/>
        <w:jc w:val="center"/>
        <w:rPr>
          <w:rFonts w:asciiTheme="minorHAnsi" w:hAnsiTheme="minorHAnsi" w:cs="Times New Roman"/>
          <w:b/>
          <w:sz w:val="20"/>
          <w:szCs w:val="20"/>
        </w:rPr>
      </w:pPr>
      <w:r w:rsidRPr="00D65586">
        <w:rPr>
          <w:rFonts w:asciiTheme="minorHAnsi" w:hAnsiTheme="minorHAnsi" w:cs="Times New Roman"/>
          <w:b/>
          <w:sz w:val="20"/>
          <w:szCs w:val="20"/>
        </w:rPr>
        <w:t xml:space="preserve">Figure </w:t>
      </w:r>
      <w:r w:rsidR="00164440">
        <w:rPr>
          <w:rFonts w:asciiTheme="minorHAnsi" w:hAnsiTheme="minorHAnsi" w:cs="Times New Roman"/>
          <w:b/>
          <w:sz w:val="20"/>
          <w:szCs w:val="20"/>
        </w:rPr>
        <w:t>11</w:t>
      </w:r>
      <w:r w:rsidRPr="00D65586">
        <w:rPr>
          <w:rFonts w:asciiTheme="minorHAnsi" w:hAnsiTheme="minorHAnsi" w:cs="Times New Roman"/>
          <w:b/>
          <w:sz w:val="20"/>
          <w:szCs w:val="20"/>
        </w:rPr>
        <w:t>: Table of Acquisitions</w:t>
      </w:r>
    </w:p>
    <w:p w14:paraId="71CCC34C" w14:textId="77777777" w:rsidR="00294AFE" w:rsidRPr="00D65586" w:rsidRDefault="00294AFE" w:rsidP="00F94FF7">
      <w:pPr>
        <w:pStyle w:val="ParagraphBAH"/>
        <w:tabs>
          <w:tab w:val="left" w:pos="720"/>
          <w:tab w:val="left" w:pos="810"/>
          <w:tab w:val="left" w:pos="900"/>
          <w:tab w:val="left" w:pos="1170"/>
          <w:tab w:val="left" w:pos="1260"/>
          <w:tab w:val="left" w:pos="1350"/>
          <w:tab w:val="left" w:pos="1440"/>
        </w:tabs>
        <w:spacing w:before="120" w:after="40"/>
        <w:ind w:left="720"/>
        <w:jc w:val="center"/>
        <w:rPr>
          <w:rFonts w:asciiTheme="minorHAnsi" w:hAnsiTheme="minorHAnsi" w:cs="Times New Roman"/>
          <w:b/>
          <w:i/>
          <w:color w:val="FF0000"/>
          <w:sz w:val="20"/>
          <w:szCs w:val="20"/>
        </w:rPr>
      </w:pPr>
      <w:r w:rsidRPr="00D65586">
        <w:rPr>
          <w:rFonts w:asciiTheme="minorHAnsi" w:hAnsiTheme="minorHAnsi" w:cs="Times New Roman"/>
          <w:b/>
          <w:sz w:val="20"/>
          <w:szCs w:val="20"/>
        </w:rPr>
        <w:t>*Planned in FY 17 spend plan; subject to budget availability and other external factors (e.g. Continuing resolution)</w:t>
      </w:r>
    </w:p>
    <w:p w14:paraId="576D3185" w14:textId="77777777" w:rsidR="007A4AFD" w:rsidRPr="00D65586" w:rsidRDefault="00A43646" w:rsidP="00F94FF7">
      <w:pPr>
        <w:pStyle w:val="Heading3"/>
        <w:ind w:left="1526"/>
        <w:rPr>
          <w:rFonts w:asciiTheme="minorHAnsi" w:hAnsiTheme="minorHAnsi" w:cs="Times New Roman"/>
          <w:sz w:val="24"/>
          <w:szCs w:val="24"/>
        </w:rPr>
      </w:pPr>
      <w:bookmarkStart w:id="567" w:name="_Toc364771696"/>
      <w:bookmarkStart w:id="568" w:name="_Toc474764728"/>
      <w:r w:rsidRPr="00D65586">
        <w:rPr>
          <w:rFonts w:asciiTheme="minorHAnsi" w:hAnsiTheme="minorHAnsi" w:cs="Times New Roman"/>
          <w:sz w:val="24"/>
          <w:szCs w:val="24"/>
        </w:rPr>
        <w:t>Acquisition Strategy</w:t>
      </w:r>
      <w:bookmarkEnd w:id="566"/>
      <w:bookmarkEnd w:id="567"/>
      <w:bookmarkEnd w:id="568"/>
    </w:p>
    <w:p w14:paraId="13119F59" w14:textId="77777777" w:rsidR="00294AFE" w:rsidRPr="00D65586" w:rsidRDefault="007F5C36" w:rsidP="007F30B7">
      <w:pPr>
        <w:pStyle w:val="ParagraphItalics"/>
        <w:spacing w:before="0"/>
        <w:ind w:left="810"/>
        <w:rPr>
          <w:rFonts w:asciiTheme="minorHAnsi" w:hAnsiTheme="minorHAnsi"/>
          <w:i w:val="0"/>
          <w:sz w:val="24"/>
          <w:szCs w:val="24"/>
        </w:rPr>
      </w:pPr>
      <w:r w:rsidRPr="00D65586">
        <w:rPr>
          <w:rFonts w:asciiTheme="minorHAnsi" w:hAnsiTheme="minorHAnsi"/>
          <w:i w:val="0"/>
          <w:sz w:val="24"/>
          <w:szCs w:val="24"/>
        </w:rPr>
        <w:t xml:space="preserve">For this research effort, </w:t>
      </w:r>
      <w:r w:rsidR="00294AFE" w:rsidRPr="00D65586">
        <w:rPr>
          <w:rFonts w:asciiTheme="minorHAnsi" w:hAnsiTheme="minorHAnsi"/>
          <w:i w:val="0"/>
          <w:sz w:val="24"/>
          <w:szCs w:val="24"/>
        </w:rPr>
        <w:t>Interagency Agreement</w:t>
      </w:r>
      <w:r w:rsidRPr="00D65586">
        <w:rPr>
          <w:rFonts w:asciiTheme="minorHAnsi" w:hAnsiTheme="minorHAnsi"/>
          <w:i w:val="0"/>
          <w:sz w:val="24"/>
          <w:szCs w:val="24"/>
        </w:rPr>
        <w:t>s</w:t>
      </w:r>
      <w:r w:rsidR="00294AFE" w:rsidRPr="00D65586">
        <w:rPr>
          <w:rFonts w:asciiTheme="minorHAnsi" w:hAnsiTheme="minorHAnsi"/>
          <w:i w:val="0"/>
          <w:sz w:val="24"/>
          <w:szCs w:val="24"/>
        </w:rPr>
        <w:t xml:space="preserve"> w</w:t>
      </w:r>
      <w:r w:rsidRPr="00D65586">
        <w:rPr>
          <w:rFonts w:asciiTheme="minorHAnsi" w:hAnsiTheme="minorHAnsi"/>
          <w:i w:val="0"/>
          <w:sz w:val="24"/>
          <w:szCs w:val="24"/>
        </w:rPr>
        <w:t>ere</w:t>
      </w:r>
      <w:r w:rsidR="00294AFE" w:rsidRPr="00D65586">
        <w:rPr>
          <w:rFonts w:asciiTheme="minorHAnsi" w:hAnsiTheme="minorHAnsi"/>
          <w:i w:val="0"/>
          <w:sz w:val="24"/>
          <w:szCs w:val="24"/>
        </w:rPr>
        <w:t xml:space="preserve"> determined to be the best acquisition approach for several reasons:</w:t>
      </w:r>
    </w:p>
    <w:p w14:paraId="261ADF9E" w14:textId="77777777" w:rsidR="00294AFE" w:rsidRPr="00D65586" w:rsidRDefault="00294AFE" w:rsidP="00294AFE">
      <w:pPr>
        <w:pStyle w:val="ParagraphItalics"/>
        <w:numPr>
          <w:ilvl w:val="0"/>
          <w:numId w:val="37"/>
        </w:numPr>
        <w:spacing w:before="0"/>
        <w:rPr>
          <w:rFonts w:asciiTheme="minorHAnsi" w:hAnsiTheme="minorHAnsi"/>
          <w:i w:val="0"/>
          <w:sz w:val="24"/>
          <w:szCs w:val="24"/>
        </w:rPr>
      </w:pPr>
      <w:r w:rsidRPr="00D65586">
        <w:rPr>
          <w:rFonts w:asciiTheme="minorHAnsi" w:hAnsiTheme="minorHAnsi"/>
          <w:i w:val="0"/>
          <w:sz w:val="24"/>
          <w:szCs w:val="24"/>
        </w:rPr>
        <w:t>S&amp;T/CSD was able to award funding through Interagency Agreements much more rapidly than through the normal competitive process</w:t>
      </w:r>
    </w:p>
    <w:p w14:paraId="70017268" w14:textId="77777777" w:rsidR="007F5C36" w:rsidRPr="00D65586" w:rsidRDefault="00294AFE" w:rsidP="00294AFE">
      <w:pPr>
        <w:pStyle w:val="ParagraphItalics"/>
        <w:numPr>
          <w:ilvl w:val="0"/>
          <w:numId w:val="37"/>
        </w:numPr>
        <w:spacing w:before="0"/>
        <w:rPr>
          <w:rFonts w:asciiTheme="minorHAnsi" w:hAnsiTheme="minorHAnsi"/>
          <w:i w:val="0"/>
          <w:sz w:val="24"/>
          <w:szCs w:val="24"/>
        </w:rPr>
      </w:pPr>
      <w:r w:rsidRPr="00D65586">
        <w:rPr>
          <w:rFonts w:asciiTheme="minorHAnsi" w:hAnsiTheme="minorHAnsi"/>
          <w:i w:val="0"/>
          <w:sz w:val="24"/>
          <w:szCs w:val="24"/>
        </w:rPr>
        <w:t>MIT-</w:t>
      </w:r>
      <w:r w:rsidR="0031407E" w:rsidRPr="00D65586">
        <w:rPr>
          <w:rFonts w:asciiTheme="minorHAnsi" w:hAnsiTheme="minorHAnsi"/>
          <w:i w:val="0"/>
          <w:sz w:val="24"/>
          <w:szCs w:val="24"/>
        </w:rPr>
        <w:t>LL was</w:t>
      </w:r>
      <w:r w:rsidRPr="00D65586">
        <w:rPr>
          <w:rFonts w:asciiTheme="minorHAnsi" w:hAnsiTheme="minorHAnsi"/>
          <w:i w:val="0"/>
          <w:sz w:val="24"/>
          <w:szCs w:val="24"/>
        </w:rPr>
        <w:t xml:space="preserve"> the author of one of the reports and </w:t>
      </w:r>
      <w:r w:rsidR="007F5C36" w:rsidRPr="00D65586">
        <w:rPr>
          <w:rFonts w:asciiTheme="minorHAnsi" w:hAnsiTheme="minorHAnsi"/>
          <w:i w:val="0"/>
          <w:sz w:val="24"/>
          <w:szCs w:val="24"/>
        </w:rPr>
        <w:t xml:space="preserve">thus </w:t>
      </w:r>
      <w:r w:rsidRPr="00D65586">
        <w:rPr>
          <w:rFonts w:asciiTheme="minorHAnsi" w:hAnsiTheme="minorHAnsi"/>
          <w:i w:val="0"/>
          <w:sz w:val="24"/>
          <w:szCs w:val="24"/>
        </w:rPr>
        <w:t xml:space="preserve">had </w:t>
      </w:r>
      <w:r w:rsidR="00CA15E5" w:rsidRPr="00D65586">
        <w:rPr>
          <w:rFonts w:asciiTheme="minorHAnsi" w:hAnsiTheme="minorHAnsi"/>
          <w:i w:val="0"/>
          <w:sz w:val="24"/>
          <w:szCs w:val="24"/>
        </w:rPr>
        <w:t>familiarity</w:t>
      </w:r>
      <w:r w:rsidRPr="00D65586">
        <w:rPr>
          <w:rFonts w:asciiTheme="minorHAnsi" w:hAnsiTheme="minorHAnsi"/>
          <w:i w:val="0"/>
          <w:sz w:val="24"/>
          <w:szCs w:val="24"/>
        </w:rPr>
        <w:t xml:space="preserve"> </w:t>
      </w:r>
      <w:r w:rsidR="007F5C36" w:rsidRPr="00D65586">
        <w:rPr>
          <w:rFonts w:asciiTheme="minorHAnsi" w:hAnsiTheme="minorHAnsi"/>
          <w:i w:val="0"/>
          <w:sz w:val="24"/>
          <w:szCs w:val="24"/>
        </w:rPr>
        <w:t xml:space="preserve">with </w:t>
      </w:r>
      <w:r w:rsidRPr="00D65586">
        <w:rPr>
          <w:rFonts w:asciiTheme="minorHAnsi" w:hAnsiTheme="minorHAnsi"/>
          <w:i w:val="0"/>
          <w:sz w:val="24"/>
          <w:szCs w:val="24"/>
        </w:rPr>
        <w:t>the problem space</w:t>
      </w:r>
      <w:r w:rsidR="007F5C36" w:rsidRPr="00D65586">
        <w:rPr>
          <w:rFonts w:asciiTheme="minorHAnsi" w:hAnsiTheme="minorHAnsi"/>
          <w:i w:val="0"/>
          <w:sz w:val="24"/>
          <w:szCs w:val="24"/>
        </w:rPr>
        <w:t>.</w:t>
      </w:r>
    </w:p>
    <w:p w14:paraId="028F00F6" w14:textId="77777777" w:rsidR="007F5C36" w:rsidRPr="00D65586" w:rsidRDefault="007F5C36" w:rsidP="00294AFE">
      <w:pPr>
        <w:pStyle w:val="ParagraphItalics"/>
        <w:numPr>
          <w:ilvl w:val="0"/>
          <w:numId w:val="37"/>
        </w:numPr>
        <w:spacing w:before="0"/>
        <w:rPr>
          <w:rFonts w:asciiTheme="minorHAnsi" w:hAnsiTheme="minorHAnsi"/>
          <w:i w:val="0"/>
          <w:sz w:val="24"/>
          <w:szCs w:val="24"/>
        </w:rPr>
      </w:pPr>
      <w:r w:rsidRPr="00D65586">
        <w:rPr>
          <w:rFonts w:asciiTheme="minorHAnsi" w:hAnsiTheme="minorHAnsi"/>
          <w:i w:val="0"/>
          <w:sz w:val="24"/>
          <w:szCs w:val="24"/>
        </w:rPr>
        <w:t xml:space="preserve">MIT-LL </w:t>
      </w:r>
      <w:r w:rsidR="00294AFE" w:rsidRPr="00D65586">
        <w:rPr>
          <w:rFonts w:asciiTheme="minorHAnsi" w:hAnsiTheme="minorHAnsi"/>
          <w:i w:val="0"/>
          <w:sz w:val="24"/>
          <w:szCs w:val="24"/>
        </w:rPr>
        <w:t>had developed relationships with several D/As</w:t>
      </w:r>
      <w:r w:rsidRPr="00D65586">
        <w:rPr>
          <w:rFonts w:asciiTheme="minorHAnsi" w:hAnsiTheme="minorHAnsi"/>
          <w:i w:val="0"/>
          <w:sz w:val="24"/>
          <w:szCs w:val="24"/>
        </w:rPr>
        <w:t xml:space="preserve"> as part of their investigations for their report “Evaluation of the Department of Homeland Security National Cyber Protection System”</w:t>
      </w:r>
    </w:p>
    <w:p w14:paraId="4324968A" w14:textId="77777777" w:rsidR="007F5C36" w:rsidRPr="00D65586" w:rsidRDefault="007F5C36" w:rsidP="00294AFE">
      <w:pPr>
        <w:pStyle w:val="ParagraphItalics"/>
        <w:numPr>
          <w:ilvl w:val="0"/>
          <w:numId w:val="37"/>
        </w:numPr>
        <w:spacing w:before="0"/>
        <w:rPr>
          <w:rFonts w:asciiTheme="minorHAnsi" w:hAnsiTheme="minorHAnsi"/>
          <w:i w:val="0"/>
          <w:sz w:val="24"/>
          <w:szCs w:val="24"/>
        </w:rPr>
      </w:pPr>
      <w:r w:rsidRPr="00D65586">
        <w:rPr>
          <w:rFonts w:asciiTheme="minorHAnsi" w:hAnsiTheme="minorHAnsi"/>
          <w:i w:val="0"/>
          <w:sz w:val="24"/>
          <w:szCs w:val="24"/>
        </w:rPr>
        <w:t>Use of National Lab and FFRDC resources is more appropriate than private firms, at least in the initial stages, due to the sensitive nature of the research</w:t>
      </w:r>
    </w:p>
    <w:p w14:paraId="6DAFF650" w14:textId="77777777" w:rsidR="004C5C35" w:rsidRPr="00D65586" w:rsidRDefault="004C5C35" w:rsidP="00294AFE">
      <w:pPr>
        <w:pStyle w:val="ParagraphItalics"/>
        <w:numPr>
          <w:ilvl w:val="0"/>
          <w:numId w:val="37"/>
        </w:numPr>
        <w:spacing w:before="0"/>
        <w:rPr>
          <w:rFonts w:asciiTheme="minorHAnsi" w:hAnsiTheme="minorHAnsi"/>
          <w:i w:val="0"/>
          <w:sz w:val="24"/>
          <w:szCs w:val="24"/>
        </w:rPr>
      </w:pPr>
      <w:r w:rsidRPr="00D65586">
        <w:rPr>
          <w:rFonts w:asciiTheme="minorHAnsi" w:hAnsiTheme="minorHAnsi"/>
          <w:i w:val="0"/>
          <w:sz w:val="24"/>
          <w:szCs w:val="24"/>
        </w:rPr>
        <w:t xml:space="preserve">PNNL has demonstrated past performance and expertise in managing the department of Energy’s CPP program, which shares similar objectives as NCPS.  </w:t>
      </w:r>
    </w:p>
    <w:p w14:paraId="1289452A" w14:textId="77777777" w:rsidR="007F5C36" w:rsidRPr="00D65586" w:rsidRDefault="004C5C35" w:rsidP="00294AFE">
      <w:pPr>
        <w:pStyle w:val="ParagraphItalics"/>
        <w:numPr>
          <w:ilvl w:val="0"/>
          <w:numId w:val="37"/>
        </w:numPr>
        <w:spacing w:before="0"/>
        <w:rPr>
          <w:rFonts w:asciiTheme="minorHAnsi" w:hAnsiTheme="minorHAnsi"/>
          <w:i w:val="0"/>
          <w:sz w:val="24"/>
          <w:szCs w:val="24"/>
        </w:rPr>
      </w:pPr>
      <w:r w:rsidRPr="00D65586">
        <w:rPr>
          <w:rFonts w:asciiTheme="minorHAnsi" w:hAnsiTheme="minorHAnsi"/>
          <w:i w:val="0"/>
          <w:sz w:val="24"/>
          <w:szCs w:val="24"/>
        </w:rPr>
        <w:t xml:space="preserve">AIS </w:t>
      </w:r>
      <w:r w:rsidR="007F5C36" w:rsidRPr="00D65586">
        <w:rPr>
          <w:rFonts w:asciiTheme="minorHAnsi" w:hAnsiTheme="minorHAnsi"/>
          <w:i w:val="0"/>
          <w:sz w:val="24"/>
          <w:szCs w:val="24"/>
        </w:rPr>
        <w:t>has demonstrated past performance in red teaming activi</w:t>
      </w:r>
      <w:r w:rsidR="001B67DA" w:rsidRPr="00D65586">
        <w:rPr>
          <w:rFonts w:asciiTheme="minorHAnsi" w:hAnsiTheme="minorHAnsi"/>
          <w:i w:val="0"/>
          <w:sz w:val="24"/>
          <w:szCs w:val="24"/>
        </w:rPr>
        <w:t>ti</w:t>
      </w:r>
      <w:r w:rsidR="007F5C36" w:rsidRPr="00D65586">
        <w:rPr>
          <w:rFonts w:asciiTheme="minorHAnsi" w:hAnsiTheme="minorHAnsi"/>
          <w:i w:val="0"/>
          <w:sz w:val="24"/>
          <w:szCs w:val="24"/>
        </w:rPr>
        <w:t>es</w:t>
      </w:r>
    </w:p>
    <w:p w14:paraId="372F1787" w14:textId="77777777" w:rsidR="007A4AFD" w:rsidRPr="00D65586" w:rsidRDefault="008E4E04" w:rsidP="00D212A7">
      <w:pPr>
        <w:pStyle w:val="Heading3"/>
        <w:rPr>
          <w:rFonts w:asciiTheme="minorHAnsi" w:hAnsiTheme="minorHAnsi" w:cs="Times New Roman"/>
          <w:sz w:val="24"/>
          <w:szCs w:val="24"/>
        </w:rPr>
      </w:pPr>
      <w:bookmarkStart w:id="569" w:name="_Toc364771697"/>
      <w:bookmarkStart w:id="570" w:name="_Toc315869009"/>
      <w:bookmarkStart w:id="571" w:name="_Toc474764729"/>
      <w:r w:rsidRPr="00D65586">
        <w:rPr>
          <w:rFonts w:asciiTheme="minorHAnsi" w:hAnsiTheme="minorHAnsi" w:cs="Times New Roman"/>
          <w:sz w:val="24"/>
          <w:szCs w:val="24"/>
        </w:rPr>
        <w:t xml:space="preserve">Potential </w:t>
      </w:r>
      <w:bookmarkEnd w:id="569"/>
      <w:r w:rsidR="00054F12" w:rsidRPr="00D65586">
        <w:rPr>
          <w:rFonts w:asciiTheme="minorHAnsi" w:hAnsiTheme="minorHAnsi" w:cs="Times New Roman"/>
          <w:sz w:val="24"/>
          <w:szCs w:val="24"/>
        </w:rPr>
        <w:t>Sources</w:t>
      </w:r>
      <w:bookmarkEnd w:id="570"/>
      <w:bookmarkEnd w:id="571"/>
    </w:p>
    <w:p w14:paraId="24A66385" w14:textId="77777777" w:rsidR="00EA041B" w:rsidRDefault="00EA041B" w:rsidP="00D65586">
      <w:pPr>
        <w:pStyle w:val="ParagraphItalics"/>
        <w:spacing w:before="0"/>
        <w:ind w:left="1800"/>
        <w:rPr>
          <w:rFonts w:asciiTheme="minorHAnsi" w:hAnsiTheme="minorHAnsi"/>
          <w:i w:val="0"/>
          <w:sz w:val="24"/>
          <w:szCs w:val="24"/>
        </w:rPr>
      </w:pPr>
    </w:p>
    <w:p w14:paraId="1E44B81D" w14:textId="77777777" w:rsidR="007B7772" w:rsidRPr="00D65586" w:rsidRDefault="00EA041B" w:rsidP="00EA041B">
      <w:pPr>
        <w:pStyle w:val="ParagraphItalics"/>
        <w:spacing w:before="0"/>
        <w:ind w:left="1800"/>
        <w:rPr>
          <w:rFonts w:asciiTheme="minorHAnsi" w:hAnsiTheme="minorHAnsi"/>
          <w:i w:val="0"/>
          <w:sz w:val="24"/>
          <w:szCs w:val="24"/>
        </w:rPr>
      </w:pPr>
      <w:r>
        <w:rPr>
          <w:rFonts w:asciiTheme="minorHAnsi" w:hAnsiTheme="minorHAnsi"/>
          <w:i w:val="0"/>
          <w:sz w:val="24"/>
          <w:szCs w:val="24"/>
        </w:rPr>
        <w:lastRenderedPageBreak/>
        <w:t>We are assessing 34 components’ vendors including SDP vendors such as Cryptzone, Vidder and Waverley Labs but a</w:t>
      </w:r>
      <w:r w:rsidR="007F5C36" w:rsidRPr="00D65586">
        <w:rPr>
          <w:rFonts w:asciiTheme="minorHAnsi" w:hAnsiTheme="minorHAnsi"/>
          <w:i w:val="0"/>
          <w:sz w:val="24"/>
          <w:szCs w:val="24"/>
        </w:rPr>
        <w:t xml:space="preserve">t this point, it is </w:t>
      </w:r>
      <w:r>
        <w:rPr>
          <w:rFonts w:asciiTheme="minorHAnsi" w:hAnsiTheme="minorHAnsi"/>
          <w:i w:val="0"/>
          <w:sz w:val="24"/>
          <w:szCs w:val="24"/>
        </w:rPr>
        <w:t xml:space="preserve">still </w:t>
      </w:r>
      <w:r w:rsidR="007F5C36" w:rsidRPr="00D65586">
        <w:rPr>
          <w:rFonts w:asciiTheme="minorHAnsi" w:hAnsiTheme="minorHAnsi"/>
          <w:i w:val="0"/>
          <w:sz w:val="24"/>
          <w:szCs w:val="24"/>
        </w:rPr>
        <w:t xml:space="preserve">too early to determine </w:t>
      </w:r>
      <w:r>
        <w:rPr>
          <w:rFonts w:asciiTheme="minorHAnsi" w:hAnsiTheme="minorHAnsi"/>
          <w:i w:val="0"/>
          <w:sz w:val="24"/>
          <w:szCs w:val="24"/>
        </w:rPr>
        <w:t xml:space="preserve">what other </w:t>
      </w:r>
      <w:r w:rsidR="007F5C36" w:rsidRPr="00D65586">
        <w:rPr>
          <w:rFonts w:asciiTheme="minorHAnsi" w:hAnsiTheme="minorHAnsi"/>
          <w:i w:val="0"/>
          <w:sz w:val="24"/>
          <w:szCs w:val="24"/>
        </w:rPr>
        <w:t xml:space="preserve">developers could be because the </w:t>
      </w:r>
      <w:r>
        <w:rPr>
          <w:rFonts w:asciiTheme="minorHAnsi" w:hAnsiTheme="minorHAnsi"/>
          <w:i w:val="0"/>
          <w:sz w:val="24"/>
          <w:szCs w:val="24"/>
        </w:rPr>
        <w:t xml:space="preserve">analysis will be based on the baseline requirement which </w:t>
      </w:r>
      <w:r w:rsidR="007F5C36" w:rsidRPr="00D65586">
        <w:rPr>
          <w:rFonts w:asciiTheme="minorHAnsi" w:hAnsiTheme="minorHAnsi"/>
          <w:i w:val="0"/>
          <w:sz w:val="24"/>
          <w:szCs w:val="24"/>
        </w:rPr>
        <w:t>are to be determined based on initial Year 1 research and analysis.</w:t>
      </w:r>
    </w:p>
    <w:p w14:paraId="4D57FF5C" w14:textId="77777777" w:rsidR="007A4AFD" w:rsidRPr="00D65586" w:rsidRDefault="00A00066" w:rsidP="007F30B7">
      <w:pPr>
        <w:pStyle w:val="Heading2"/>
        <w:tabs>
          <w:tab w:val="num" w:pos="720"/>
          <w:tab w:val="left" w:pos="900"/>
          <w:tab w:val="left" w:pos="1170"/>
          <w:tab w:val="left" w:pos="1710"/>
          <w:tab w:val="left" w:pos="2070"/>
          <w:tab w:val="left" w:pos="2430"/>
          <w:tab w:val="left" w:pos="2610"/>
        </w:tabs>
        <w:ind w:left="3330" w:hanging="2970"/>
        <w:rPr>
          <w:rFonts w:asciiTheme="minorHAnsi" w:hAnsiTheme="minorHAnsi" w:cs="Times New Roman"/>
        </w:rPr>
      </w:pPr>
      <w:bookmarkStart w:id="572" w:name="_Toc315869010"/>
      <w:bookmarkStart w:id="573" w:name="_Toc364771698"/>
      <w:bookmarkStart w:id="574" w:name="_Toc474764730"/>
      <w:r w:rsidRPr="00D65586">
        <w:rPr>
          <w:rFonts w:asciiTheme="minorHAnsi" w:hAnsiTheme="minorHAnsi" w:cs="Times New Roman"/>
        </w:rPr>
        <w:t>Scope Management</w:t>
      </w:r>
      <w:bookmarkStart w:id="575" w:name="_Toc315869011"/>
      <w:bookmarkEnd w:id="572"/>
      <w:bookmarkEnd w:id="573"/>
      <w:bookmarkEnd w:id="574"/>
    </w:p>
    <w:p w14:paraId="43EC498F" w14:textId="77777777" w:rsidR="00294AFE" w:rsidRPr="00D65586" w:rsidRDefault="00A00066" w:rsidP="007B7772">
      <w:pPr>
        <w:pStyle w:val="Heading3"/>
        <w:ind w:left="1526"/>
        <w:rPr>
          <w:rFonts w:asciiTheme="minorHAnsi" w:hAnsiTheme="minorHAnsi" w:cs="Times New Roman"/>
          <w:sz w:val="24"/>
          <w:szCs w:val="24"/>
        </w:rPr>
      </w:pPr>
      <w:bookmarkStart w:id="576" w:name="_Toc315869012"/>
      <w:bookmarkStart w:id="577" w:name="_Toc364771699"/>
      <w:bookmarkStart w:id="578" w:name="_Toc474764731"/>
      <w:bookmarkEnd w:id="575"/>
      <w:r w:rsidRPr="00D65586">
        <w:rPr>
          <w:rFonts w:asciiTheme="minorHAnsi" w:hAnsiTheme="minorHAnsi" w:cs="Times New Roman"/>
          <w:sz w:val="24"/>
          <w:szCs w:val="24"/>
        </w:rPr>
        <w:t>Work Breakdown Structure</w:t>
      </w:r>
      <w:bookmarkStart w:id="579" w:name="OLE_LINK1"/>
      <w:bookmarkStart w:id="580" w:name="OLE_LINK2"/>
      <w:bookmarkEnd w:id="576"/>
      <w:bookmarkEnd w:id="577"/>
      <w:bookmarkEnd w:id="578"/>
    </w:p>
    <w:p w14:paraId="5ACEC452" w14:textId="77777777" w:rsidR="007B7772" w:rsidRPr="00D65586" w:rsidRDefault="007B7772" w:rsidP="007B7772">
      <w:pPr>
        <w:pStyle w:val="ParagraphBAH"/>
        <w:rPr>
          <w:rFonts w:asciiTheme="minorHAnsi" w:hAnsiTheme="minorHAnsi" w:cs="Times New Roman"/>
        </w:rPr>
      </w:pPr>
    </w:p>
    <w:p w14:paraId="494E61AB" w14:textId="77777777" w:rsidR="007B7772" w:rsidRPr="00D65586" w:rsidRDefault="007B7772" w:rsidP="007B7772">
      <w:pPr>
        <w:pStyle w:val="ListParagraph"/>
        <w:numPr>
          <w:ilvl w:val="0"/>
          <w:numId w:val="49"/>
        </w:numPr>
        <w:contextualSpacing w:val="0"/>
        <w:rPr>
          <w:rFonts w:asciiTheme="minorHAnsi" w:hAnsiTheme="minorHAnsi"/>
          <w:color w:val="000000"/>
        </w:rPr>
      </w:pPr>
      <w:bookmarkStart w:id="581" w:name="_Toc315869013"/>
      <w:bookmarkStart w:id="582" w:name="_Toc364771700"/>
      <w:r w:rsidRPr="00D65586">
        <w:rPr>
          <w:rFonts w:asciiTheme="minorHAnsi" w:hAnsiTheme="minorHAnsi"/>
          <w:color w:val="000000"/>
        </w:rPr>
        <w:t xml:space="preserve">Task A and B: </w:t>
      </w:r>
      <w:r w:rsidRPr="00D65586">
        <w:rPr>
          <w:rFonts w:asciiTheme="minorHAnsi" w:hAnsiTheme="minorHAnsi"/>
          <w:b/>
          <w:bCs/>
          <w:color w:val="000000"/>
        </w:rPr>
        <w:t>impact assessment of the E3A (Einstein) classified indicators</w:t>
      </w:r>
      <w:r w:rsidRPr="00D65586">
        <w:rPr>
          <w:rFonts w:asciiTheme="minorHAnsi" w:hAnsiTheme="minorHAnsi"/>
          <w:color w:val="000000"/>
        </w:rPr>
        <w:t xml:space="preserve"> and </w:t>
      </w:r>
      <w:r w:rsidRPr="00D65586">
        <w:rPr>
          <w:rFonts w:asciiTheme="minorHAnsi" w:hAnsiTheme="minorHAnsi"/>
          <w:b/>
          <w:bCs/>
          <w:color w:val="000000"/>
        </w:rPr>
        <w:t>measurement infrastructure</w:t>
      </w:r>
      <w:r w:rsidRPr="00D65586">
        <w:rPr>
          <w:rFonts w:asciiTheme="minorHAnsi" w:hAnsiTheme="minorHAnsi"/>
          <w:color w:val="000000"/>
        </w:rPr>
        <w:t xml:space="preserve">. </w:t>
      </w:r>
    </w:p>
    <w:p w14:paraId="5F05BBD4" w14:textId="77777777" w:rsidR="007B7772" w:rsidRPr="00D65586" w:rsidRDefault="007B7772" w:rsidP="00E80ADB">
      <w:pPr>
        <w:pStyle w:val="ListParagraph"/>
        <w:contextualSpacing w:val="0"/>
        <w:rPr>
          <w:rFonts w:asciiTheme="minorHAnsi" w:hAnsiTheme="minorHAnsi"/>
          <w:color w:val="000000"/>
        </w:rPr>
      </w:pPr>
    </w:p>
    <w:p w14:paraId="7A03A4A1" w14:textId="77777777" w:rsidR="007B7772" w:rsidRPr="00D65586" w:rsidRDefault="007B7772" w:rsidP="007B7772">
      <w:pPr>
        <w:pStyle w:val="ListParagraph"/>
        <w:numPr>
          <w:ilvl w:val="0"/>
          <w:numId w:val="49"/>
        </w:numPr>
        <w:contextualSpacing w:val="0"/>
        <w:rPr>
          <w:rFonts w:asciiTheme="minorHAnsi" w:hAnsiTheme="minorHAnsi"/>
          <w:color w:val="000000"/>
        </w:rPr>
      </w:pPr>
      <w:r w:rsidRPr="00D65586">
        <w:rPr>
          <w:rFonts w:asciiTheme="minorHAnsi" w:hAnsiTheme="minorHAnsi"/>
          <w:color w:val="000000"/>
        </w:rPr>
        <w:t xml:space="preserve">Task C: a </w:t>
      </w:r>
      <w:r w:rsidRPr="00D65586">
        <w:rPr>
          <w:rFonts w:asciiTheme="minorHAnsi" w:hAnsiTheme="minorHAnsi"/>
          <w:b/>
          <w:bCs/>
          <w:color w:val="000000"/>
        </w:rPr>
        <w:t>modern and holistic new cyber architecture</w:t>
      </w:r>
      <w:r w:rsidR="0014047F">
        <w:rPr>
          <w:rFonts w:asciiTheme="minorHAnsi" w:hAnsiTheme="minorHAnsi"/>
          <w:color w:val="000000"/>
        </w:rPr>
        <w:t xml:space="preserve"> for the .G</w:t>
      </w:r>
      <w:r w:rsidRPr="00D65586">
        <w:rPr>
          <w:rFonts w:asciiTheme="minorHAnsi" w:hAnsiTheme="minorHAnsi"/>
          <w:color w:val="000000"/>
        </w:rPr>
        <w:t xml:space="preserve">ov domain which solves many of the current issues with </w:t>
      </w:r>
      <w:r w:rsidR="001A063A">
        <w:rPr>
          <w:rFonts w:asciiTheme="minorHAnsi" w:hAnsiTheme="minorHAnsi"/>
          <w:color w:val="000000"/>
        </w:rPr>
        <w:t>c</w:t>
      </w:r>
      <w:r w:rsidRPr="00D65586">
        <w:rPr>
          <w:rFonts w:asciiTheme="minorHAnsi" w:hAnsiTheme="minorHAnsi"/>
          <w:color w:val="000000"/>
        </w:rPr>
        <w:t xml:space="preserve">loud, </w:t>
      </w:r>
      <w:r w:rsidR="001A063A">
        <w:rPr>
          <w:rFonts w:asciiTheme="minorHAnsi" w:hAnsiTheme="minorHAnsi"/>
          <w:color w:val="000000"/>
        </w:rPr>
        <w:t>m</w:t>
      </w:r>
      <w:r w:rsidRPr="00D65586">
        <w:rPr>
          <w:rFonts w:asciiTheme="minorHAnsi" w:hAnsiTheme="minorHAnsi"/>
          <w:color w:val="000000"/>
        </w:rPr>
        <w:t xml:space="preserve">obile, </w:t>
      </w:r>
      <w:r w:rsidR="001A063A">
        <w:rPr>
          <w:rFonts w:asciiTheme="minorHAnsi" w:hAnsiTheme="minorHAnsi"/>
          <w:color w:val="000000"/>
        </w:rPr>
        <w:t>p</w:t>
      </w:r>
      <w:r w:rsidRPr="00D65586">
        <w:rPr>
          <w:rFonts w:asciiTheme="minorHAnsi" w:hAnsiTheme="minorHAnsi"/>
          <w:color w:val="000000"/>
        </w:rPr>
        <w:t xml:space="preserve">atching, </w:t>
      </w:r>
      <w:r w:rsidR="001A063A">
        <w:rPr>
          <w:rFonts w:asciiTheme="minorHAnsi" w:hAnsiTheme="minorHAnsi"/>
          <w:color w:val="000000"/>
        </w:rPr>
        <w:t>l</w:t>
      </w:r>
      <w:r w:rsidRPr="00D65586">
        <w:rPr>
          <w:rFonts w:asciiTheme="minorHAnsi" w:hAnsiTheme="minorHAnsi"/>
          <w:color w:val="000000"/>
        </w:rPr>
        <w:t>egacy systems etc.:</w:t>
      </w:r>
    </w:p>
    <w:p w14:paraId="78CFB4EA" w14:textId="25392648" w:rsidR="007B7772" w:rsidRPr="00D65586" w:rsidRDefault="007B7772" w:rsidP="007B7772">
      <w:pPr>
        <w:pStyle w:val="ListParagraph"/>
        <w:numPr>
          <w:ilvl w:val="1"/>
          <w:numId w:val="49"/>
        </w:numPr>
        <w:contextualSpacing w:val="0"/>
        <w:rPr>
          <w:rFonts w:asciiTheme="minorHAnsi" w:hAnsiTheme="minorHAnsi"/>
          <w:color w:val="000000"/>
        </w:rPr>
      </w:pPr>
      <w:r w:rsidRPr="00D65586">
        <w:rPr>
          <w:rFonts w:asciiTheme="minorHAnsi" w:hAnsiTheme="minorHAnsi"/>
          <w:color w:val="000000"/>
        </w:rPr>
        <w:t xml:space="preserve">Task C1: an overview of various sized (from micro to large) </w:t>
      </w:r>
      <w:r w:rsidRPr="00D65586">
        <w:rPr>
          <w:rFonts w:asciiTheme="minorHAnsi" w:hAnsiTheme="minorHAnsi"/>
          <w:b/>
          <w:bCs/>
          <w:color w:val="000000"/>
        </w:rPr>
        <w:t>Departments and Agencies (D/As)’ asset inventory and gap analysis</w:t>
      </w:r>
      <w:r w:rsidRPr="00D65586">
        <w:rPr>
          <w:rFonts w:asciiTheme="minorHAnsi" w:hAnsiTheme="minorHAnsi"/>
          <w:color w:val="000000"/>
        </w:rPr>
        <w:t xml:space="preserve">. We are conducting an extensive inventory of the different software solutions used for each of the </w:t>
      </w:r>
      <w:r w:rsidR="001220E1">
        <w:rPr>
          <w:rFonts w:asciiTheme="minorHAnsi" w:hAnsiTheme="minorHAnsi"/>
          <w:color w:val="000000"/>
        </w:rPr>
        <w:t>System Architecture</w:t>
      </w:r>
      <w:r w:rsidRPr="00D65586">
        <w:rPr>
          <w:rFonts w:asciiTheme="minorHAnsi" w:hAnsiTheme="minorHAnsi"/>
          <w:color w:val="000000"/>
        </w:rPr>
        <w:t xml:space="preserve"> components (see </w:t>
      </w:r>
      <w:r w:rsidR="001220E1">
        <w:rPr>
          <w:rFonts w:asciiTheme="minorHAnsi" w:hAnsiTheme="minorHAnsi"/>
          <w:color w:val="000000"/>
        </w:rPr>
        <w:t>2.3)</w:t>
      </w:r>
      <w:r w:rsidRPr="00D65586">
        <w:rPr>
          <w:rFonts w:asciiTheme="minorHAnsi" w:hAnsiTheme="minorHAnsi"/>
          <w:color w:val="000000"/>
        </w:rPr>
        <w:t>), the current hardware inventory, gap assessments and potential threats. These assessments will provide an initial Asset inventory that will serve to better protect our systems.  </w:t>
      </w:r>
    </w:p>
    <w:p w14:paraId="535C5BBC" w14:textId="77777777" w:rsidR="007B7772" w:rsidRPr="00D65586" w:rsidRDefault="007B7772" w:rsidP="007B7772">
      <w:pPr>
        <w:pStyle w:val="ListParagraph"/>
        <w:numPr>
          <w:ilvl w:val="1"/>
          <w:numId w:val="49"/>
        </w:numPr>
        <w:contextualSpacing w:val="0"/>
        <w:rPr>
          <w:rFonts w:asciiTheme="minorHAnsi" w:hAnsiTheme="minorHAnsi"/>
          <w:color w:val="000000"/>
        </w:rPr>
      </w:pPr>
      <w:r w:rsidRPr="00D65586">
        <w:rPr>
          <w:rFonts w:asciiTheme="minorHAnsi" w:hAnsiTheme="minorHAnsi"/>
          <w:color w:val="000000"/>
        </w:rPr>
        <w:t xml:space="preserve">Task C2A: </w:t>
      </w:r>
      <w:r w:rsidR="00E252EF" w:rsidRPr="00E252EF">
        <w:rPr>
          <w:rFonts w:asciiTheme="minorHAnsi" w:hAnsiTheme="minorHAnsi"/>
        </w:rPr>
        <w:t xml:space="preserve"> </w:t>
      </w:r>
      <w:r w:rsidR="00E252EF" w:rsidRPr="00D65586">
        <w:rPr>
          <w:rFonts w:asciiTheme="minorHAnsi" w:hAnsiTheme="minorHAnsi"/>
        </w:rPr>
        <w:t xml:space="preserve">Software Defined Perimeter Assessment and </w:t>
      </w:r>
      <w:r w:rsidR="0014047F" w:rsidRPr="00D65586">
        <w:rPr>
          <w:rFonts w:asciiTheme="minorHAnsi" w:hAnsiTheme="minorHAnsi"/>
        </w:rPr>
        <w:t>Baselining</w:t>
      </w:r>
      <w:r w:rsidR="0014047F" w:rsidRPr="00D65586">
        <w:rPr>
          <w:rFonts w:asciiTheme="minorHAnsi" w:hAnsiTheme="minorHAnsi"/>
          <w:color w:val="000000"/>
        </w:rPr>
        <w:t xml:space="preserve">. </w:t>
      </w:r>
    </w:p>
    <w:p w14:paraId="19381656" w14:textId="77777777" w:rsidR="007B7772" w:rsidRPr="00D65586" w:rsidRDefault="007B7772" w:rsidP="007B7772">
      <w:pPr>
        <w:pStyle w:val="ListParagraph"/>
        <w:numPr>
          <w:ilvl w:val="1"/>
          <w:numId w:val="49"/>
        </w:numPr>
        <w:contextualSpacing w:val="0"/>
        <w:rPr>
          <w:rFonts w:asciiTheme="minorHAnsi" w:hAnsiTheme="minorHAnsi"/>
          <w:color w:val="000000"/>
        </w:rPr>
      </w:pPr>
      <w:r w:rsidRPr="00D65586">
        <w:rPr>
          <w:rFonts w:asciiTheme="minorHAnsi" w:hAnsiTheme="minorHAnsi"/>
          <w:color w:val="000000"/>
        </w:rPr>
        <w:t>Task C2B: Development of quick prototyping solutions to solve architecture issues</w:t>
      </w:r>
    </w:p>
    <w:p w14:paraId="17BDAF52" w14:textId="60D557BF" w:rsidR="007B7772" w:rsidRPr="00D65586" w:rsidRDefault="007B7772" w:rsidP="007B7772">
      <w:pPr>
        <w:pStyle w:val="ListParagraph"/>
        <w:numPr>
          <w:ilvl w:val="1"/>
          <w:numId w:val="49"/>
        </w:numPr>
        <w:contextualSpacing w:val="0"/>
        <w:rPr>
          <w:rFonts w:asciiTheme="minorHAnsi" w:hAnsiTheme="minorHAnsi"/>
          <w:color w:val="000000"/>
        </w:rPr>
      </w:pPr>
      <w:r w:rsidRPr="00D65586">
        <w:rPr>
          <w:rFonts w:asciiTheme="minorHAnsi" w:hAnsiTheme="minorHAnsi"/>
          <w:color w:val="000000"/>
        </w:rPr>
        <w:t xml:space="preserve">Task C2C: creation of a </w:t>
      </w:r>
      <w:r w:rsidRPr="00D65586">
        <w:rPr>
          <w:rFonts w:asciiTheme="minorHAnsi" w:hAnsiTheme="minorHAnsi"/>
          <w:b/>
          <w:bCs/>
          <w:color w:val="000000"/>
        </w:rPr>
        <w:t>complete architecture, implementation schemas and more importantly a baseline table of requirements for each component of the cyber architecture</w:t>
      </w:r>
      <w:r w:rsidRPr="00D65586">
        <w:rPr>
          <w:rFonts w:asciiTheme="minorHAnsi" w:hAnsiTheme="minorHAnsi"/>
          <w:color w:val="000000"/>
        </w:rPr>
        <w:t xml:space="preserve"> (3</w:t>
      </w:r>
      <w:r w:rsidR="00E252EF">
        <w:rPr>
          <w:rFonts w:asciiTheme="minorHAnsi" w:hAnsiTheme="minorHAnsi"/>
          <w:color w:val="000000"/>
        </w:rPr>
        <w:t>4</w:t>
      </w:r>
      <w:r w:rsidRPr="00D65586">
        <w:rPr>
          <w:rFonts w:asciiTheme="minorHAnsi" w:hAnsiTheme="minorHAnsi"/>
          <w:color w:val="000000"/>
        </w:rPr>
        <w:t xml:space="preserve"> components, see </w:t>
      </w:r>
      <w:r w:rsidR="001220E1">
        <w:rPr>
          <w:rFonts w:asciiTheme="minorHAnsi" w:hAnsiTheme="minorHAnsi"/>
          <w:color w:val="000000"/>
        </w:rPr>
        <w:t>Fig 2)</w:t>
      </w:r>
      <w:r w:rsidRPr="00D65586">
        <w:rPr>
          <w:rFonts w:asciiTheme="minorHAnsi" w:hAnsiTheme="minorHAnsi"/>
          <w:color w:val="000000"/>
        </w:rPr>
        <w:t xml:space="preserve">) to guide CIO/CISOs on how to select vendors and properly implement those </w:t>
      </w:r>
      <w:r w:rsidRPr="00D65586">
        <w:rPr>
          <w:rFonts w:asciiTheme="minorHAnsi" w:hAnsiTheme="minorHAnsi"/>
          <w:color w:val="000000"/>
        </w:rPr>
        <w:lastRenderedPageBreak/>
        <w:t xml:space="preserve">components into their architecture. Each component will have their own baseline, in order to properly guide the CIOs/CISOs through implementation.  It will motivate vendors to become more innovative and develop new “recommended” features, making those features move from “Recommended” to “Required” every year. It will also serve as a driving factor to encourage vendors to develop those features for the D/As at no cost. These requirements tables are based on the NIST publications and 800-53 controls. </w:t>
      </w:r>
    </w:p>
    <w:p w14:paraId="62FB9A9A" w14:textId="77777777" w:rsidR="007B7772" w:rsidRDefault="00C6673C" w:rsidP="007B7772">
      <w:pPr>
        <w:pStyle w:val="ListParagraph"/>
        <w:numPr>
          <w:ilvl w:val="1"/>
          <w:numId w:val="49"/>
        </w:numPr>
        <w:contextualSpacing w:val="0"/>
        <w:rPr>
          <w:rFonts w:asciiTheme="minorHAnsi" w:hAnsiTheme="minorHAnsi"/>
          <w:color w:val="000000"/>
        </w:rPr>
      </w:pPr>
      <w:r>
        <w:rPr>
          <w:rFonts w:asciiTheme="minorHAnsi" w:hAnsiTheme="minorHAnsi"/>
          <w:color w:val="000000"/>
        </w:rPr>
        <w:t>Task C3</w:t>
      </w:r>
      <w:r w:rsidR="007B7772" w:rsidRPr="00D65586">
        <w:rPr>
          <w:rFonts w:asciiTheme="minorHAnsi" w:hAnsiTheme="minorHAnsi"/>
          <w:color w:val="000000"/>
        </w:rPr>
        <w:t xml:space="preserve">: </w:t>
      </w:r>
      <w:r w:rsidR="00125A77">
        <w:rPr>
          <w:rFonts w:asciiTheme="minorHAnsi" w:hAnsiTheme="minorHAnsi"/>
          <w:color w:val="000000"/>
        </w:rPr>
        <w:t xml:space="preserve">Cyber.gov </w:t>
      </w:r>
      <w:r w:rsidR="007B7772" w:rsidRPr="00D65586">
        <w:rPr>
          <w:rFonts w:asciiTheme="minorHAnsi" w:hAnsiTheme="minorHAnsi"/>
          <w:color w:val="000000"/>
        </w:rPr>
        <w:t xml:space="preserve">testbeds, implementations: testing the proposed architectures against common threats and vulnerabilities issues. Implementation guidance for the D/As to ensure proper implementation. </w:t>
      </w:r>
    </w:p>
    <w:p w14:paraId="69670087" w14:textId="77777777" w:rsidR="00C6673C" w:rsidRDefault="00C6673C" w:rsidP="00DE6EC8">
      <w:pPr>
        <w:pStyle w:val="ListParagraph"/>
        <w:numPr>
          <w:ilvl w:val="1"/>
          <w:numId w:val="49"/>
        </w:numPr>
        <w:contextualSpacing w:val="0"/>
        <w:rPr>
          <w:rFonts w:asciiTheme="minorHAnsi" w:hAnsiTheme="minorHAnsi"/>
          <w:color w:val="000000"/>
        </w:rPr>
      </w:pPr>
      <w:r>
        <w:rPr>
          <w:rFonts w:asciiTheme="minorHAnsi" w:hAnsiTheme="minorHAnsi"/>
          <w:color w:val="000000"/>
        </w:rPr>
        <w:t>Task C4: D/A Engagement, Planning, and Pilot Preparation</w:t>
      </w:r>
      <w:r w:rsidR="00DE6EC8">
        <w:rPr>
          <w:rFonts w:asciiTheme="minorHAnsi" w:hAnsiTheme="minorHAnsi"/>
          <w:color w:val="000000"/>
        </w:rPr>
        <w:t xml:space="preserve">:  </w:t>
      </w:r>
      <w:r w:rsidR="00DE6EC8" w:rsidRPr="00DE6EC8">
        <w:rPr>
          <w:rFonts w:asciiTheme="minorHAnsi" w:hAnsiTheme="minorHAnsi"/>
          <w:color w:val="000000"/>
        </w:rPr>
        <w:t>Information obtained through task C1 on D/A tools, technology, NIST implementation, component configuration, and overall environment will be generalized to requirements for a testbed implementation.  It is anticipated that multiple representative D/A instantiations will be required within the testbed to most accurately cover the breadth of diversity of D/As.  Task C4 will work across C2c and C3 to ensure these environments and architecture implementations are representative, and that testing results are readily shared with the engaged D/As</w:t>
      </w:r>
      <w:r w:rsidR="00DE6EC8">
        <w:rPr>
          <w:rFonts w:asciiTheme="minorHAnsi" w:hAnsiTheme="minorHAnsi"/>
          <w:color w:val="000000"/>
        </w:rPr>
        <w:t>.</w:t>
      </w:r>
    </w:p>
    <w:p w14:paraId="2F8C1B2D" w14:textId="77777777" w:rsidR="00DE6EC8" w:rsidRDefault="00DE6EC8" w:rsidP="00DE6EC8">
      <w:pPr>
        <w:pStyle w:val="ListParagraph"/>
        <w:numPr>
          <w:ilvl w:val="1"/>
          <w:numId w:val="49"/>
        </w:numPr>
        <w:contextualSpacing w:val="0"/>
        <w:rPr>
          <w:rFonts w:asciiTheme="minorHAnsi" w:hAnsiTheme="minorHAnsi"/>
          <w:color w:val="000000"/>
        </w:rPr>
      </w:pPr>
      <w:r w:rsidRPr="00DE6EC8">
        <w:rPr>
          <w:rFonts w:asciiTheme="minorHAnsi" w:hAnsiTheme="minorHAnsi"/>
          <w:color w:val="000000"/>
        </w:rPr>
        <w:t>Ideally, as technical solutions are developed, tested, measured, and reviewed with D/As the basis for pilot implementation will be formed.  Task C4 will provide the definition, planning, and management of those pilot implementations and ensure high customer satisfaction throughout</w:t>
      </w:r>
      <w:r>
        <w:rPr>
          <w:rFonts w:asciiTheme="minorHAnsi" w:hAnsiTheme="minorHAnsi"/>
          <w:color w:val="000000"/>
        </w:rPr>
        <w:t>.</w:t>
      </w:r>
    </w:p>
    <w:p w14:paraId="2CFB68E9" w14:textId="77777777" w:rsidR="00DE6EC8" w:rsidRPr="00D65586" w:rsidRDefault="00DE6EC8" w:rsidP="00DE6EC8">
      <w:pPr>
        <w:pStyle w:val="ListParagraph"/>
        <w:ind w:left="1440"/>
        <w:contextualSpacing w:val="0"/>
        <w:rPr>
          <w:rFonts w:asciiTheme="minorHAnsi" w:hAnsiTheme="minorHAnsi"/>
          <w:color w:val="000000"/>
        </w:rPr>
      </w:pPr>
    </w:p>
    <w:p w14:paraId="43F48B23" w14:textId="77777777" w:rsidR="007A4AFD" w:rsidRPr="00D65586" w:rsidRDefault="007B7772" w:rsidP="007B7772">
      <w:pPr>
        <w:pStyle w:val="Heading3"/>
        <w:rPr>
          <w:rFonts w:asciiTheme="minorHAnsi" w:hAnsiTheme="minorHAnsi" w:cs="Times New Roman"/>
          <w:sz w:val="24"/>
          <w:szCs w:val="24"/>
        </w:rPr>
      </w:pPr>
      <w:r w:rsidRPr="00D65586">
        <w:rPr>
          <w:rFonts w:asciiTheme="minorHAnsi" w:hAnsiTheme="minorHAnsi" w:cs="Times New Roman"/>
          <w:sz w:val="24"/>
          <w:szCs w:val="24"/>
        </w:rPr>
        <w:t xml:space="preserve"> </w:t>
      </w:r>
      <w:bookmarkStart w:id="583" w:name="_Toc474764732"/>
      <w:r w:rsidR="00524C41" w:rsidRPr="00D65586">
        <w:rPr>
          <w:rFonts w:asciiTheme="minorHAnsi" w:hAnsiTheme="minorHAnsi" w:cs="Times New Roman"/>
          <w:sz w:val="24"/>
          <w:szCs w:val="24"/>
        </w:rPr>
        <w:t>Scope Control Plan</w:t>
      </w:r>
      <w:bookmarkEnd w:id="581"/>
      <w:bookmarkEnd w:id="582"/>
      <w:bookmarkEnd w:id="583"/>
    </w:p>
    <w:p w14:paraId="178A850D" w14:textId="77777777" w:rsidR="00D46927" w:rsidRPr="00D65586" w:rsidRDefault="00911905" w:rsidP="00D212A7">
      <w:pPr>
        <w:pStyle w:val="ParagraphItalics"/>
        <w:ind w:left="720"/>
        <w:rPr>
          <w:rFonts w:asciiTheme="minorHAnsi" w:hAnsiTheme="minorHAnsi"/>
          <w:i w:val="0"/>
          <w:sz w:val="24"/>
          <w:szCs w:val="24"/>
        </w:rPr>
      </w:pPr>
      <w:r w:rsidRPr="00D65586">
        <w:rPr>
          <w:rFonts w:asciiTheme="minorHAnsi" w:hAnsiTheme="minorHAnsi"/>
          <w:i w:val="0"/>
          <w:sz w:val="24"/>
          <w:szCs w:val="24"/>
        </w:rPr>
        <w:t xml:space="preserve">Products for this project are identified in the WBS in section 4.2.1. </w:t>
      </w:r>
      <w:r w:rsidR="00D46927" w:rsidRPr="00D65586">
        <w:rPr>
          <w:rFonts w:asciiTheme="minorHAnsi" w:hAnsiTheme="minorHAnsi"/>
          <w:i w:val="0"/>
          <w:sz w:val="24"/>
          <w:szCs w:val="24"/>
        </w:rPr>
        <w:t>This is the product set for Year 1 of the project, which is analysis</w:t>
      </w:r>
      <w:r w:rsidR="007B7772" w:rsidRPr="00D65586">
        <w:rPr>
          <w:rFonts w:asciiTheme="minorHAnsi" w:hAnsiTheme="minorHAnsi"/>
          <w:i w:val="0"/>
          <w:sz w:val="24"/>
          <w:szCs w:val="24"/>
        </w:rPr>
        <w:t xml:space="preserve"> and a first draft of the cyber architecture design and schema</w:t>
      </w:r>
      <w:r w:rsidR="00D46927" w:rsidRPr="00D65586">
        <w:rPr>
          <w:rFonts w:asciiTheme="minorHAnsi" w:hAnsiTheme="minorHAnsi"/>
          <w:i w:val="0"/>
          <w:sz w:val="24"/>
          <w:szCs w:val="24"/>
        </w:rPr>
        <w:t xml:space="preserve">.  The WBS will be updated as the results of the Year 1 analyses are completed or nearing completion and decisions are </w:t>
      </w:r>
      <w:r w:rsidR="00D46927" w:rsidRPr="00D65586">
        <w:rPr>
          <w:rFonts w:asciiTheme="minorHAnsi" w:hAnsiTheme="minorHAnsi"/>
          <w:i w:val="0"/>
          <w:sz w:val="24"/>
          <w:szCs w:val="24"/>
        </w:rPr>
        <w:lastRenderedPageBreak/>
        <w:t xml:space="preserve">made regarding implementation of alternative architectures and development or deployment of new technical capabilities. </w:t>
      </w:r>
    </w:p>
    <w:p w14:paraId="381EF434" w14:textId="77777777" w:rsidR="007A4AFD" w:rsidRPr="00D65586" w:rsidRDefault="00D46927" w:rsidP="00D212A7">
      <w:pPr>
        <w:pStyle w:val="ParagraphItalics"/>
        <w:ind w:left="720"/>
        <w:rPr>
          <w:rFonts w:asciiTheme="minorHAnsi" w:hAnsiTheme="minorHAnsi"/>
          <w:highlight w:val="lightGray"/>
        </w:rPr>
      </w:pPr>
      <w:r w:rsidRPr="00D65586">
        <w:rPr>
          <w:rFonts w:asciiTheme="minorHAnsi" w:hAnsiTheme="minorHAnsi"/>
          <w:i w:val="0"/>
          <w:sz w:val="24"/>
          <w:szCs w:val="24"/>
        </w:rPr>
        <w:t xml:space="preserve">This baseline will be maintained and changes to it must be approved by the Program Manager. </w:t>
      </w:r>
    </w:p>
    <w:p w14:paraId="168B3660" w14:textId="77777777" w:rsidR="007A4AFD" w:rsidRPr="00D65586" w:rsidRDefault="00524C41" w:rsidP="007F5C36">
      <w:pPr>
        <w:pStyle w:val="Heading3"/>
        <w:tabs>
          <w:tab w:val="num" w:pos="5850"/>
        </w:tabs>
        <w:rPr>
          <w:rFonts w:asciiTheme="minorHAnsi" w:hAnsiTheme="minorHAnsi" w:cs="Times New Roman"/>
          <w:sz w:val="24"/>
          <w:szCs w:val="24"/>
        </w:rPr>
      </w:pPr>
      <w:bookmarkStart w:id="584" w:name="_Toc315869014"/>
      <w:bookmarkStart w:id="585" w:name="_Toc364771701"/>
      <w:bookmarkStart w:id="586" w:name="_Toc474764733"/>
      <w:r w:rsidRPr="00D65586">
        <w:rPr>
          <w:rFonts w:asciiTheme="minorHAnsi" w:hAnsiTheme="minorHAnsi" w:cs="Times New Roman"/>
          <w:sz w:val="24"/>
          <w:szCs w:val="24"/>
        </w:rPr>
        <w:t>Sch</w:t>
      </w:r>
      <w:bookmarkEnd w:id="579"/>
      <w:bookmarkEnd w:id="580"/>
      <w:r w:rsidRPr="00D65586">
        <w:rPr>
          <w:rFonts w:asciiTheme="minorHAnsi" w:hAnsiTheme="minorHAnsi" w:cs="Times New Roman"/>
          <w:sz w:val="24"/>
          <w:szCs w:val="24"/>
        </w:rPr>
        <w:t>edule Management</w:t>
      </w:r>
      <w:bookmarkEnd w:id="584"/>
      <w:bookmarkEnd w:id="585"/>
      <w:bookmarkEnd w:id="586"/>
    </w:p>
    <w:p w14:paraId="75B1BF4A" w14:textId="6A9C5C64" w:rsidR="0043188B" w:rsidRPr="00D65586" w:rsidRDefault="00165D48" w:rsidP="00D212A7">
      <w:pPr>
        <w:pStyle w:val="ParagraphItalics"/>
        <w:ind w:left="720"/>
        <w:rPr>
          <w:rFonts w:asciiTheme="minorHAnsi" w:hAnsiTheme="minorHAnsi"/>
          <w:i w:val="0"/>
          <w:sz w:val="24"/>
          <w:szCs w:val="24"/>
        </w:rPr>
      </w:pPr>
      <w:r w:rsidRPr="00D65586">
        <w:rPr>
          <w:rFonts w:asciiTheme="minorHAnsi" w:hAnsiTheme="minorHAnsi"/>
          <w:i w:val="0"/>
          <w:sz w:val="24"/>
          <w:szCs w:val="24"/>
        </w:rPr>
        <w:t xml:space="preserve">Schedule </w:t>
      </w:r>
      <w:r w:rsidR="006C17C5" w:rsidRPr="00D65586">
        <w:rPr>
          <w:rFonts w:asciiTheme="minorHAnsi" w:hAnsiTheme="minorHAnsi"/>
          <w:i w:val="0"/>
          <w:sz w:val="24"/>
          <w:szCs w:val="24"/>
        </w:rPr>
        <w:t xml:space="preserve">management </w:t>
      </w:r>
      <w:r w:rsidRPr="00D65586">
        <w:rPr>
          <w:rFonts w:asciiTheme="minorHAnsi" w:hAnsiTheme="minorHAnsi"/>
          <w:i w:val="0"/>
          <w:sz w:val="24"/>
          <w:szCs w:val="24"/>
        </w:rPr>
        <w:t>is the process used to manage the project schedule to ensure that all products are delivered in the required timeframe.</w:t>
      </w:r>
      <w:r w:rsidR="00B57475" w:rsidRPr="00D65586">
        <w:rPr>
          <w:rFonts w:asciiTheme="minorHAnsi" w:hAnsiTheme="minorHAnsi"/>
          <w:i w:val="0"/>
          <w:sz w:val="24"/>
          <w:szCs w:val="24"/>
        </w:rPr>
        <w:t xml:space="preserve"> The </w:t>
      </w:r>
      <w:r w:rsidR="00997C38" w:rsidRPr="00D65586">
        <w:rPr>
          <w:rFonts w:asciiTheme="minorHAnsi" w:hAnsiTheme="minorHAnsi"/>
          <w:i w:val="0"/>
          <w:sz w:val="24"/>
          <w:szCs w:val="24"/>
        </w:rPr>
        <w:t>major schedule m</w:t>
      </w:r>
      <w:r w:rsidR="00B57475" w:rsidRPr="00D65586">
        <w:rPr>
          <w:rFonts w:asciiTheme="minorHAnsi" w:hAnsiTheme="minorHAnsi"/>
          <w:i w:val="0"/>
          <w:sz w:val="24"/>
          <w:szCs w:val="24"/>
        </w:rPr>
        <w:t>ilestones</w:t>
      </w:r>
      <w:r w:rsidR="00997C38" w:rsidRPr="00D65586">
        <w:rPr>
          <w:rFonts w:asciiTheme="minorHAnsi" w:hAnsiTheme="minorHAnsi"/>
          <w:i w:val="0"/>
          <w:sz w:val="24"/>
          <w:szCs w:val="24"/>
        </w:rPr>
        <w:t xml:space="preserve"> are listed in Section 4.</w:t>
      </w:r>
      <w:r w:rsidR="00B07D86">
        <w:rPr>
          <w:rFonts w:asciiTheme="minorHAnsi" w:hAnsiTheme="minorHAnsi"/>
          <w:i w:val="0"/>
          <w:sz w:val="24"/>
          <w:szCs w:val="24"/>
        </w:rPr>
        <w:t>2.4</w:t>
      </w:r>
      <w:r w:rsidR="00997C38" w:rsidRPr="00D65586">
        <w:rPr>
          <w:rFonts w:asciiTheme="minorHAnsi" w:hAnsiTheme="minorHAnsi"/>
          <w:i w:val="0"/>
          <w:sz w:val="24"/>
          <w:szCs w:val="24"/>
        </w:rPr>
        <w:t>, Milestones/Deliverables</w:t>
      </w:r>
      <w:r w:rsidR="008A0581" w:rsidRPr="00D65586">
        <w:rPr>
          <w:rFonts w:asciiTheme="minorHAnsi" w:hAnsiTheme="minorHAnsi"/>
          <w:i w:val="0"/>
          <w:sz w:val="24"/>
          <w:szCs w:val="24"/>
        </w:rPr>
        <w:t>,</w:t>
      </w:r>
      <w:r w:rsidR="00997C38" w:rsidRPr="00D65586">
        <w:rPr>
          <w:rFonts w:asciiTheme="minorHAnsi" w:hAnsiTheme="minorHAnsi"/>
          <w:i w:val="0"/>
          <w:sz w:val="24"/>
          <w:szCs w:val="24"/>
        </w:rPr>
        <w:t xml:space="preserve"> and the processes used to control the schedule are defined in Section 4.</w:t>
      </w:r>
      <w:r w:rsidR="00B07D86">
        <w:rPr>
          <w:rFonts w:asciiTheme="minorHAnsi" w:hAnsiTheme="minorHAnsi"/>
          <w:i w:val="0"/>
          <w:sz w:val="24"/>
          <w:szCs w:val="24"/>
        </w:rPr>
        <w:t>2.5</w:t>
      </w:r>
      <w:r w:rsidR="00997C38" w:rsidRPr="00D65586">
        <w:rPr>
          <w:rFonts w:asciiTheme="minorHAnsi" w:hAnsiTheme="minorHAnsi"/>
          <w:i w:val="0"/>
          <w:sz w:val="24"/>
          <w:szCs w:val="24"/>
        </w:rPr>
        <w:t>, Schedule Control Plan.</w:t>
      </w:r>
      <w:bookmarkStart w:id="587" w:name="_Toc315869015"/>
    </w:p>
    <w:p w14:paraId="3F045F7C" w14:textId="77777777" w:rsidR="007A4AFD" w:rsidRPr="00D65586" w:rsidRDefault="00524C41" w:rsidP="00D212A7">
      <w:pPr>
        <w:pStyle w:val="Heading3"/>
        <w:rPr>
          <w:rFonts w:asciiTheme="minorHAnsi" w:hAnsiTheme="minorHAnsi" w:cs="Times New Roman"/>
          <w:sz w:val="24"/>
          <w:szCs w:val="24"/>
        </w:rPr>
      </w:pPr>
      <w:bookmarkStart w:id="588" w:name="_Toc364771702"/>
      <w:bookmarkStart w:id="589" w:name="_Toc474764734"/>
      <w:r w:rsidRPr="00D65586">
        <w:rPr>
          <w:rFonts w:asciiTheme="minorHAnsi" w:hAnsiTheme="minorHAnsi" w:cs="Times New Roman"/>
          <w:sz w:val="24"/>
          <w:szCs w:val="24"/>
        </w:rPr>
        <w:t>Milestones/Deliverables</w:t>
      </w:r>
      <w:bookmarkEnd w:id="587"/>
      <w:bookmarkEnd w:id="588"/>
      <w:bookmarkEnd w:id="589"/>
    </w:p>
    <w:p w14:paraId="25CFFD94" w14:textId="77777777" w:rsidR="002F6B0D" w:rsidRPr="00D65586" w:rsidRDefault="002F6B0D" w:rsidP="002F6B0D">
      <w:pPr>
        <w:pStyle w:val="ParagraphItalics"/>
        <w:ind w:left="806"/>
        <w:rPr>
          <w:rFonts w:asciiTheme="minorHAnsi" w:hAnsiTheme="minorHAnsi"/>
        </w:rPr>
      </w:pPr>
    </w:p>
    <w:tbl>
      <w:tblPr>
        <w:tblStyle w:val="TableGrid"/>
        <w:tblW w:w="10378" w:type="dxa"/>
        <w:tblInd w:w="-1366" w:type="dxa"/>
        <w:tblLook w:val="04A0" w:firstRow="1" w:lastRow="0" w:firstColumn="1" w:lastColumn="0" w:noHBand="0" w:noVBand="1"/>
      </w:tblPr>
      <w:tblGrid>
        <w:gridCol w:w="5366"/>
        <w:gridCol w:w="3195"/>
        <w:gridCol w:w="1817"/>
      </w:tblGrid>
      <w:tr w:rsidR="0078642C" w:rsidRPr="00D65586" w14:paraId="294E5B96" w14:textId="77777777" w:rsidTr="0078642C">
        <w:trPr>
          <w:trHeight w:val="440"/>
          <w:tblHeader/>
        </w:trPr>
        <w:tc>
          <w:tcPr>
            <w:tcW w:w="5366" w:type="dxa"/>
            <w:tcBorders>
              <w:bottom w:val="single" w:sz="4" w:space="0" w:color="auto"/>
            </w:tcBorders>
            <w:shd w:val="clear" w:color="auto" w:fill="002060"/>
            <w:vAlign w:val="center"/>
          </w:tcPr>
          <w:p w14:paraId="373FCEF6" w14:textId="77777777" w:rsidR="0078642C" w:rsidRPr="00D65586" w:rsidRDefault="0078642C" w:rsidP="0078642C">
            <w:pPr>
              <w:jc w:val="center"/>
              <w:rPr>
                <w:rFonts w:asciiTheme="minorHAnsi" w:hAnsiTheme="minorHAnsi"/>
                <w:b/>
                <w:sz w:val="22"/>
                <w:szCs w:val="22"/>
              </w:rPr>
            </w:pPr>
            <w:r w:rsidRPr="00D65586">
              <w:rPr>
                <w:rFonts w:asciiTheme="minorHAnsi" w:hAnsiTheme="minorHAnsi"/>
                <w:b/>
                <w:sz w:val="22"/>
                <w:szCs w:val="22"/>
              </w:rPr>
              <w:t xml:space="preserve">Major Project Milestones/Deliverables </w:t>
            </w:r>
          </w:p>
        </w:tc>
        <w:tc>
          <w:tcPr>
            <w:tcW w:w="3195" w:type="dxa"/>
            <w:tcBorders>
              <w:bottom w:val="single" w:sz="4" w:space="0" w:color="auto"/>
            </w:tcBorders>
            <w:shd w:val="clear" w:color="auto" w:fill="002060"/>
            <w:vAlign w:val="center"/>
          </w:tcPr>
          <w:p w14:paraId="25F3960D" w14:textId="77777777" w:rsidR="0078642C" w:rsidRPr="00D65586" w:rsidRDefault="0078642C" w:rsidP="00D212A7">
            <w:pPr>
              <w:jc w:val="center"/>
              <w:rPr>
                <w:rFonts w:asciiTheme="minorHAnsi" w:hAnsiTheme="minorHAnsi"/>
                <w:b/>
                <w:sz w:val="22"/>
                <w:szCs w:val="22"/>
              </w:rPr>
            </w:pPr>
            <w:r w:rsidRPr="00D65586">
              <w:rPr>
                <w:rFonts w:asciiTheme="minorHAnsi" w:hAnsiTheme="minorHAnsi"/>
                <w:b/>
                <w:sz w:val="22"/>
                <w:szCs w:val="22"/>
              </w:rPr>
              <w:t>Scheduled Date</w:t>
            </w:r>
          </w:p>
        </w:tc>
        <w:tc>
          <w:tcPr>
            <w:tcW w:w="1817" w:type="dxa"/>
            <w:tcBorders>
              <w:bottom w:val="single" w:sz="4" w:space="0" w:color="auto"/>
            </w:tcBorders>
            <w:shd w:val="clear" w:color="auto" w:fill="002060"/>
          </w:tcPr>
          <w:p w14:paraId="0CD02CAB" w14:textId="77777777" w:rsidR="0078642C" w:rsidRPr="00D65586" w:rsidRDefault="0078642C" w:rsidP="00D212A7">
            <w:pPr>
              <w:jc w:val="center"/>
              <w:rPr>
                <w:rFonts w:asciiTheme="minorHAnsi" w:hAnsiTheme="minorHAnsi"/>
                <w:b/>
                <w:sz w:val="22"/>
                <w:szCs w:val="22"/>
              </w:rPr>
            </w:pPr>
            <w:r w:rsidRPr="00D65586">
              <w:rPr>
                <w:rFonts w:asciiTheme="minorHAnsi" w:hAnsiTheme="minorHAnsi"/>
                <w:b/>
                <w:sz w:val="22"/>
                <w:szCs w:val="22"/>
              </w:rPr>
              <w:t>Status</w:t>
            </w:r>
          </w:p>
        </w:tc>
      </w:tr>
      <w:tr w:rsidR="0078642C" w:rsidRPr="00D65586" w14:paraId="29B17208" w14:textId="77777777" w:rsidTr="0078642C">
        <w:tc>
          <w:tcPr>
            <w:tcW w:w="8561" w:type="dxa"/>
            <w:gridSpan w:val="2"/>
            <w:shd w:val="clear" w:color="auto" w:fill="BFBFBF" w:themeFill="background1" w:themeFillShade="BF"/>
          </w:tcPr>
          <w:p w14:paraId="3E1C5D90" w14:textId="77777777" w:rsidR="0078642C" w:rsidRPr="00D65586" w:rsidRDefault="007B7772" w:rsidP="00D212A7">
            <w:pPr>
              <w:rPr>
                <w:rFonts w:asciiTheme="minorHAnsi" w:hAnsiTheme="minorHAnsi"/>
                <w:b/>
              </w:rPr>
            </w:pPr>
            <w:r w:rsidRPr="00D65586">
              <w:rPr>
                <w:rFonts w:asciiTheme="minorHAnsi" w:hAnsiTheme="minorHAnsi"/>
                <w:b/>
              </w:rPr>
              <w:t>Task A and B</w:t>
            </w:r>
          </w:p>
        </w:tc>
        <w:tc>
          <w:tcPr>
            <w:tcW w:w="1817" w:type="dxa"/>
            <w:shd w:val="clear" w:color="auto" w:fill="BFBFBF" w:themeFill="background1" w:themeFillShade="BF"/>
          </w:tcPr>
          <w:p w14:paraId="613E2F82" w14:textId="77777777" w:rsidR="0078642C" w:rsidRPr="00D65586" w:rsidRDefault="0078642C" w:rsidP="00D212A7">
            <w:pPr>
              <w:rPr>
                <w:rFonts w:asciiTheme="minorHAnsi" w:hAnsiTheme="minorHAnsi"/>
                <w:b/>
              </w:rPr>
            </w:pPr>
          </w:p>
        </w:tc>
      </w:tr>
      <w:tr w:rsidR="0078642C" w:rsidRPr="00D65586" w14:paraId="1F38FFA8" w14:textId="77777777" w:rsidTr="0078642C">
        <w:tc>
          <w:tcPr>
            <w:tcW w:w="5366" w:type="dxa"/>
          </w:tcPr>
          <w:p w14:paraId="177074A6" w14:textId="77777777" w:rsidR="0078642C" w:rsidRPr="00D65586" w:rsidRDefault="0078642C" w:rsidP="00D212A7">
            <w:pPr>
              <w:rPr>
                <w:rFonts w:asciiTheme="minorHAnsi" w:hAnsiTheme="minorHAnsi"/>
              </w:rPr>
            </w:pPr>
            <w:r w:rsidRPr="00D65586">
              <w:rPr>
                <w:rFonts w:asciiTheme="minorHAnsi" w:hAnsiTheme="minorHAnsi"/>
              </w:rPr>
              <w:t>Program Strategy Approval</w:t>
            </w:r>
          </w:p>
        </w:tc>
        <w:tc>
          <w:tcPr>
            <w:tcW w:w="3195" w:type="dxa"/>
          </w:tcPr>
          <w:p w14:paraId="5037D2AE" w14:textId="77777777" w:rsidR="0078642C" w:rsidRPr="00D65586" w:rsidRDefault="0078642C" w:rsidP="00D212A7">
            <w:pPr>
              <w:jc w:val="center"/>
              <w:rPr>
                <w:rFonts w:asciiTheme="minorHAnsi" w:hAnsiTheme="minorHAnsi"/>
              </w:rPr>
            </w:pPr>
            <w:r w:rsidRPr="00D65586">
              <w:rPr>
                <w:rFonts w:asciiTheme="minorHAnsi" w:hAnsiTheme="minorHAnsi"/>
              </w:rPr>
              <w:t>12/2015</w:t>
            </w:r>
          </w:p>
        </w:tc>
        <w:tc>
          <w:tcPr>
            <w:tcW w:w="1817" w:type="dxa"/>
          </w:tcPr>
          <w:p w14:paraId="089A36E7" w14:textId="77777777" w:rsidR="0078642C" w:rsidRPr="00D65586" w:rsidRDefault="0078642C" w:rsidP="00D212A7">
            <w:pPr>
              <w:jc w:val="center"/>
              <w:rPr>
                <w:rFonts w:asciiTheme="minorHAnsi" w:hAnsiTheme="minorHAnsi"/>
              </w:rPr>
            </w:pPr>
            <w:r w:rsidRPr="00D65586">
              <w:rPr>
                <w:rFonts w:asciiTheme="minorHAnsi" w:hAnsiTheme="minorHAnsi"/>
              </w:rPr>
              <w:t>Complete</w:t>
            </w:r>
          </w:p>
        </w:tc>
      </w:tr>
      <w:tr w:rsidR="0078642C" w:rsidRPr="00D65586" w14:paraId="3B97F24D" w14:textId="77777777" w:rsidTr="0078642C">
        <w:tc>
          <w:tcPr>
            <w:tcW w:w="5366" w:type="dxa"/>
          </w:tcPr>
          <w:p w14:paraId="68B48B4C" w14:textId="77777777" w:rsidR="0078642C" w:rsidRPr="00D65586" w:rsidRDefault="00705CD6" w:rsidP="00D212A7">
            <w:pPr>
              <w:rPr>
                <w:rFonts w:asciiTheme="minorHAnsi" w:hAnsiTheme="minorHAnsi"/>
                <w:highlight w:val="lightGray"/>
              </w:rPr>
            </w:pPr>
            <w:r w:rsidRPr="00D65586">
              <w:rPr>
                <w:rFonts w:asciiTheme="minorHAnsi" w:hAnsiTheme="minorHAnsi"/>
              </w:rPr>
              <w:t>Assess and measure E3A impact of classified indicators</w:t>
            </w:r>
          </w:p>
        </w:tc>
        <w:tc>
          <w:tcPr>
            <w:tcW w:w="3195" w:type="dxa"/>
          </w:tcPr>
          <w:p w14:paraId="7150D672" w14:textId="77777777" w:rsidR="0078642C" w:rsidRPr="00D65586" w:rsidRDefault="00705CD6" w:rsidP="00D212A7">
            <w:pPr>
              <w:jc w:val="center"/>
              <w:rPr>
                <w:rFonts w:asciiTheme="minorHAnsi" w:hAnsiTheme="minorHAnsi"/>
                <w:highlight w:val="lightGray"/>
              </w:rPr>
            </w:pPr>
            <w:r>
              <w:rPr>
                <w:rFonts w:asciiTheme="minorHAnsi" w:hAnsiTheme="minorHAnsi"/>
              </w:rPr>
              <w:t>10/2017</w:t>
            </w:r>
          </w:p>
        </w:tc>
        <w:tc>
          <w:tcPr>
            <w:tcW w:w="1817" w:type="dxa"/>
          </w:tcPr>
          <w:p w14:paraId="453FCC93" w14:textId="77777777" w:rsidR="0078642C" w:rsidRPr="00D65586" w:rsidRDefault="0078642C" w:rsidP="00D212A7">
            <w:pPr>
              <w:jc w:val="center"/>
              <w:rPr>
                <w:rFonts w:asciiTheme="minorHAnsi" w:hAnsiTheme="minorHAnsi"/>
                <w:highlight w:val="lightGray"/>
              </w:rPr>
            </w:pPr>
          </w:p>
        </w:tc>
      </w:tr>
      <w:tr w:rsidR="00867BCF" w:rsidRPr="00D65586" w14:paraId="3D532C71" w14:textId="77777777" w:rsidTr="0078642C">
        <w:tc>
          <w:tcPr>
            <w:tcW w:w="5366" w:type="dxa"/>
            <w:tcBorders>
              <w:bottom w:val="single" w:sz="4" w:space="0" w:color="auto"/>
            </w:tcBorders>
          </w:tcPr>
          <w:p w14:paraId="4F375814" w14:textId="77777777" w:rsidR="00867BCF" w:rsidRPr="00D65586" w:rsidRDefault="00867BCF" w:rsidP="00867BCF">
            <w:pPr>
              <w:rPr>
                <w:rFonts w:asciiTheme="minorHAnsi" w:hAnsiTheme="minorHAnsi"/>
              </w:rPr>
            </w:pPr>
            <w:r w:rsidRPr="00B27684">
              <w:rPr>
                <w:rFonts w:asciiTheme="minorHAnsi" w:hAnsiTheme="minorHAnsi"/>
              </w:rPr>
              <w:t xml:space="preserve">1) Basic applicability of indicator information </w:t>
            </w:r>
          </w:p>
        </w:tc>
        <w:tc>
          <w:tcPr>
            <w:tcW w:w="3195" w:type="dxa"/>
            <w:tcBorders>
              <w:bottom w:val="single" w:sz="4" w:space="0" w:color="auto"/>
            </w:tcBorders>
          </w:tcPr>
          <w:p w14:paraId="193AC485" w14:textId="77777777" w:rsidR="00867BCF" w:rsidRPr="00D65586" w:rsidRDefault="00112489" w:rsidP="00867BCF">
            <w:pPr>
              <w:jc w:val="center"/>
              <w:rPr>
                <w:rFonts w:asciiTheme="minorHAnsi" w:hAnsiTheme="minorHAnsi"/>
              </w:rPr>
            </w:pPr>
            <w:r>
              <w:rPr>
                <w:rFonts w:asciiTheme="minorHAnsi" w:hAnsiTheme="minorHAnsi"/>
              </w:rPr>
              <w:t>10/2017</w:t>
            </w:r>
          </w:p>
        </w:tc>
        <w:tc>
          <w:tcPr>
            <w:tcW w:w="1817" w:type="dxa"/>
            <w:tcBorders>
              <w:bottom w:val="single" w:sz="4" w:space="0" w:color="auto"/>
            </w:tcBorders>
          </w:tcPr>
          <w:p w14:paraId="7E91E034" w14:textId="77777777" w:rsidR="00867BCF" w:rsidRPr="00D65586" w:rsidRDefault="00867BCF" w:rsidP="00867BCF">
            <w:pPr>
              <w:jc w:val="center"/>
              <w:rPr>
                <w:rFonts w:asciiTheme="minorHAnsi" w:hAnsiTheme="minorHAnsi"/>
              </w:rPr>
            </w:pPr>
          </w:p>
        </w:tc>
      </w:tr>
      <w:tr w:rsidR="00867BCF" w:rsidRPr="00D65586" w14:paraId="512C9A23" w14:textId="77777777" w:rsidTr="0078642C">
        <w:tc>
          <w:tcPr>
            <w:tcW w:w="5366" w:type="dxa"/>
            <w:tcBorders>
              <w:bottom w:val="single" w:sz="4" w:space="0" w:color="auto"/>
            </w:tcBorders>
          </w:tcPr>
          <w:p w14:paraId="3ADCC723" w14:textId="77777777" w:rsidR="00867BCF" w:rsidRPr="00D65586" w:rsidRDefault="00867BCF" w:rsidP="00867BCF">
            <w:pPr>
              <w:rPr>
                <w:rFonts w:asciiTheme="minorHAnsi" w:hAnsiTheme="minorHAnsi"/>
              </w:rPr>
            </w:pPr>
            <w:r w:rsidRPr="00B27684">
              <w:rPr>
                <w:rFonts w:asciiTheme="minorHAnsi" w:hAnsiTheme="minorHAnsi"/>
              </w:rPr>
              <w:t>2) Quality of signature that results</w:t>
            </w:r>
          </w:p>
        </w:tc>
        <w:tc>
          <w:tcPr>
            <w:tcW w:w="3195" w:type="dxa"/>
            <w:tcBorders>
              <w:bottom w:val="single" w:sz="4" w:space="0" w:color="auto"/>
            </w:tcBorders>
          </w:tcPr>
          <w:p w14:paraId="42D06C9F" w14:textId="77777777" w:rsidR="00867BCF" w:rsidRPr="00D65586" w:rsidRDefault="00112489" w:rsidP="00867BCF">
            <w:pPr>
              <w:jc w:val="center"/>
              <w:rPr>
                <w:rFonts w:asciiTheme="minorHAnsi" w:hAnsiTheme="minorHAnsi"/>
              </w:rPr>
            </w:pPr>
            <w:r>
              <w:rPr>
                <w:rFonts w:asciiTheme="minorHAnsi" w:hAnsiTheme="minorHAnsi"/>
              </w:rPr>
              <w:t>10/2017</w:t>
            </w:r>
          </w:p>
        </w:tc>
        <w:tc>
          <w:tcPr>
            <w:tcW w:w="1817" w:type="dxa"/>
            <w:tcBorders>
              <w:bottom w:val="single" w:sz="4" w:space="0" w:color="auto"/>
            </w:tcBorders>
          </w:tcPr>
          <w:p w14:paraId="50E3E09C" w14:textId="77777777" w:rsidR="00867BCF" w:rsidRPr="00D65586" w:rsidRDefault="00867BCF" w:rsidP="00867BCF">
            <w:pPr>
              <w:jc w:val="center"/>
              <w:rPr>
                <w:rFonts w:asciiTheme="minorHAnsi" w:hAnsiTheme="minorHAnsi"/>
              </w:rPr>
            </w:pPr>
          </w:p>
        </w:tc>
      </w:tr>
      <w:tr w:rsidR="0078642C" w:rsidRPr="00D65586" w14:paraId="323E0725" w14:textId="77777777" w:rsidTr="0078642C">
        <w:tc>
          <w:tcPr>
            <w:tcW w:w="8561" w:type="dxa"/>
            <w:gridSpan w:val="2"/>
            <w:shd w:val="clear" w:color="auto" w:fill="BFBFBF" w:themeFill="background1" w:themeFillShade="BF"/>
          </w:tcPr>
          <w:p w14:paraId="372205E9" w14:textId="77777777" w:rsidR="0078642C" w:rsidRPr="00D65586" w:rsidRDefault="007B7772" w:rsidP="00D212A7">
            <w:pPr>
              <w:rPr>
                <w:rFonts w:asciiTheme="minorHAnsi" w:hAnsiTheme="minorHAnsi"/>
                <w:b/>
              </w:rPr>
            </w:pPr>
            <w:r w:rsidRPr="00D65586">
              <w:rPr>
                <w:rFonts w:asciiTheme="minorHAnsi" w:hAnsiTheme="minorHAnsi"/>
                <w:b/>
              </w:rPr>
              <w:t>Task C</w:t>
            </w:r>
          </w:p>
        </w:tc>
        <w:tc>
          <w:tcPr>
            <w:tcW w:w="1817" w:type="dxa"/>
            <w:shd w:val="clear" w:color="auto" w:fill="BFBFBF" w:themeFill="background1" w:themeFillShade="BF"/>
          </w:tcPr>
          <w:p w14:paraId="2F498347" w14:textId="77777777" w:rsidR="0078642C" w:rsidRPr="00D65586" w:rsidRDefault="0078642C" w:rsidP="00D212A7">
            <w:pPr>
              <w:rPr>
                <w:rFonts w:asciiTheme="minorHAnsi" w:hAnsiTheme="minorHAnsi"/>
                <w:b/>
              </w:rPr>
            </w:pPr>
          </w:p>
        </w:tc>
      </w:tr>
      <w:tr w:rsidR="0078642C" w:rsidRPr="00D65586" w14:paraId="0B78E68A" w14:textId="77777777" w:rsidTr="0078642C">
        <w:tc>
          <w:tcPr>
            <w:tcW w:w="5366" w:type="dxa"/>
          </w:tcPr>
          <w:p w14:paraId="10A4F3CE" w14:textId="77777777" w:rsidR="0078642C" w:rsidRPr="00D65586" w:rsidRDefault="002A327A" w:rsidP="00D212A7">
            <w:pPr>
              <w:rPr>
                <w:rFonts w:asciiTheme="minorHAnsi" w:hAnsiTheme="minorHAnsi"/>
              </w:rPr>
            </w:pPr>
            <w:r>
              <w:rPr>
                <w:rFonts w:asciiTheme="minorHAnsi" w:hAnsiTheme="minorHAnsi"/>
              </w:rPr>
              <w:t>C1 – First D/A interview</w:t>
            </w:r>
          </w:p>
        </w:tc>
        <w:tc>
          <w:tcPr>
            <w:tcW w:w="3195" w:type="dxa"/>
          </w:tcPr>
          <w:p w14:paraId="2329E5C0" w14:textId="77777777" w:rsidR="0078642C" w:rsidRPr="00D65586" w:rsidRDefault="002A327A" w:rsidP="00D212A7">
            <w:pPr>
              <w:jc w:val="center"/>
              <w:rPr>
                <w:rFonts w:asciiTheme="minorHAnsi" w:hAnsiTheme="minorHAnsi"/>
              </w:rPr>
            </w:pPr>
            <w:r>
              <w:rPr>
                <w:rFonts w:asciiTheme="minorHAnsi" w:hAnsiTheme="minorHAnsi"/>
              </w:rPr>
              <w:t>01/2017</w:t>
            </w:r>
          </w:p>
        </w:tc>
        <w:tc>
          <w:tcPr>
            <w:tcW w:w="1817" w:type="dxa"/>
          </w:tcPr>
          <w:p w14:paraId="195FCE45" w14:textId="77777777" w:rsidR="0078642C" w:rsidRPr="00D65586" w:rsidRDefault="002A327A" w:rsidP="00D212A7">
            <w:pPr>
              <w:jc w:val="center"/>
              <w:rPr>
                <w:rFonts w:asciiTheme="minorHAnsi" w:hAnsiTheme="minorHAnsi"/>
              </w:rPr>
            </w:pPr>
            <w:r>
              <w:rPr>
                <w:rFonts w:asciiTheme="minorHAnsi" w:hAnsiTheme="minorHAnsi"/>
              </w:rPr>
              <w:t>Complete</w:t>
            </w:r>
          </w:p>
        </w:tc>
      </w:tr>
      <w:tr w:rsidR="0078642C" w:rsidRPr="00D65586" w14:paraId="117EDAB3" w14:textId="77777777" w:rsidTr="002A327A">
        <w:tc>
          <w:tcPr>
            <w:tcW w:w="5366" w:type="dxa"/>
          </w:tcPr>
          <w:p w14:paraId="3830FBD3" w14:textId="77777777" w:rsidR="0078642C" w:rsidRPr="00D65586" w:rsidRDefault="002A327A" w:rsidP="00D212A7">
            <w:pPr>
              <w:rPr>
                <w:rFonts w:asciiTheme="minorHAnsi" w:hAnsiTheme="minorHAnsi"/>
              </w:rPr>
            </w:pPr>
            <w:r>
              <w:rPr>
                <w:rFonts w:asciiTheme="minorHAnsi" w:hAnsiTheme="minorHAnsi"/>
              </w:rPr>
              <w:t>C1 – Initial System Analysis Brief (3-4 D/As)</w:t>
            </w:r>
          </w:p>
        </w:tc>
        <w:tc>
          <w:tcPr>
            <w:tcW w:w="3195" w:type="dxa"/>
          </w:tcPr>
          <w:p w14:paraId="4A399043" w14:textId="77777777" w:rsidR="0078642C" w:rsidRPr="00D65586" w:rsidRDefault="002A327A" w:rsidP="00D212A7">
            <w:pPr>
              <w:jc w:val="center"/>
              <w:rPr>
                <w:rFonts w:asciiTheme="minorHAnsi" w:hAnsiTheme="minorHAnsi"/>
              </w:rPr>
            </w:pPr>
            <w:r>
              <w:rPr>
                <w:rFonts w:asciiTheme="minorHAnsi" w:hAnsiTheme="minorHAnsi"/>
              </w:rPr>
              <w:t>05/2017</w:t>
            </w:r>
          </w:p>
        </w:tc>
        <w:tc>
          <w:tcPr>
            <w:tcW w:w="1817" w:type="dxa"/>
          </w:tcPr>
          <w:p w14:paraId="1D60468A" w14:textId="6C84ADFD" w:rsidR="0078642C" w:rsidRPr="00D65586" w:rsidRDefault="00E80ADB" w:rsidP="00D212A7">
            <w:pPr>
              <w:jc w:val="center"/>
              <w:rPr>
                <w:rFonts w:asciiTheme="minorHAnsi" w:hAnsiTheme="minorHAnsi"/>
              </w:rPr>
            </w:pPr>
            <w:r>
              <w:rPr>
                <w:rFonts w:asciiTheme="minorHAnsi" w:hAnsiTheme="minorHAnsi"/>
              </w:rPr>
              <w:t>Complete</w:t>
            </w:r>
          </w:p>
        </w:tc>
      </w:tr>
      <w:tr w:rsidR="002A327A" w:rsidRPr="00D65586" w14:paraId="24E013AC" w14:textId="77777777" w:rsidTr="002A327A">
        <w:tc>
          <w:tcPr>
            <w:tcW w:w="5366" w:type="dxa"/>
          </w:tcPr>
          <w:p w14:paraId="4A98D234" w14:textId="21D093FF" w:rsidR="002A327A" w:rsidRPr="00D65586" w:rsidRDefault="002A327A" w:rsidP="00D212A7">
            <w:pPr>
              <w:rPr>
                <w:rFonts w:asciiTheme="minorHAnsi" w:hAnsiTheme="minorHAnsi"/>
              </w:rPr>
            </w:pPr>
            <w:r>
              <w:rPr>
                <w:rFonts w:asciiTheme="minorHAnsi" w:hAnsiTheme="minorHAnsi"/>
              </w:rPr>
              <w:t xml:space="preserve">C1 – </w:t>
            </w:r>
            <w:r w:rsidR="00F069C6">
              <w:rPr>
                <w:rFonts w:asciiTheme="minorHAnsi" w:hAnsiTheme="minorHAnsi"/>
              </w:rPr>
              <w:t>Interim</w:t>
            </w:r>
            <w:r>
              <w:rPr>
                <w:rFonts w:asciiTheme="minorHAnsi" w:hAnsiTheme="minorHAnsi"/>
              </w:rPr>
              <w:t xml:space="preserve"> System Analysis Brief </w:t>
            </w:r>
          </w:p>
        </w:tc>
        <w:tc>
          <w:tcPr>
            <w:tcW w:w="3195" w:type="dxa"/>
          </w:tcPr>
          <w:p w14:paraId="63C4F22D" w14:textId="77777777" w:rsidR="002A327A" w:rsidRPr="00D65586" w:rsidRDefault="002A327A" w:rsidP="00D212A7">
            <w:pPr>
              <w:jc w:val="center"/>
              <w:rPr>
                <w:rFonts w:asciiTheme="minorHAnsi" w:hAnsiTheme="minorHAnsi"/>
              </w:rPr>
            </w:pPr>
            <w:r>
              <w:rPr>
                <w:rFonts w:asciiTheme="minorHAnsi" w:hAnsiTheme="minorHAnsi"/>
              </w:rPr>
              <w:t>08/2017</w:t>
            </w:r>
          </w:p>
        </w:tc>
        <w:tc>
          <w:tcPr>
            <w:tcW w:w="1817" w:type="dxa"/>
          </w:tcPr>
          <w:p w14:paraId="158B87A9" w14:textId="77777777" w:rsidR="002A327A" w:rsidRPr="00D65586" w:rsidRDefault="002A327A" w:rsidP="00D212A7">
            <w:pPr>
              <w:jc w:val="center"/>
              <w:rPr>
                <w:rFonts w:asciiTheme="minorHAnsi" w:hAnsiTheme="minorHAnsi"/>
              </w:rPr>
            </w:pPr>
          </w:p>
        </w:tc>
      </w:tr>
      <w:tr w:rsidR="002A327A" w:rsidRPr="00D65586" w14:paraId="14E7CF9E" w14:textId="77777777" w:rsidTr="002A327A">
        <w:tc>
          <w:tcPr>
            <w:tcW w:w="5366" w:type="dxa"/>
          </w:tcPr>
          <w:p w14:paraId="435F6694" w14:textId="77777777" w:rsidR="002A327A" w:rsidRPr="00D65586" w:rsidRDefault="002A327A" w:rsidP="00D212A7">
            <w:pPr>
              <w:rPr>
                <w:rFonts w:asciiTheme="minorHAnsi" w:hAnsiTheme="minorHAnsi"/>
              </w:rPr>
            </w:pPr>
            <w:r>
              <w:rPr>
                <w:rFonts w:asciiTheme="minorHAnsi" w:hAnsiTheme="minorHAnsi"/>
              </w:rPr>
              <w:t>C2</w:t>
            </w:r>
            <w:r w:rsidR="007A08AE">
              <w:rPr>
                <w:rFonts w:asciiTheme="minorHAnsi" w:hAnsiTheme="minorHAnsi"/>
              </w:rPr>
              <w:t>a</w:t>
            </w:r>
            <w:r>
              <w:rPr>
                <w:rFonts w:asciiTheme="minorHAnsi" w:hAnsiTheme="minorHAnsi"/>
              </w:rPr>
              <w:t xml:space="preserve"> – Create simple development environment at MIT-LL</w:t>
            </w:r>
          </w:p>
        </w:tc>
        <w:tc>
          <w:tcPr>
            <w:tcW w:w="3195" w:type="dxa"/>
          </w:tcPr>
          <w:p w14:paraId="3DEF2557" w14:textId="77777777" w:rsidR="002A327A" w:rsidRPr="00D65586" w:rsidRDefault="007A08AE" w:rsidP="00D212A7">
            <w:pPr>
              <w:jc w:val="center"/>
              <w:rPr>
                <w:rFonts w:asciiTheme="minorHAnsi" w:hAnsiTheme="minorHAnsi"/>
              </w:rPr>
            </w:pPr>
            <w:r>
              <w:rPr>
                <w:rFonts w:asciiTheme="minorHAnsi" w:hAnsiTheme="minorHAnsi"/>
              </w:rPr>
              <w:t>02</w:t>
            </w:r>
            <w:r w:rsidR="002A327A">
              <w:rPr>
                <w:rFonts w:asciiTheme="minorHAnsi" w:hAnsiTheme="minorHAnsi"/>
              </w:rPr>
              <w:t>/2017</w:t>
            </w:r>
          </w:p>
        </w:tc>
        <w:tc>
          <w:tcPr>
            <w:tcW w:w="1817" w:type="dxa"/>
          </w:tcPr>
          <w:p w14:paraId="1A7851D3" w14:textId="3A1706CE" w:rsidR="002A327A" w:rsidRPr="00D65586" w:rsidRDefault="00465CB4" w:rsidP="00D212A7">
            <w:pPr>
              <w:jc w:val="center"/>
              <w:rPr>
                <w:rFonts w:asciiTheme="minorHAnsi" w:hAnsiTheme="minorHAnsi"/>
              </w:rPr>
            </w:pPr>
            <w:r>
              <w:rPr>
                <w:rFonts w:asciiTheme="minorHAnsi" w:hAnsiTheme="minorHAnsi"/>
              </w:rPr>
              <w:t>Complete</w:t>
            </w:r>
          </w:p>
        </w:tc>
      </w:tr>
      <w:tr w:rsidR="002A327A" w:rsidRPr="00D65586" w14:paraId="2E46B4D2" w14:textId="77777777" w:rsidTr="002A327A">
        <w:tc>
          <w:tcPr>
            <w:tcW w:w="5366" w:type="dxa"/>
          </w:tcPr>
          <w:p w14:paraId="1C148A36" w14:textId="77777777" w:rsidR="002A327A" w:rsidRPr="00D65586" w:rsidRDefault="002A327A" w:rsidP="00D212A7">
            <w:pPr>
              <w:rPr>
                <w:rFonts w:asciiTheme="minorHAnsi" w:hAnsiTheme="minorHAnsi"/>
              </w:rPr>
            </w:pPr>
            <w:r>
              <w:rPr>
                <w:rFonts w:asciiTheme="minorHAnsi" w:hAnsiTheme="minorHAnsi"/>
              </w:rPr>
              <w:t>C2a – Working demonstration of SDP with selected vendor(s) (within a testbed or test environment</w:t>
            </w:r>
            <w:r w:rsidR="007A08AE">
              <w:rPr>
                <w:rFonts w:asciiTheme="minorHAnsi" w:hAnsiTheme="minorHAnsi"/>
              </w:rPr>
              <w:t>) for internal use only</w:t>
            </w:r>
          </w:p>
        </w:tc>
        <w:tc>
          <w:tcPr>
            <w:tcW w:w="3195" w:type="dxa"/>
          </w:tcPr>
          <w:p w14:paraId="5B06FABB" w14:textId="77777777" w:rsidR="002A327A" w:rsidRPr="00D65586" w:rsidRDefault="007A08AE" w:rsidP="00D212A7">
            <w:pPr>
              <w:jc w:val="center"/>
              <w:rPr>
                <w:rFonts w:asciiTheme="minorHAnsi" w:hAnsiTheme="minorHAnsi"/>
              </w:rPr>
            </w:pPr>
            <w:r>
              <w:rPr>
                <w:rFonts w:asciiTheme="minorHAnsi" w:hAnsiTheme="minorHAnsi"/>
              </w:rPr>
              <w:t>04/2017</w:t>
            </w:r>
          </w:p>
        </w:tc>
        <w:tc>
          <w:tcPr>
            <w:tcW w:w="1817" w:type="dxa"/>
          </w:tcPr>
          <w:p w14:paraId="35CDABDB" w14:textId="0A0E8CBA" w:rsidR="002A327A" w:rsidRPr="00D65586" w:rsidRDefault="00465CB4" w:rsidP="00D212A7">
            <w:pPr>
              <w:jc w:val="center"/>
              <w:rPr>
                <w:rFonts w:asciiTheme="minorHAnsi" w:hAnsiTheme="minorHAnsi"/>
              </w:rPr>
            </w:pPr>
            <w:r>
              <w:rPr>
                <w:rFonts w:asciiTheme="minorHAnsi" w:hAnsiTheme="minorHAnsi"/>
              </w:rPr>
              <w:t>Complete</w:t>
            </w:r>
          </w:p>
        </w:tc>
      </w:tr>
      <w:tr w:rsidR="002A327A" w:rsidRPr="00D65586" w14:paraId="7E5C4BB2" w14:textId="77777777" w:rsidTr="002A327A">
        <w:tc>
          <w:tcPr>
            <w:tcW w:w="5366" w:type="dxa"/>
          </w:tcPr>
          <w:p w14:paraId="6993A1F8" w14:textId="77777777" w:rsidR="002A327A" w:rsidRPr="00D65586" w:rsidRDefault="00DE7528" w:rsidP="00D212A7">
            <w:pPr>
              <w:rPr>
                <w:rFonts w:asciiTheme="minorHAnsi" w:hAnsiTheme="minorHAnsi"/>
              </w:rPr>
            </w:pPr>
            <w:r>
              <w:rPr>
                <w:rFonts w:asciiTheme="minorHAnsi" w:hAnsiTheme="minorHAnsi"/>
              </w:rPr>
              <w:t>C2a – Report and Baseline requirements table for SDP</w:t>
            </w:r>
          </w:p>
        </w:tc>
        <w:tc>
          <w:tcPr>
            <w:tcW w:w="3195" w:type="dxa"/>
          </w:tcPr>
          <w:p w14:paraId="5FB9A472" w14:textId="77777777" w:rsidR="002A327A" w:rsidRPr="00D65586" w:rsidRDefault="00DE7528" w:rsidP="00D212A7">
            <w:pPr>
              <w:jc w:val="center"/>
              <w:rPr>
                <w:rFonts w:asciiTheme="minorHAnsi" w:hAnsiTheme="minorHAnsi"/>
              </w:rPr>
            </w:pPr>
            <w:r>
              <w:rPr>
                <w:rFonts w:asciiTheme="minorHAnsi" w:hAnsiTheme="minorHAnsi"/>
              </w:rPr>
              <w:t>04/2017</w:t>
            </w:r>
          </w:p>
        </w:tc>
        <w:tc>
          <w:tcPr>
            <w:tcW w:w="1817" w:type="dxa"/>
          </w:tcPr>
          <w:p w14:paraId="6FE6A531" w14:textId="206CD405" w:rsidR="002A327A" w:rsidRPr="00D65586" w:rsidRDefault="00465CB4" w:rsidP="00D212A7">
            <w:pPr>
              <w:jc w:val="center"/>
              <w:rPr>
                <w:rFonts w:asciiTheme="minorHAnsi" w:hAnsiTheme="minorHAnsi"/>
              </w:rPr>
            </w:pPr>
            <w:r>
              <w:rPr>
                <w:rFonts w:asciiTheme="minorHAnsi" w:hAnsiTheme="minorHAnsi"/>
              </w:rPr>
              <w:t>Complete</w:t>
            </w:r>
          </w:p>
        </w:tc>
      </w:tr>
      <w:tr w:rsidR="002A327A" w:rsidRPr="00D65586" w14:paraId="03DC52E5" w14:textId="77777777" w:rsidTr="002A327A">
        <w:tc>
          <w:tcPr>
            <w:tcW w:w="5366" w:type="dxa"/>
          </w:tcPr>
          <w:p w14:paraId="35D0F875" w14:textId="77777777" w:rsidR="002A327A" w:rsidRPr="00D65586" w:rsidRDefault="00DE7528" w:rsidP="00FF3140">
            <w:pPr>
              <w:rPr>
                <w:rFonts w:asciiTheme="minorHAnsi" w:hAnsiTheme="minorHAnsi"/>
              </w:rPr>
            </w:pPr>
            <w:r>
              <w:rPr>
                <w:rFonts w:asciiTheme="minorHAnsi" w:hAnsiTheme="minorHAnsi"/>
              </w:rPr>
              <w:t xml:space="preserve">C2b – </w:t>
            </w:r>
            <w:r w:rsidR="00FF3140">
              <w:rPr>
                <w:rFonts w:asciiTheme="minorHAnsi" w:hAnsiTheme="minorHAnsi"/>
              </w:rPr>
              <w:t xml:space="preserve">Implementation and integration </w:t>
            </w:r>
            <w:r>
              <w:rPr>
                <w:rFonts w:asciiTheme="minorHAnsi" w:hAnsiTheme="minorHAnsi"/>
              </w:rPr>
              <w:t>of first</w:t>
            </w:r>
            <w:r w:rsidR="00FF3140">
              <w:rPr>
                <w:rFonts w:asciiTheme="minorHAnsi" w:hAnsiTheme="minorHAnsi"/>
              </w:rPr>
              <w:t xml:space="preserve"> SDP</w:t>
            </w:r>
            <w:r>
              <w:rPr>
                <w:rFonts w:asciiTheme="minorHAnsi" w:hAnsiTheme="minorHAnsi"/>
              </w:rPr>
              <w:t xml:space="preserve"> (to be s</w:t>
            </w:r>
            <w:r w:rsidR="00FF3140">
              <w:rPr>
                <w:rFonts w:asciiTheme="minorHAnsi" w:hAnsiTheme="minorHAnsi"/>
              </w:rPr>
              <w:t>elected) features in a testbed</w:t>
            </w:r>
          </w:p>
        </w:tc>
        <w:tc>
          <w:tcPr>
            <w:tcW w:w="3195" w:type="dxa"/>
          </w:tcPr>
          <w:p w14:paraId="2CD85FAC" w14:textId="77777777" w:rsidR="002A327A" w:rsidRPr="00D65586" w:rsidRDefault="00DE7528" w:rsidP="00D212A7">
            <w:pPr>
              <w:jc w:val="center"/>
              <w:rPr>
                <w:rFonts w:asciiTheme="minorHAnsi" w:hAnsiTheme="minorHAnsi"/>
              </w:rPr>
            </w:pPr>
            <w:r>
              <w:rPr>
                <w:rFonts w:asciiTheme="minorHAnsi" w:hAnsiTheme="minorHAnsi"/>
              </w:rPr>
              <w:t>05/2017</w:t>
            </w:r>
          </w:p>
        </w:tc>
        <w:tc>
          <w:tcPr>
            <w:tcW w:w="1817" w:type="dxa"/>
          </w:tcPr>
          <w:p w14:paraId="03DB01AF" w14:textId="77777777" w:rsidR="002A327A" w:rsidRPr="00D65586" w:rsidRDefault="002A327A" w:rsidP="00D212A7">
            <w:pPr>
              <w:jc w:val="center"/>
              <w:rPr>
                <w:rFonts w:asciiTheme="minorHAnsi" w:hAnsiTheme="minorHAnsi"/>
              </w:rPr>
            </w:pPr>
          </w:p>
        </w:tc>
      </w:tr>
      <w:tr w:rsidR="002A327A" w:rsidRPr="00D65586" w14:paraId="773B43D9" w14:textId="77777777" w:rsidTr="002A327A">
        <w:tc>
          <w:tcPr>
            <w:tcW w:w="5366" w:type="dxa"/>
          </w:tcPr>
          <w:p w14:paraId="3664D723" w14:textId="77777777" w:rsidR="002A327A" w:rsidRPr="00D65586" w:rsidRDefault="00DE7528" w:rsidP="00FF3140">
            <w:pPr>
              <w:rPr>
                <w:rFonts w:asciiTheme="minorHAnsi" w:hAnsiTheme="minorHAnsi"/>
              </w:rPr>
            </w:pPr>
            <w:r>
              <w:rPr>
                <w:rFonts w:asciiTheme="minorHAnsi" w:hAnsiTheme="minorHAnsi"/>
              </w:rPr>
              <w:t xml:space="preserve">C2b – </w:t>
            </w:r>
            <w:r w:rsidR="00FF3140">
              <w:rPr>
                <w:rFonts w:asciiTheme="minorHAnsi" w:hAnsiTheme="minorHAnsi"/>
              </w:rPr>
              <w:t>Development of in-house components or middleware if needed for SDP and Cyber.gov architecture pilots</w:t>
            </w:r>
          </w:p>
        </w:tc>
        <w:tc>
          <w:tcPr>
            <w:tcW w:w="3195" w:type="dxa"/>
          </w:tcPr>
          <w:p w14:paraId="559E192E" w14:textId="77777777" w:rsidR="002A327A" w:rsidRPr="00D65586" w:rsidRDefault="00FF3140" w:rsidP="00D212A7">
            <w:pPr>
              <w:jc w:val="center"/>
              <w:rPr>
                <w:rFonts w:asciiTheme="minorHAnsi" w:hAnsiTheme="minorHAnsi"/>
              </w:rPr>
            </w:pPr>
            <w:r>
              <w:rPr>
                <w:rFonts w:asciiTheme="minorHAnsi" w:hAnsiTheme="minorHAnsi"/>
              </w:rPr>
              <w:t>10</w:t>
            </w:r>
            <w:r w:rsidR="00DE7528">
              <w:rPr>
                <w:rFonts w:asciiTheme="minorHAnsi" w:hAnsiTheme="minorHAnsi"/>
              </w:rPr>
              <w:t>/2017</w:t>
            </w:r>
          </w:p>
        </w:tc>
        <w:tc>
          <w:tcPr>
            <w:tcW w:w="1817" w:type="dxa"/>
          </w:tcPr>
          <w:p w14:paraId="2D38CDC8" w14:textId="77777777" w:rsidR="002A327A" w:rsidRPr="00D65586" w:rsidRDefault="002A327A" w:rsidP="00D212A7">
            <w:pPr>
              <w:jc w:val="center"/>
              <w:rPr>
                <w:rFonts w:asciiTheme="minorHAnsi" w:hAnsiTheme="minorHAnsi"/>
              </w:rPr>
            </w:pPr>
          </w:p>
        </w:tc>
      </w:tr>
      <w:tr w:rsidR="002A327A" w:rsidRPr="00D65586" w14:paraId="46673ABE" w14:textId="77777777" w:rsidTr="002A327A">
        <w:tc>
          <w:tcPr>
            <w:tcW w:w="5366" w:type="dxa"/>
          </w:tcPr>
          <w:p w14:paraId="37A6E600" w14:textId="77777777" w:rsidR="002A327A" w:rsidRPr="00D65586" w:rsidRDefault="00DE7528" w:rsidP="00FF3140">
            <w:pPr>
              <w:rPr>
                <w:rFonts w:asciiTheme="minorHAnsi" w:hAnsiTheme="minorHAnsi"/>
              </w:rPr>
            </w:pPr>
            <w:r>
              <w:rPr>
                <w:rFonts w:asciiTheme="minorHAnsi" w:hAnsiTheme="minorHAnsi"/>
              </w:rPr>
              <w:t xml:space="preserve">C2b – </w:t>
            </w:r>
            <w:r w:rsidR="00FF3140">
              <w:rPr>
                <w:rFonts w:asciiTheme="minorHAnsi" w:hAnsiTheme="minorHAnsi"/>
              </w:rPr>
              <w:t>Initial pilot of developed capabilities from the Cyber.gov architecture for select D/A partners</w:t>
            </w:r>
          </w:p>
        </w:tc>
        <w:tc>
          <w:tcPr>
            <w:tcW w:w="3195" w:type="dxa"/>
          </w:tcPr>
          <w:p w14:paraId="18D265BE" w14:textId="77777777" w:rsidR="002A327A" w:rsidRPr="00D65586" w:rsidRDefault="00FF3140" w:rsidP="00D212A7">
            <w:pPr>
              <w:jc w:val="center"/>
              <w:rPr>
                <w:rFonts w:asciiTheme="minorHAnsi" w:hAnsiTheme="minorHAnsi"/>
              </w:rPr>
            </w:pPr>
            <w:r>
              <w:rPr>
                <w:rFonts w:asciiTheme="minorHAnsi" w:hAnsiTheme="minorHAnsi"/>
              </w:rPr>
              <w:t>01/2018</w:t>
            </w:r>
          </w:p>
        </w:tc>
        <w:tc>
          <w:tcPr>
            <w:tcW w:w="1817" w:type="dxa"/>
          </w:tcPr>
          <w:p w14:paraId="5A95F866" w14:textId="77777777" w:rsidR="002A327A" w:rsidRPr="00D65586" w:rsidRDefault="002A327A" w:rsidP="00D212A7">
            <w:pPr>
              <w:jc w:val="center"/>
              <w:rPr>
                <w:rFonts w:asciiTheme="minorHAnsi" w:hAnsiTheme="minorHAnsi"/>
              </w:rPr>
            </w:pPr>
          </w:p>
        </w:tc>
      </w:tr>
      <w:tr w:rsidR="002A327A" w:rsidRPr="00D65586" w14:paraId="5D2BE361" w14:textId="77777777" w:rsidTr="002A327A">
        <w:tc>
          <w:tcPr>
            <w:tcW w:w="5366" w:type="dxa"/>
          </w:tcPr>
          <w:p w14:paraId="01457520" w14:textId="77777777" w:rsidR="002A327A" w:rsidRPr="00D65586" w:rsidRDefault="00DE7528" w:rsidP="00FF3140">
            <w:pPr>
              <w:rPr>
                <w:rFonts w:asciiTheme="minorHAnsi" w:hAnsiTheme="minorHAnsi"/>
              </w:rPr>
            </w:pPr>
            <w:r>
              <w:rPr>
                <w:rFonts w:asciiTheme="minorHAnsi" w:hAnsiTheme="minorHAnsi"/>
              </w:rPr>
              <w:lastRenderedPageBreak/>
              <w:t xml:space="preserve">C2c – </w:t>
            </w:r>
            <w:r w:rsidR="00FF3140">
              <w:rPr>
                <w:rFonts w:asciiTheme="minorHAnsi" w:hAnsiTheme="minorHAnsi"/>
              </w:rPr>
              <w:t>Schedule and assignments for Baseline table components for P3-P6</w:t>
            </w:r>
          </w:p>
        </w:tc>
        <w:tc>
          <w:tcPr>
            <w:tcW w:w="3195" w:type="dxa"/>
          </w:tcPr>
          <w:p w14:paraId="60AB07E4" w14:textId="77777777" w:rsidR="002A327A" w:rsidRPr="00D65586" w:rsidRDefault="00DE7528" w:rsidP="00D212A7">
            <w:pPr>
              <w:jc w:val="center"/>
              <w:rPr>
                <w:rFonts w:asciiTheme="minorHAnsi" w:hAnsiTheme="minorHAnsi"/>
              </w:rPr>
            </w:pPr>
            <w:r>
              <w:rPr>
                <w:rFonts w:asciiTheme="minorHAnsi" w:hAnsiTheme="minorHAnsi"/>
              </w:rPr>
              <w:t>03/2017</w:t>
            </w:r>
          </w:p>
        </w:tc>
        <w:tc>
          <w:tcPr>
            <w:tcW w:w="1817" w:type="dxa"/>
          </w:tcPr>
          <w:p w14:paraId="1C5AA9AC" w14:textId="05D5FC80" w:rsidR="002A327A" w:rsidRPr="00D65586" w:rsidRDefault="00F069C6" w:rsidP="00D212A7">
            <w:pPr>
              <w:jc w:val="center"/>
              <w:rPr>
                <w:rFonts w:asciiTheme="minorHAnsi" w:hAnsiTheme="minorHAnsi"/>
              </w:rPr>
            </w:pPr>
            <w:r>
              <w:rPr>
                <w:rFonts w:asciiTheme="minorHAnsi" w:hAnsiTheme="minorHAnsi"/>
              </w:rPr>
              <w:t>Complete</w:t>
            </w:r>
          </w:p>
        </w:tc>
      </w:tr>
      <w:tr w:rsidR="00DE7528" w:rsidRPr="00D65586" w14:paraId="48ABF261" w14:textId="77777777" w:rsidTr="002A327A">
        <w:tc>
          <w:tcPr>
            <w:tcW w:w="5366" w:type="dxa"/>
          </w:tcPr>
          <w:p w14:paraId="77BEED68" w14:textId="77777777" w:rsidR="00DE7528" w:rsidRPr="00D65586" w:rsidRDefault="00DE7528" w:rsidP="00D212A7">
            <w:pPr>
              <w:rPr>
                <w:rFonts w:asciiTheme="minorHAnsi" w:hAnsiTheme="minorHAnsi"/>
              </w:rPr>
            </w:pPr>
            <w:r>
              <w:rPr>
                <w:rFonts w:asciiTheme="minorHAnsi" w:hAnsiTheme="minorHAnsi"/>
              </w:rPr>
              <w:t>C2c – Initial modeli</w:t>
            </w:r>
            <w:r w:rsidR="008C5010">
              <w:rPr>
                <w:rFonts w:asciiTheme="minorHAnsi" w:hAnsiTheme="minorHAnsi"/>
              </w:rPr>
              <w:t>ng and analysis</w:t>
            </w:r>
            <w:r>
              <w:rPr>
                <w:rFonts w:asciiTheme="minorHAnsi" w:hAnsiTheme="minorHAnsi"/>
              </w:rPr>
              <w:t xml:space="preserve"> capability</w:t>
            </w:r>
          </w:p>
        </w:tc>
        <w:tc>
          <w:tcPr>
            <w:tcW w:w="3195" w:type="dxa"/>
          </w:tcPr>
          <w:p w14:paraId="72A6A192" w14:textId="77777777" w:rsidR="00DE7528" w:rsidRPr="00D65586" w:rsidRDefault="008C5010" w:rsidP="00D212A7">
            <w:pPr>
              <w:jc w:val="center"/>
              <w:rPr>
                <w:rFonts w:asciiTheme="minorHAnsi" w:hAnsiTheme="minorHAnsi"/>
              </w:rPr>
            </w:pPr>
            <w:r>
              <w:rPr>
                <w:rFonts w:asciiTheme="minorHAnsi" w:hAnsiTheme="minorHAnsi"/>
              </w:rPr>
              <w:t>04</w:t>
            </w:r>
            <w:r w:rsidR="00DE7528">
              <w:rPr>
                <w:rFonts w:asciiTheme="minorHAnsi" w:hAnsiTheme="minorHAnsi"/>
              </w:rPr>
              <w:t>/2017</w:t>
            </w:r>
          </w:p>
        </w:tc>
        <w:tc>
          <w:tcPr>
            <w:tcW w:w="1817" w:type="dxa"/>
          </w:tcPr>
          <w:p w14:paraId="7D91425D" w14:textId="77777777" w:rsidR="00DE7528" w:rsidRPr="00D65586" w:rsidRDefault="00DE7528" w:rsidP="00D212A7">
            <w:pPr>
              <w:jc w:val="center"/>
              <w:rPr>
                <w:rFonts w:asciiTheme="minorHAnsi" w:hAnsiTheme="minorHAnsi"/>
              </w:rPr>
            </w:pPr>
          </w:p>
        </w:tc>
      </w:tr>
      <w:tr w:rsidR="00DE7528" w:rsidRPr="00D65586" w14:paraId="7F9DAAC6" w14:textId="77777777" w:rsidTr="008C5010">
        <w:trPr>
          <w:trHeight w:val="233"/>
        </w:trPr>
        <w:tc>
          <w:tcPr>
            <w:tcW w:w="5366" w:type="dxa"/>
          </w:tcPr>
          <w:p w14:paraId="077E522D" w14:textId="77777777" w:rsidR="00DE7528" w:rsidRPr="00D65586" w:rsidRDefault="008C5010" w:rsidP="008C5010">
            <w:pPr>
              <w:rPr>
                <w:rFonts w:asciiTheme="minorHAnsi" w:hAnsiTheme="minorHAnsi"/>
              </w:rPr>
            </w:pPr>
            <w:r>
              <w:rPr>
                <w:rFonts w:asciiTheme="minorHAnsi" w:hAnsiTheme="minorHAnsi"/>
              </w:rPr>
              <w:t>C2c – Initial</w:t>
            </w:r>
            <w:r w:rsidR="00DE7528">
              <w:rPr>
                <w:rFonts w:asciiTheme="minorHAnsi" w:hAnsiTheme="minorHAnsi"/>
              </w:rPr>
              <w:t xml:space="preserve"> Architecture</w:t>
            </w:r>
            <w:r>
              <w:rPr>
                <w:rFonts w:asciiTheme="minorHAnsi" w:hAnsiTheme="minorHAnsi"/>
              </w:rPr>
              <w:t xml:space="preserve"> Technical Presentation</w:t>
            </w:r>
          </w:p>
        </w:tc>
        <w:tc>
          <w:tcPr>
            <w:tcW w:w="3195" w:type="dxa"/>
          </w:tcPr>
          <w:p w14:paraId="14234125" w14:textId="77777777" w:rsidR="00DE7528" w:rsidRPr="00D65586" w:rsidRDefault="00DE7528" w:rsidP="00D212A7">
            <w:pPr>
              <w:jc w:val="center"/>
              <w:rPr>
                <w:rFonts w:asciiTheme="minorHAnsi" w:hAnsiTheme="minorHAnsi"/>
              </w:rPr>
            </w:pPr>
            <w:r>
              <w:rPr>
                <w:rFonts w:asciiTheme="minorHAnsi" w:hAnsiTheme="minorHAnsi"/>
              </w:rPr>
              <w:t>04/2017</w:t>
            </w:r>
          </w:p>
        </w:tc>
        <w:tc>
          <w:tcPr>
            <w:tcW w:w="1817" w:type="dxa"/>
          </w:tcPr>
          <w:p w14:paraId="2786F625" w14:textId="77777777" w:rsidR="00DE7528" w:rsidRPr="00D65586" w:rsidRDefault="00DE7528" w:rsidP="00D212A7">
            <w:pPr>
              <w:jc w:val="center"/>
              <w:rPr>
                <w:rFonts w:asciiTheme="minorHAnsi" w:hAnsiTheme="minorHAnsi"/>
              </w:rPr>
            </w:pPr>
          </w:p>
        </w:tc>
      </w:tr>
      <w:tr w:rsidR="00DE7528" w:rsidRPr="00D65586" w14:paraId="0D8604B6" w14:textId="77777777" w:rsidTr="002A327A">
        <w:tc>
          <w:tcPr>
            <w:tcW w:w="5366" w:type="dxa"/>
          </w:tcPr>
          <w:p w14:paraId="5EAD7D1E" w14:textId="77777777" w:rsidR="00DE7528" w:rsidRPr="00D65586" w:rsidRDefault="00DE7528" w:rsidP="008C5010">
            <w:pPr>
              <w:rPr>
                <w:rFonts w:asciiTheme="minorHAnsi" w:hAnsiTheme="minorHAnsi"/>
              </w:rPr>
            </w:pPr>
            <w:r>
              <w:rPr>
                <w:rFonts w:asciiTheme="minorHAnsi" w:hAnsiTheme="minorHAnsi"/>
              </w:rPr>
              <w:t xml:space="preserve">C2c – Initial </w:t>
            </w:r>
            <w:r w:rsidR="008C5010">
              <w:rPr>
                <w:rFonts w:asciiTheme="minorHAnsi" w:hAnsiTheme="minorHAnsi"/>
              </w:rPr>
              <w:t>Architecture Report including baseline tables for priorities P0-02</w:t>
            </w:r>
            <w:r>
              <w:rPr>
                <w:rFonts w:asciiTheme="minorHAnsi" w:hAnsiTheme="minorHAnsi"/>
              </w:rPr>
              <w:t xml:space="preserve"> </w:t>
            </w:r>
          </w:p>
        </w:tc>
        <w:tc>
          <w:tcPr>
            <w:tcW w:w="3195" w:type="dxa"/>
          </w:tcPr>
          <w:p w14:paraId="40A5C63C" w14:textId="77777777" w:rsidR="00DE7528" w:rsidRPr="00D65586" w:rsidRDefault="00DE7528" w:rsidP="00D212A7">
            <w:pPr>
              <w:jc w:val="center"/>
              <w:rPr>
                <w:rFonts w:asciiTheme="minorHAnsi" w:hAnsiTheme="minorHAnsi"/>
              </w:rPr>
            </w:pPr>
            <w:r>
              <w:rPr>
                <w:rFonts w:asciiTheme="minorHAnsi" w:hAnsiTheme="minorHAnsi"/>
              </w:rPr>
              <w:t>0</w:t>
            </w:r>
            <w:r w:rsidR="008C5010">
              <w:rPr>
                <w:rFonts w:asciiTheme="minorHAnsi" w:hAnsiTheme="minorHAnsi"/>
              </w:rPr>
              <w:t>4</w:t>
            </w:r>
            <w:r>
              <w:rPr>
                <w:rFonts w:asciiTheme="minorHAnsi" w:hAnsiTheme="minorHAnsi"/>
              </w:rPr>
              <w:t>/2017</w:t>
            </w:r>
          </w:p>
        </w:tc>
        <w:tc>
          <w:tcPr>
            <w:tcW w:w="1817" w:type="dxa"/>
          </w:tcPr>
          <w:p w14:paraId="32B2B993" w14:textId="77777777" w:rsidR="00DE7528" w:rsidRPr="00D65586" w:rsidRDefault="00DE7528" w:rsidP="00D212A7">
            <w:pPr>
              <w:jc w:val="center"/>
              <w:rPr>
                <w:rFonts w:asciiTheme="minorHAnsi" w:hAnsiTheme="minorHAnsi"/>
              </w:rPr>
            </w:pPr>
          </w:p>
        </w:tc>
      </w:tr>
      <w:tr w:rsidR="008C5010" w:rsidRPr="00D65586" w14:paraId="457A8D1F" w14:textId="77777777" w:rsidTr="002A327A">
        <w:tc>
          <w:tcPr>
            <w:tcW w:w="5366" w:type="dxa"/>
          </w:tcPr>
          <w:p w14:paraId="696F7875" w14:textId="77777777" w:rsidR="008C5010" w:rsidRDefault="008C5010" w:rsidP="008C5010">
            <w:pPr>
              <w:rPr>
                <w:rFonts w:asciiTheme="minorHAnsi" w:hAnsiTheme="minorHAnsi"/>
              </w:rPr>
            </w:pPr>
            <w:r>
              <w:rPr>
                <w:rFonts w:asciiTheme="minorHAnsi" w:hAnsiTheme="minorHAnsi"/>
              </w:rPr>
              <w:t>C2c – Initial Architecture Programmatic Presentation</w:t>
            </w:r>
          </w:p>
        </w:tc>
        <w:tc>
          <w:tcPr>
            <w:tcW w:w="3195" w:type="dxa"/>
          </w:tcPr>
          <w:p w14:paraId="746CFF23" w14:textId="77777777" w:rsidR="008C5010" w:rsidRDefault="008C5010" w:rsidP="00D212A7">
            <w:pPr>
              <w:jc w:val="center"/>
              <w:rPr>
                <w:rFonts w:asciiTheme="minorHAnsi" w:hAnsiTheme="minorHAnsi"/>
              </w:rPr>
            </w:pPr>
            <w:r>
              <w:rPr>
                <w:rFonts w:asciiTheme="minorHAnsi" w:hAnsiTheme="minorHAnsi"/>
              </w:rPr>
              <w:t>04/2017</w:t>
            </w:r>
          </w:p>
        </w:tc>
        <w:tc>
          <w:tcPr>
            <w:tcW w:w="1817" w:type="dxa"/>
          </w:tcPr>
          <w:p w14:paraId="1484CB5E" w14:textId="77777777" w:rsidR="008C5010" w:rsidRPr="00D65586" w:rsidRDefault="008C5010" w:rsidP="00D212A7">
            <w:pPr>
              <w:jc w:val="center"/>
              <w:rPr>
                <w:rFonts w:asciiTheme="minorHAnsi" w:hAnsiTheme="minorHAnsi"/>
              </w:rPr>
            </w:pPr>
          </w:p>
        </w:tc>
      </w:tr>
      <w:tr w:rsidR="008C5010" w:rsidRPr="00D65586" w14:paraId="1808B377" w14:textId="77777777" w:rsidTr="002A327A">
        <w:tc>
          <w:tcPr>
            <w:tcW w:w="5366" w:type="dxa"/>
          </w:tcPr>
          <w:p w14:paraId="0984AC0A" w14:textId="77777777" w:rsidR="008C5010" w:rsidRDefault="008C5010" w:rsidP="008C5010">
            <w:pPr>
              <w:rPr>
                <w:rFonts w:asciiTheme="minorHAnsi" w:hAnsiTheme="minorHAnsi"/>
              </w:rPr>
            </w:pPr>
            <w:r>
              <w:rPr>
                <w:rFonts w:asciiTheme="minorHAnsi" w:hAnsiTheme="minorHAnsi"/>
              </w:rPr>
              <w:t xml:space="preserve">C2c – Final Architecture Programmatic Presentation </w:t>
            </w:r>
          </w:p>
        </w:tc>
        <w:tc>
          <w:tcPr>
            <w:tcW w:w="3195" w:type="dxa"/>
          </w:tcPr>
          <w:p w14:paraId="41C8C3F0" w14:textId="77777777" w:rsidR="008C5010" w:rsidRDefault="008C5010" w:rsidP="00D212A7">
            <w:pPr>
              <w:jc w:val="center"/>
              <w:rPr>
                <w:rFonts w:asciiTheme="minorHAnsi" w:hAnsiTheme="minorHAnsi"/>
              </w:rPr>
            </w:pPr>
            <w:r>
              <w:rPr>
                <w:rFonts w:asciiTheme="minorHAnsi" w:hAnsiTheme="minorHAnsi"/>
              </w:rPr>
              <w:t>07/2017</w:t>
            </w:r>
          </w:p>
        </w:tc>
        <w:tc>
          <w:tcPr>
            <w:tcW w:w="1817" w:type="dxa"/>
          </w:tcPr>
          <w:p w14:paraId="4E11B2E4" w14:textId="77777777" w:rsidR="008C5010" w:rsidRPr="00D65586" w:rsidRDefault="008C5010" w:rsidP="00D212A7">
            <w:pPr>
              <w:jc w:val="center"/>
              <w:rPr>
                <w:rFonts w:asciiTheme="minorHAnsi" w:hAnsiTheme="minorHAnsi"/>
              </w:rPr>
            </w:pPr>
          </w:p>
        </w:tc>
      </w:tr>
      <w:tr w:rsidR="008C5010" w:rsidRPr="00D65586" w14:paraId="18C78CEC" w14:textId="77777777" w:rsidTr="002A327A">
        <w:tc>
          <w:tcPr>
            <w:tcW w:w="5366" w:type="dxa"/>
          </w:tcPr>
          <w:p w14:paraId="20D99F85" w14:textId="77777777" w:rsidR="008C5010" w:rsidRDefault="008C5010" w:rsidP="008C5010">
            <w:pPr>
              <w:rPr>
                <w:rFonts w:asciiTheme="minorHAnsi" w:hAnsiTheme="minorHAnsi"/>
              </w:rPr>
            </w:pPr>
            <w:r>
              <w:rPr>
                <w:rFonts w:asciiTheme="minorHAnsi" w:hAnsiTheme="minorHAnsi"/>
              </w:rPr>
              <w:t>C2c – Final Architecture Technical Presentation</w:t>
            </w:r>
          </w:p>
        </w:tc>
        <w:tc>
          <w:tcPr>
            <w:tcW w:w="3195" w:type="dxa"/>
          </w:tcPr>
          <w:p w14:paraId="57C96923" w14:textId="77777777" w:rsidR="008C5010" w:rsidRDefault="008C5010" w:rsidP="00D212A7">
            <w:pPr>
              <w:jc w:val="center"/>
              <w:rPr>
                <w:rFonts w:asciiTheme="minorHAnsi" w:hAnsiTheme="minorHAnsi"/>
              </w:rPr>
            </w:pPr>
            <w:r>
              <w:rPr>
                <w:rFonts w:asciiTheme="minorHAnsi" w:hAnsiTheme="minorHAnsi"/>
              </w:rPr>
              <w:t>08/2017</w:t>
            </w:r>
          </w:p>
        </w:tc>
        <w:tc>
          <w:tcPr>
            <w:tcW w:w="1817" w:type="dxa"/>
          </w:tcPr>
          <w:p w14:paraId="64D349EA" w14:textId="77777777" w:rsidR="008C5010" w:rsidRPr="00D65586" w:rsidRDefault="008C5010" w:rsidP="00D212A7">
            <w:pPr>
              <w:jc w:val="center"/>
              <w:rPr>
                <w:rFonts w:asciiTheme="minorHAnsi" w:hAnsiTheme="minorHAnsi"/>
              </w:rPr>
            </w:pPr>
          </w:p>
        </w:tc>
      </w:tr>
      <w:tr w:rsidR="008C5010" w:rsidRPr="00D65586" w14:paraId="648D5907" w14:textId="77777777" w:rsidTr="002A327A">
        <w:tc>
          <w:tcPr>
            <w:tcW w:w="5366" w:type="dxa"/>
          </w:tcPr>
          <w:p w14:paraId="3A75F753" w14:textId="77777777" w:rsidR="008C5010" w:rsidRDefault="008C5010" w:rsidP="008C5010">
            <w:pPr>
              <w:rPr>
                <w:rFonts w:asciiTheme="minorHAnsi" w:hAnsiTheme="minorHAnsi"/>
              </w:rPr>
            </w:pPr>
            <w:r>
              <w:rPr>
                <w:rFonts w:asciiTheme="minorHAnsi" w:hAnsiTheme="minorHAnsi"/>
              </w:rPr>
              <w:t>C2c – Final Architecture Report including baseline tables for priorities P0-P6</w:t>
            </w:r>
          </w:p>
        </w:tc>
        <w:tc>
          <w:tcPr>
            <w:tcW w:w="3195" w:type="dxa"/>
          </w:tcPr>
          <w:p w14:paraId="5A9E10D4" w14:textId="77777777" w:rsidR="008C5010" w:rsidRDefault="008C5010" w:rsidP="00D212A7">
            <w:pPr>
              <w:jc w:val="center"/>
              <w:rPr>
                <w:rFonts w:asciiTheme="minorHAnsi" w:hAnsiTheme="minorHAnsi"/>
              </w:rPr>
            </w:pPr>
            <w:r>
              <w:rPr>
                <w:rFonts w:asciiTheme="minorHAnsi" w:hAnsiTheme="minorHAnsi"/>
              </w:rPr>
              <w:t>10/2017</w:t>
            </w:r>
          </w:p>
        </w:tc>
        <w:tc>
          <w:tcPr>
            <w:tcW w:w="1817" w:type="dxa"/>
          </w:tcPr>
          <w:p w14:paraId="7CF88182" w14:textId="77777777" w:rsidR="008C5010" w:rsidRPr="00D65586" w:rsidRDefault="008C5010" w:rsidP="00D212A7">
            <w:pPr>
              <w:jc w:val="center"/>
              <w:rPr>
                <w:rFonts w:asciiTheme="minorHAnsi" w:hAnsiTheme="minorHAnsi"/>
              </w:rPr>
            </w:pPr>
          </w:p>
        </w:tc>
      </w:tr>
      <w:tr w:rsidR="008C5010" w:rsidRPr="00D65586" w14:paraId="6360CDA8" w14:textId="77777777" w:rsidTr="002A327A">
        <w:tc>
          <w:tcPr>
            <w:tcW w:w="5366" w:type="dxa"/>
          </w:tcPr>
          <w:p w14:paraId="1D9D44AD" w14:textId="77777777" w:rsidR="008C5010" w:rsidRDefault="008C5010" w:rsidP="008C5010">
            <w:pPr>
              <w:rPr>
                <w:rFonts w:asciiTheme="minorHAnsi" w:hAnsiTheme="minorHAnsi"/>
              </w:rPr>
            </w:pPr>
            <w:r>
              <w:rPr>
                <w:rFonts w:asciiTheme="minorHAnsi" w:hAnsiTheme="minorHAnsi"/>
              </w:rPr>
              <w:t>C2c – Prototyping/deployment plan for FY18</w:t>
            </w:r>
          </w:p>
        </w:tc>
        <w:tc>
          <w:tcPr>
            <w:tcW w:w="3195" w:type="dxa"/>
          </w:tcPr>
          <w:p w14:paraId="3560603D" w14:textId="77777777" w:rsidR="008C5010" w:rsidRDefault="008C5010" w:rsidP="00D212A7">
            <w:pPr>
              <w:jc w:val="center"/>
              <w:rPr>
                <w:rFonts w:asciiTheme="minorHAnsi" w:hAnsiTheme="minorHAnsi"/>
              </w:rPr>
            </w:pPr>
            <w:r>
              <w:rPr>
                <w:rFonts w:asciiTheme="minorHAnsi" w:hAnsiTheme="minorHAnsi"/>
              </w:rPr>
              <w:t>12/2017</w:t>
            </w:r>
          </w:p>
        </w:tc>
        <w:tc>
          <w:tcPr>
            <w:tcW w:w="1817" w:type="dxa"/>
          </w:tcPr>
          <w:p w14:paraId="4D58D143" w14:textId="77777777" w:rsidR="008C5010" w:rsidRPr="00D65586" w:rsidRDefault="008C5010" w:rsidP="00D212A7">
            <w:pPr>
              <w:jc w:val="center"/>
              <w:rPr>
                <w:rFonts w:asciiTheme="minorHAnsi" w:hAnsiTheme="minorHAnsi"/>
              </w:rPr>
            </w:pPr>
          </w:p>
        </w:tc>
      </w:tr>
      <w:tr w:rsidR="008C5010" w:rsidRPr="00D65586" w14:paraId="0BC10CEA" w14:textId="77777777" w:rsidTr="002A327A">
        <w:tc>
          <w:tcPr>
            <w:tcW w:w="5366" w:type="dxa"/>
          </w:tcPr>
          <w:p w14:paraId="13BE8977" w14:textId="77777777" w:rsidR="008C5010" w:rsidRDefault="008C5010" w:rsidP="008C5010">
            <w:pPr>
              <w:rPr>
                <w:rFonts w:asciiTheme="minorHAnsi" w:hAnsiTheme="minorHAnsi"/>
              </w:rPr>
            </w:pPr>
            <w:r>
              <w:rPr>
                <w:rFonts w:asciiTheme="minorHAnsi" w:hAnsiTheme="minorHAnsi"/>
              </w:rPr>
              <w:t xml:space="preserve">C2c – Refined architecture </w:t>
            </w:r>
          </w:p>
        </w:tc>
        <w:tc>
          <w:tcPr>
            <w:tcW w:w="3195" w:type="dxa"/>
          </w:tcPr>
          <w:p w14:paraId="0FAC4F22" w14:textId="77777777" w:rsidR="008C5010" w:rsidRDefault="008C5010" w:rsidP="00D212A7">
            <w:pPr>
              <w:jc w:val="center"/>
              <w:rPr>
                <w:rFonts w:asciiTheme="minorHAnsi" w:hAnsiTheme="minorHAnsi"/>
              </w:rPr>
            </w:pPr>
            <w:r>
              <w:rPr>
                <w:rFonts w:asciiTheme="minorHAnsi" w:hAnsiTheme="minorHAnsi"/>
              </w:rPr>
              <w:t>01/2018</w:t>
            </w:r>
          </w:p>
        </w:tc>
        <w:tc>
          <w:tcPr>
            <w:tcW w:w="1817" w:type="dxa"/>
          </w:tcPr>
          <w:p w14:paraId="606487F8" w14:textId="77777777" w:rsidR="008C5010" w:rsidRPr="00D65586" w:rsidRDefault="008C5010" w:rsidP="00D212A7">
            <w:pPr>
              <w:jc w:val="center"/>
              <w:rPr>
                <w:rFonts w:asciiTheme="minorHAnsi" w:hAnsiTheme="minorHAnsi"/>
              </w:rPr>
            </w:pPr>
          </w:p>
        </w:tc>
      </w:tr>
      <w:tr w:rsidR="008C5010" w:rsidRPr="00D65586" w14:paraId="705CF1DA" w14:textId="77777777" w:rsidTr="002A327A">
        <w:tc>
          <w:tcPr>
            <w:tcW w:w="5366" w:type="dxa"/>
          </w:tcPr>
          <w:p w14:paraId="08191BFE" w14:textId="77777777" w:rsidR="008C5010" w:rsidRDefault="008C5010" w:rsidP="008C5010">
            <w:pPr>
              <w:rPr>
                <w:rFonts w:asciiTheme="minorHAnsi" w:hAnsiTheme="minorHAnsi"/>
              </w:rPr>
            </w:pPr>
            <w:r>
              <w:rPr>
                <w:rFonts w:asciiTheme="minorHAnsi" w:hAnsiTheme="minorHAnsi"/>
              </w:rPr>
              <w:t>C2c – M&amp;S analysis capability for 3 (or more) architecture components</w:t>
            </w:r>
          </w:p>
        </w:tc>
        <w:tc>
          <w:tcPr>
            <w:tcW w:w="3195" w:type="dxa"/>
          </w:tcPr>
          <w:p w14:paraId="46538E7A" w14:textId="77777777" w:rsidR="008C5010" w:rsidRDefault="00E43082" w:rsidP="00D212A7">
            <w:pPr>
              <w:jc w:val="center"/>
              <w:rPr>
                <w:rFonts w:asciiTheme="minorHAnsi" w:hAnsiTheme="minorHAnsi"/>
              </w:rPr>
            </w:pPr>
            <w:r>
              <w:rPr>
                <w:rFonts w:asciiTheme="minorHAnsi" w:hAnsiTheme="minorHAnsi"/>
              </w:rPr>
              <w:t>01/2018</w:t>
            </w:r>
          </w:p>
        </w:tc>
        <w:tc>
          <w:tcPr>
            <w:tcW w:w="1817" w:type="dxa"/>
          </w:tcPr>
          <w:p w14:paraId="0E8DC8CC" w14:textId="77777777" w:rsidR="008C5010" w:rsidRPr="00D65586" w:rsidRDefault="008C5010" w:rsidP="00D212A7">
            <w:pPr>
              <w:jc w:val="center"/>
              <w:rPr>
                <w:rFonts w:asciiTheme="minorHAnsi" w:hAnsiTheme="minorHAnsi"/>
              </w:rPr>
            </w:pPr>
          </w:p>
        </w:tc>
      </w:tr>
      <w:tr w:rsidR="00E43082" w:rsidRPr="00D65586" w14:paraId="359FFE15" w14:textId="77777777" w:rsidTr="002A327A">
        <w:tc>
          <w:tcPr>
            <w:tcW w:w="5366" w:type="dxa"/>
          </w:tcPr>
          <w:p w14:paraId="38B73DCB" w14:textId="77777777" w:rsidR="00E43082" w:rsidRDefault="00E43082" w:rsidP="008C5010">
            <w:pPr>
              <w:rPr>
                <w:rFonts w:asciiTheme="minorHAnsi" w:hAnsiTheme="minorHAnsi"/>
              </w:rPr>
            </w:pPr>
            <w:r>
              <w:rPr>
                <w:rFonts w:asciiTheme="minorHAnsi" w:hAnsiTheme="minorHAnsi"/>
              </w:rPr>
              <w:t>C2 – Additional assessments</w:t>
            </w:r>
          </w:p>
        </w:tc>
        <w:tc>
          <w:tcPr>
            <w:tcW w:w="3195" w:type="dxa"/>
          </w:tcPr>
          <w:p w14:paraId="68CA697D" w14:textId="77777777" w:rsidR="00E43082" w:rsidRDefault="00E43082" w:rsidP="00D212A7">
            <w:pPr>
              <w:jc w:val="center"/>
              <w:rPr>
                <w:rFonts w:asciiTheme="minorHAnsi" w:hAnsiTheme="minorHAnsi"/>
              </w:rPr>
            </w:pPr>
            <w:r>
              <w:rPr>
                <w:rFonts w:asciiTheme="minorHAnsi" w:hAnsiTheme="minorHAnsi"/>
              </w:rPr>
              <w:t>Ongoing, as needed</w:t>
            </w:r>
          </w:p>
        </w:tc>
        <w:tc>
          <w:tcPr>
            <w:tcW w:w="1817" w:type="dxa"/>
          </w:tcPr>
          <w:p w14:paraId="383DCAF6" w14:textId="77777777" w:rsidR="00E43082" w:rsidRPr="00D65586" w:rsidRDefault="00E43082" w:rsidP="00D212A7">
            <w:pPr>
              <w:jc w:val="center"/>
              <w:rPr>
                <w:rFonts w:asciiTheme="minorHAnsi" w:hAnsiTheme="minorHAnsi"/>
              </w:rPr>
            </w:pPr>
          </w:p>
        </w:tc>
      </w:tr>
      <w:tr w:rsidR="007806B9" w:rsidRPr="00D65586" w14:paraId="2BDCAA64" w14:textId="77777777" w:rsidTr="002A327A">
        <w:tc>
          <w:tcPr>
            <w:tcW w:w="5366" w:type="dxa"/>
          </w:tcPr>
          <w:p w14:paraId="55E346BE" w14:textId="77777777" w:rsidR="007806B9" w:rsidRDefault="007806B9" w:rsidP="00D212A7">
            <w:pPr>
              <w:rPr>
                <w:rFonts w:asciiTheme="minorHAnsi" w:hAnsiTheme="minorHAnsi"/>
              </w:rPr>
            </w:pPr>
            <w:r>
              <w:rPr>
                <w:rFonts w:asciiTheme="minorHAnsi" w:hAnsiTheme="minorHAnsi"/>
              </w:rPr>
              <w:t>C3 – Initial Instantiation of D/A Architecture in testbed</w:t>
            </w:r>
          </w:p>
        </w:tc>
        <w:tc>
          <w:tcPr>
            <w:tcW w:w="3195" w:type="dxa"/>
          </w:tcPr>
          <w:p w14:paraId="0B1DBC12" w14:textId="77777777" w:rsidR="007806B9" w:rsidRDefault="007806B9" w:rsidP="00D212A7">
            <w:pPr>
              <w:jc w:val="center"/>
              <w:rPr>
                <w:rFonts w:asciiTheme="minorHAnsi" w:hAnsiTheme="minorHAnsi"/>
              </w:rPr>
            </w:pPr>
            <w:r>
              <w:rPr>
                <w:rFonts w:asciiTheme="minorHAnsi" w:hAnsiTheme="minorHAnsi"/>
              </w:rPr>
              <w:t>03/2017</w:t>
            </w:r>
          </w:p>
        </w:tc>
        <w:tc>
          <w:tcPr>
            <w:tcW w:w="1817" w:type="dxa"/>
          </w:tcPr>
          <w:p w14:paraId="0EC4B83D" w14:textId="7D448101" w:rsidR="007806B9" w:rsidRPr="00D65586" w:rsidRDefault="00F069C6" w:rsidP="00D212A7">
            <w:pPr>
              <w:jc w:val="center"/>
              <w:rPr>
                <w:rFonts w:asciiTheme="minorHAnsi" w:hAnsiTheme="minorHAnsi"/>
              </w:rPr>
            </w:pPr>
            <w:r>
              <w:rPr>
                <w:rFonts w:asciiTheme="minorHAnsi" w:hAnsiTheme="minorHAnsi"/>
              </w:rPr>
              <w:t>Complete</w:t>
            </w:r>
          </w:p>
        </w:tc>
      </w:tr>
      <w:tr w:rsidR="007806B9" w:rsidRPr="00D65586" w14:paraId="780F63F0" w14:textId="77777777" w:rsidTr="002A327A">
        <w:tc>
          <w:tcPr>
            <w:tcW w:w="5366" w:type="dxa"/>
          </w:tcPr>
          <w:p w14:paraId="4B819AF0" w14:textId="77777777" w:rsidR="007806B9" w:rsidRDefault="007806B9" w:rsidP="00D212A7">
            <w:pPr>
              <w:rPr>
                <w:rFonts w:asciiTheme="minorHAnsi" w:hAnsiTheme="minorHAnsi"/>
              </w:rPr>
            </w:pPr>
            <w:r>
              <w:rPr>
                <w:rFonts w:asciiTheme="minorHAnsi" w:hAnsiTheme="minorHAnsi"/>
              </w:rPr>
              <w:t>C3 – Initial Instantiation of SDP</w:t>
            </w:r>
          </w:p>
        </w:tc>
        <w:tc>
          <w:tcPr>
            <w:tcW w:w="3195" w:type="dxa"/>
          </w:tcPr>
          <w:p w14:paraId="4621D682" w14:textId="77777777" w:rsidR="007806B9" w:rsidRDefault="007806B9" w:rsidP="00D212A7">
            <w:pPr>
              <w:jc w:val="center"/>
              <w:rPr>
                <w:rFonts w:asciiTheme="minorHAnsi" w:hAnsiTheme="minorHAnsi"/>
              </w:rPr>
            </w:pPr>
            <w:r>
              <w:rPr>
                <w:rFonts w:asciiTheme="minorHAnsi" w:hAnsiTheme="minorHAnsi"/>
              </w:rPr>
              <w:t>03/2017</w:t>
            </w:r>
          </w:p>
        </w:tc>
        <w:tc>
          <w:tcPr>
            <w:tcW w:w="1817" w:type="dxa"/>
          </w:tcPr>
          <w:p w14:paraId="1B2F1398" w14:textId="481600A5" w:rsidR="007806B9" w:rsidRPr="00D65586" w:rsidRDefault="00F069C6" w:rsidP="00D212A7">
            <w:pPr>
              <w:jc w:val="center"/>
              <w:rPr>
                <w:rFonts w:asciiTheme="minorHAnsi" w:hAnsiTheme="minorHAnsi"/>
              </w:rPr>
            </w:pPr>
            <w:r>
              <w:rPr>
                <w:rFonts w:asciiTheme="minorHAnsi" w:hAnsiTheme="minorHAnsi"/>
              </w:rPr>
              <w:t>Complete</w:t>
            </w:r>
          </w:p>
        </w:tc>
      </w:tr>
      <w:tr w:rsidR="007A08AE" w:rsidRPr="00D65586" w14:paraId="5B4AF78D" w14:textId="77777777" w:rsidTr="002A327A">
        <w:tc>
          <w:tcPr>
            <w:tcW w:w="5366" w:type="dxa"/>
          </w:tcPr>
          <w:p w14:paraId="0179F776" w14:textId="77777777" w:rsidR="007A08AE" w:rsidRDefault="007A08AE" w:rsidP="007A08AE">
            <w:pPr>
              <w:rPr>
                <w:rFonts w:asciiTheme="minorHAnsi" w:hAnsiTheme="minorHAnsi"/>
              </w:rPr>
            </w:pPr>
            <w:r>
              <w:rPr>
                <w:rFonts w:asciiTheme="minorHAnsi" w:hAnsiTheme="minorHAnsi"/>
              </w:rPr>
              <w:t>C3 – SDP technology stood up in a development and QA environment</w:t>
            </w:r>
          </w:p>
        </w:tc>
        <w:tc>
          <w:tcPr>
            <w:tcW w:w="3195" w:type="dxa"/>
          </w:tcPr>
          <w:p w14:paraId="3F17145A" w14:textId="77777777" w:rsidR="007A08AE" w:rsidRDefault="007A08AE" w:rsidP="007A08AE">
            <w:pPr>
              <w:jc w:val="center"/>
              <w:rPr>
                <w:rFonts w:asciiTheme="minorHAnsi" w:hAnsiTheme="minorHAnsi"/>
              </w:rPr>
            </w:pPr>
            <w:r>
              <w:rPr>
                <w:rFonts w:asciiTheme="minorHAnsi" w:hAnsiTheme="minorHAnsi"/>
              </w:rPr>
              <w:t>04/2017</w:t>
            </w:r>
          </w:p>
        </w:tc>
        <w:tc>
          <w:tcPr>
            <w:tcW w:w="1817" w:type="dxa"/>
          </w:tcPr>
          <w:p w14:paraId="73749A28" w14:textId="0F238865" w:rsidR="007A08AE" w:rsidRPr="00D65586" w:rsidRDefault="00F069C6" w:rsidP="007A08AE">
            <w:pPr>
              <w:jc w:val="center"/>
              <w:rPr>
                <w:rFonts w:asciiTheme="minorHAnsi" w:hAnsiTheme="minorHAnsi"/>
              </w:rPr>
            </w:pPr>
            <w:r>
              <w:rPr>
                <w:rFonts w:asciiTheme="minorHAnsi" w:hAnsiTheme="minorHAnsi"/>
              </w:rPr>
              <w:t>Complete</w:t>
            </w:r>
          </w:p>
        </w:tc>
      </w:tr>
      <w:tr w:rsidR="007806B9" w:rsidRPr="00D65586" w14:paraId="46A3AB2B" w14:textId="77777777" w:rsidTr="002A327A">
        <w:tc>
          <w:tcPr>
            <w:tcW w:w="5366" w:type="dxa"/>
          </w:tcPr>
          <w:p w14:paraId="6607C259" w14:textId="77777777" w:rsidR="007806B9" w:rsidRDefault="007806B9" w:rsidP="00D212A7">
            <w:pPr>
              <w:rPr>
                <w:rFonts w:asciiTheme="minorHAnsi" w:hAnsiTheme="minorHAnsi"/>
              </w:rPr>
            </w:pPr>
            <w:r>
              <w:rPr>
                <w:rFonts w:asciiTheme="minorHAnsi" w:hAnsiTheme="minorHAnsi"/>
              </w:rPr>
              <w:t>C3 – Initial Instantiation of D/A relevant threat</w:t>
            </w:r>
          </w:p>
        </w:tc>
        <w:tc>
          <w:tcPr>
            <w:tcW w:w="3195" w:type="dxa"/>
          </w:tcPr>
          <w:p w14:paraId="52B7C046" w14:textId="77777777" w:rsidR="007806B9" w:rsidRDefault="007806B9" w:rsidP="00D212A7">
            <w:pPr>
              <w:jc w:val="center"/>
              <w:rPr>
                <w:rFonts w:asciiTheme="minorHAnsi" w:hAnsiTheme="minorHAnsi"/>
              </w:rPr>
            </w:pPr>
            <w:r>
              <w:rPr>
                <w:rFonts w:asciiTheme="minorHAnsi" w:hAnsiTheme="minorHAnsi"/>
              </w:rPr>
              <w:t>05/2017</w:t>
            </w:r>
          </w:p>
        </w:tc>
        <w:tc>
          <w:tcPr>
            <w:tcW w:w="1817" w:type="dxa"/>
          </w:tcPr>
          <w:p w14:paraId="6E582581" w14:textId="613444FC" w:rsidR="007806B9" w:rsidRPr="00D65586" w:rsidRDefault="00F069C6" w:rsidP="00D212A7">
            <w:pPr>
              <w:jc w:val="center"/>
              <w:rPr>
                <w:rFonts w:asciiTheme="minorHAnsi" w:hAnsiTheme="minorHAnsi"/>
              </w:rPr>
            </w:pPr>
            <w:r>
              <w:rPr>
                <w:rFonts w:asciiTheme="minorHAnsi" w:hAnsiTheme="minorHAnsi"/>
              </w:rPr>
              <w:t>Complete</w:t>
            </w:r>
          </w:p>
        </w:tc>
      </w:tr>
      <w:tr w:rsidR="00705CD6" w:rsidRPr="00D65586" w14:paraId="47CBD41B" w14:textId="77777777" w:rsidTr="002A327A">
        <w:tc>
          <w:tcPr>
            <w:tcW w:w="5366" w:type="dxa"/>
          </w:tcPr>
          <w:p w14:paraId="0FEA5A47" w14:textId="77777777" w:rsidR="00705CD6" w:rsidRDefault="00705CD6" w:rsidP="00D212A7">
            <w:pPr>
              <w:rPr>
                <w:rFonts w:asciiTheme="minorHAnsi" w:hAnsiTheme="minorHAnsi"/>
              </w:rPr>
            </w:pPr>
            <w:r>
              <w:rPr>
                <w:rFonts w:asciiTheme="minorHAnsi" w:hAnsiTheme="minorHAnsi"/>
              </w:rPr>
              <w:t>C3 – Execution of technology assessments in a testbed environment</w:t>
            </w:r>
            <w:r w:rsidR="00E43082">
              <w:rPr>
                <w:rFonts w:asciiTheme="minorHAnsi" w:hAnsiTheme="minorHAnsi"/>
              </w:rPr>
              <w:t xml:space="preserve"> (Pending completion of other Cyber.gov tasks)</w:t>
            </w:r>
          </w:p>
        </w:tc>
        <w:tc>
          <w:tcPr>
            <w:tcW w:w="3195" w:type="dxa"/>
          </w:tcPr>
          <w:p w14:paraId="2C961E7A" w14:textId="77777777" w:rsidR="00705CD6" w:rsidRDefault="00705CD6" w:rsidP="00D212A7">
            <w:pPr>
              <w:jc w:val="center"/>
              <w:rPr>
                <w:rFonts w:asciiTheme="minorHAnsi" w:hAnsiTheme="minorHAnsi"/>
              </w:rPr>
            </w:pPr>
            <w:r>
              <w:rPr>
                <w:rFonts w:asciiTheme="minorHAnsi" w:hAnsiTheme="minorHAnsi"/>
              </w:rPr>
              <w:t>07/2017</w:t>
            </w:r>
          </w:p>
        </w:tc>
        <w:tc>
          <w:tcPr>
            <w:tcW w:w="1817" w:type="dxa"/>
          </w:tcPr>
          <w:p w14:paraId="161BE924" w14:textId="2D475D87" w:rsidR="00705CD6" w:rsidRPr="00D65586" w:rsidRDefault="00F069C6" w:rsidP="00D212A7">
            <w:pPr>
              <w:jc w:val="center"/>
              <w:rPr>
                <w:rFonts w:asciiTheme="minorHAnsi" w:hAnsiTheme="minorHAnsi"/>
              </w:rPr>
            </w:pPr>
            <w:r>
              <w:rPr>
                <w:rFonts w:asciiTheme="minorHAnsi" w:hAnsiTheme="minorHAnsi"/>
              </w:rPr>
              <w:t>Complete</w:t>
            </w:r>
          </w:p>
        </w:tc>
      </w:tr>
      <w:tr w:rsidR="00FF3140" w:rsidRPr="00D65586" w14:paraId="4AD12B83" w14:textId="77777777" w:rsidTr="002A327A">
        <w:tc>
          <w:tcPr>
            <w:tcW w:w="5366" w:type="dxa"/>
          </w:tcPr>
          <w:p w14:paraId="7194FB54" w14:textId="77777777" w:rsidR="00FF3140" w:rsidRDefault="00FF3140" w:rsidP="00D212A7">
            <w:pPr>
              <w:rPr>
                <w:rFonts w:asciiTheme="minorHAnsi" w:hAnsiTheme="minorHAnsi"/>
              </w:rPr>
            </w:pPr>
            <w:r>
              <w:rPr>
                <w:rFonts w:asciiTheme="minorHAnsi" w:hAnsiTheme="minorHAnsi"/>
              </w:rPr>
              <w:t>C3 - Implementation and integration of first SDP (to be selected) features in a testbed</w:t>
            </w:r>
          </w:p>
        </w:tc>
        <w:tc>
          <w:tcPr>
            <w:tcW w:w="3195" w:type="dxa"/>
          </w:tcPr>
          <w:p w14:paraId="7B7AB874" w14:textId="77777777" w:rsidR="00FF3140" w:rsidRDefault="00FF3140" w:rsidP="00D212A7">
            <w:pPr>
              <w:jc w:val="center"/>
              <w:rPr>
                <w:rFonts w:asciiTheme="minorHAnsi" w:hAnsiTheme="minorHAnsi"/>
              </w:rPr>
            </w:pPr>
            <w:r>
              <w:rPr>
                <w:rFonts w:asciiTheme="minorHAnsi" w:hAnsiTheme="minorHAnsi"/>
              </w:rPr>
              <w:t>07/2017</w:t>
            </w:r>
          </w:p>
        </w:tc>
        <w:tc>
          <w:tcPr>
            <w:tcW w:w="1817" w:type="dxa"/>
          </w:tcPr>
          <w:p w14:paraId="2E032C8F" w14:textId="25DBBFB0" w:rsidR="00FF3140" w:rsidRPr="00D65586" w:rsidRDefault="00F069C6" w:rsidP="00D212A7">
            <w:pPr>
              <w:jc w:val="center"/>
              <w:rPr>
                <w:rFonts w:asciiTheme="minorHAnsi" w:hAnsiTheme="minorHAnsi"/>
              </w:rPr>
            </w:pPr>
            <w:r>
              <w:rPr>
                <w:rFonts w:asciiTheme="minorHAnsi" w:hAnsiTheme="minorHAnsi"/>
              </w:rPr>
              <w:t>Complete</w:t>
            </w:r>
          </w:p>
        </w:tc>
      </w:tr>
      <w:tr w:rsidR="007806B9" w:rsidRPr="00D65586" w14:paraId="5222590E" w14:textId="77777777" w:rsidTr="002A327A">
        <w:tc>
          <w:tcPr>
            <w:tcW w:w="5366" w:type="dxa"/>
          </w:tcPr>
          <w:p w14:paraId="557F17F5" w14:textId="77777777" w:rsidR="007806B9" w:rsidRDefault="00705CD6" w:rsidP="00D212A7">
            <w:pPr>
              <w:rPr>
                <w:rFonts w:asciiTheme="minorHAnsi" w:hAnsiTheme="minorHAnsi"/>
              </w:rPr>
            </w:pPr>
            <w:r>
              <w:rPr>
                <w:rFonts w:asciiTheme="minorHAnsi" w:hAnsiTheme="minorHAnsi"/>
              </w:rPr>
              <w:t>C3 – Additional Assessments</w:t>
            </w:r>
          </w:p>
        </w:tc>
        <w:tc>
          <w:tcPr>
            <w:tcW w:w="3195" w:type="dxa"/>
          </w:tcPr>
          <w:p w14:paraId="07C6E3E7" w14:textId="77777777" w:rsidR="007806B9" w:rsidRDefault="00705CD6" w:rsidP="00D212A7">
            <w:pPr>
              <w:jc w:val="center"/>
              <w:rPr>
                <w:rFonts w:asciiTheme="minorHAnsi" w:hAnsiTheme="minorHAnsi"/>
              </w:rPr>
            </w:pPr>
            <w:r>
              <w:rPr>
                <w:rFonts w:asciiTheme="minorHAnsi" w:hAnsiTheme="minorHAnsi"/>
              </w:rPr>
              <w:t>Ongoing as needed</w:t>
            </w:r>
          </w:p>
        </w:tc>
        <w:tc>
          <w:tcPr>
            <w:tcW w:w="1817" w:type="dxa"/>
          </w:tcPr>
          <w:p w14:paraId="7421DCD9" w14:textId="77777777" w:rsidR="007806B9" w:rsidRPr="00D65586" w:rsidRDefault="007806B9" w:rsidP="00D212A7">
            <w:pPr>
              <w:jc w:val="center"/>
              <w:rPr>
                <w:rFonts w:asciiTheme="minorHAnsi" w:hAnsiTheme="minorHAnsi"/>
              </w:rPr>
            </w:pPr>
          </w:p>
        </w:tc>
      </w:tr>
      <w:tr w:rsidR="007806B9" w:rsidRPr="00D65586" w14:paraId="41CC503F" w14:textId="77777777" w:rsidTr="002A327A">
        <w:tc>
          <w:tcPr>
            <w:tcW w:w="5366" w:type="dxa"/>
          </w:tcPr>
          <w:p w14:paraId="0ABF6167" w14:textId="77777777" w:rsidR="007806B9" w:rsidRDefault="00DE6EC8" w:rsidP="00D212A7">
            <w:pPr>
              <w:rPr>
                <w:rFonts w:asciiTheme="minorHAnsi" w:hAnsiTheme="minorHAnsi"/>
              </w:rPr>
            </w:pPr>
            <w:r>
              <w:rPr>
                <w:rFonts w:asciiTheme="minorHAnsi" w:hAnsiTheme="minorHAnsi"/>
              </w:rPr>
              <w:t>C4 – D/A Engagement Plan</w:t>
            </w:r>
          </w:p>
        </w:tc>
        <w:tc>
          <w:tcPr>
            <w:tcW w:w="3195" w:type="dxa"/>
          </w:tcPr>
          <w:p w14:paraId="6B0874CC" w14:textId="77777777" w:rsidR="007806B9" w:rsidRDefault="007A08AE" w:rsidP="00D212A7">
            <w:pPr>
              <w:jc w:val="center"/>
              <w:rPr>
                <w:rFonts w:asciiTheme="minorHAnsi" w:hAnsiTheme="minorHAnsi"/>
              </w:rPr>
            </w:pPr>
            <w:r>
              <w:rPr>
                <w:rFonts w:asciiTheme="minorHAnsi" w:hAnsiTheme="minorHAnsi"/>
              </w:rPr>
              <w:t>04</w:t>
            </w:r>
            <w:r w:rsidR="00DE6EC8">
              <w:rPr>
                <w:rFonts w:asciiTheme="minorHAnsi" w:hAnsiTheme="minorHAnsi"/>
              </w:rPr>
              <w:t>/2017</w:t>
            </w:r>
          </w:p>
        </w:tc>
        <w:tc>
          <w:tcPr>
            <w:tcW w:w="1817" w:type="dxa"/>
          </w:tcPr>
          <w:p w14:paraId="3E75A1C8" w14:textId="7A558CE3" w:rsidR="007806B9" w:rsidRPr="00D65586" w:rsidRDefault="00F069C6" w:rsidP="00D212A7">
            <w:pPr>
              <w:jc w:val="center"/>
              <w:rPr>
                <w:rFonts w:asciiTheme="minorHAnsi" w:hAnsiTheme="minorHAnsi"/>
              </w:rPr>
            </w:pPr>
            <w:r>
              <w:rPr>
                <w:rFonts w:asciiTheme="minorHAnsi" w:hAnsiTheme="minorHAnsi"/>
              </w:rPr>
              <w:t>Complete</w:t>
            </w:r>
          </w:p>
        </w:tc>
      </w:tr>
      <w:tr w:rsidR="00DE6EC8" w:rsidRPr="00D65586" w14:paraId="65C5B838" w14:textId="77777777" w:rsidTr="002A327A">
        <w:tc>
          <w:tcPr>
            <w:tcW w:w="5366" w:type="dxa"/>
          </w:tcPr>
          <w:p w14:paraId="562F4B84" w14:textId="77777777" w:rsidR="00DE6EC8" w:rsidRDefault="00DE6EC8" w:rsidP="00D212A7">
            <w:pPr>
              <w:rPr>
                <w:rFonts w:asciiTheme="minorHAnsi" w:hAnsiTheme="minorHAnsi"/>
              </w:rPr>
            </w:pPr>
            <w:r>
              <w:rPr>
                <w:rFonts w:asciiTheme="minorHAnsi" w:hAnsiTheme="minorHAnsi"/>
              </w:rPr>
              <w:t>C4 – Initial D/A profiles and environment requirements complete</w:t>
            </w:r>
          </w:p>
        </w:tc>
        <w:tc>
          <w:tcPr>
            <w:tcW w:w="3195" w:type="dxa"/>
          </w:tcPr>
          <w:p w14:paraId="6F70DD7E" w14:textId="77777777" w:rsidR="00DE6EC8" w:rsidRDefault="007A08AE" w:rsidP="00D212A7">
            <w:pPr>
              <w:jc w:val="center"/>
              <w:rPr>
                <w:rFonts w:asciiTheme="minorHAnsi" w:hAnsiTheme="minorHAnsi"/>
              </w:rPr>
            </w:pPr>
            <w:r>
              <w:rPr>
                <w:rFonts w:asciiTheme="minorHAnsi" w:hAnsiTheme="minorHAnsi"/>
              </w:rPr>
              <w:t>05</w:t>
            </w:r>
            <w:r w:rsidR="00DE6EC8">
              <w:rPr>
                <w:rFonts w:asciiTheme="minorHAnsi" w:hAnsiTheme="minorHAnsi"/>
              </w:rPr>
              <w:t>/2017</w:t>
            </w:r>
          </w:p>
        </w:tc>
        <w:tc>
          <w:tcPr>
            <w:tcW w:w="1817" w:type="dxa"/>
          </w:tcPr>
          <w:p w14:paraId="57EE231B" w14:textId="77777777" w:rsidR="00DE6EC8" w:rsidRPr="00D65586" w:rsidRDefault="00DE6EC8" w:rsidP="00D212A7">
            <w:pPr>
              <w:jc w:val="center"/>
              <w:rPr>
                <w:rFonts w:asciiTheme="minorHAnsi" w:hAnsiTheme="minorHAnsi"/>
              </w:rPr>
            </w:pPr>
          </w:p>
        </w:tc>
      </w:tr>
      <w:tr w:rsidR="00DE6EC8" w:rsidRPr="00D65586" w14:paraId="37A873E2" w14:textId="77777777" w:rsidTr="002A327A">
        <w:tc>
          <w:tcPr>
            <w:tcW w:w="5366" w:type="dxa"/>
          </w:tcPr>
          <w:p w14:paraId="6D392E62" w14:textId="77777777" w:rsidR="00DE6EC8" w:rsidRDefault="007A08AE" w:rsidP="007A08AE">
            <w:pPr>
              <w:rPr>
                <w:rFonts w:asciiTheme="minorHAnsi" w:hAnsiTheme="minorHAnsi"/>
              </w:rPr>
            </w:pPr>
            <w:r>
              <w:rPr>
                <w:rFonts w:asciiTheme="minorHAnsi" w:hAnsiTheme="minorHAnsi"/>
              </w:rPr>
              <w:t>C4 – First D/A Meetings</w:t>
            </w:r>
          </w:p>
        </w:tc>
        <w:tc>
          <w:tcPr>
            <w:tcW w:w="3195" w:type="dxa"/>
          </w:tcPr>
          <w:p w14:paraId="45B550F9" w14:textId="77777777" w:rsidR="00DE6EC8" w:rsidRDefault="007A08AE" w:rsidP="00D212A7">
            <w:pPr>
              <w:jc w:val="center"/>
              <w:rPr>
                <w:rFonts w:asciiTheme="minorHAnsi" w:hAnsiTheme="minorHAnsi"/>
              </w:rPr>
            </w:pPr>
            <w:r>
              <w:rPr>
                <w:rFonts w:asciiTheme="minorHAnsi" w:hAnsiTheme="minorHAnsi"/>
              </w:rPr>
              <w:t>05/2017</w:t>
            </w:r>
          </w:p>
        </w:tc>
        <w:tc>
          <w:tcPr>
            <w:tcW w:w="1817" w:type="dxa"/>
          </w:tcPr>
          <w:p w14:paraId="57F04589" w14:textId="3F0AEB62" w:rsidR="00DE6EC8" w:rsidRPr="00D65586" w:rsidRDefault="00F069C6" w:rsidP="00D212A7">
            <w:pPr>
              <w:jc w:val="center"/>
              <w:rPr>
                <w:rFonts w:asciiTheme="minorHAnsi" w:hAnsiTheme="minorHAnsi"/>
              </w:rPr>
            </w:pPr>
            <w:r>
              <w:rPr>
                <w:rFonts w:asciiTheme="minorHAnsi" w:hAnsiTheme="minorHAnsi"/>
              </w:rPr>
              <w:t>Complete</w:t>
            </w:r>
          </w:p>
        </w:tc>
      </w:tr>
      <w:tr w:rsidR="007A08AE" w:rsidRPr="00D65586" w14:paraId="0924F155" w14:textId="77777777" w:rsidTr="002A327A">
        <w:tc>
          <w:tcPr>
            <w:tcW w:w="5366" w:type="dxa"/>
          </w:tcPr>
          <w:p w14:paraId="54727A25" w14:textId="77777777" w:rsidR="007A08AE" w:rsidRDefault="007A08AE" w:rsidP="00D212A7">
            <w:pPr>
              <w:rPr>
                <w:rFonts w:asciiTheme="minorHAnsi" w:hAnsiTheme="minorHAnsi"/>
              </w:rPr>
            </w:pPr>
            <w:r>
              <w:rPr>
                <w:rFonts w:asciiTheme="minorHAnsi" w:hAnsiTheme="minorHAnsi"/>
              </w:rPr>
              <w:t>C4 – Summary report of D/A feedback, insights, and/or requirements complete</w:t>
            </w:r>
          </w:p>
        </w:tc>
        <w:tc>
          <w:tcPr>
            <w:tcW w:w="3195" w:type="dxa"/>
          </w:tcPr>
          <w:p w14:paraId="46C4BD80" w14:textId="77777777" w:rsidR="007A08AE" w:rsidRDefault="007A08AE" w:rsidP="00D212A7">
            <w:pPr>
              <w:jc w:val="center"/>
              <w:rPr>
                <w:rFonts w:asciiTheme="minorHAnsi" w:hAnsiTheme="minorHAnsi"/>
              </w:rPr>
            </w:pPr>
            <w:r>
              <w:rPr>
                <w:rFonts w:asciiTheme="minorHAnsi" w:hAnsiTheme="minorHAnsi"/>
              </w:rPr>
              <w:t>09/2017</w:t>
            </w:r>
          </w:p>
        </w:tc>
        <w:tc>
          <w:tcPr>
            <w:tcW w:w="1817" w:type="dxa"/>
          </w:tcPr>
          <w:p w14:paraId="04A6AC19" w14:textId="77777777" w:rsidR="007A08AE" w:rsidRPr="00D65586" w:rsidRDefault="007A08AE" w:rsidP="00D212A7">
            <w:pPr>
              <w:jc w:val="center"/>
              <w:rPr>
                <w:rFonts w:asciiTheme="minorHAnsi" w:hAnsiTheme="minorHAnsi"/>
              </w:rPr>
            </w:pPr>
          </w:p>
        </w:tc>
      </w:tr>
      <w:tr w:rsidR="007A08AE" w:rsidRPr="00D65586" w14:paraId="6A15BB2B" w14:textId="77777777" w:rsidTr="002A327A">
        <w:tc>
          <w:tcPr>
            <w:tcW w:w="5366" w:type="dxa"/>
          </w:tcPr>
          <w:p w14:paraId="694B10D5" w14:textId="77777777" w:rsidR="007A08AE" w:rsidRDefault="007A08AE" w:rsidP="00D212A7">
            <w:pPr>
              <w:rPr>
                <w:rFonts w:asciiTheme="minorHAnsi" w:hAnsiTheme="minorHAnsi"/>
              </w:rPr>
            </w:pPr>
            <w:r>
              <w:rPr>
                <w:rFonts w:asciiTheme="minorHAnsi" w:hAnsiTheme="minorHAnsi"/>
              </w:rPr>
              <w:t>C4 – Additional Assessments</w:t>
            </w:r>
          </w:p>
        </w:tc>
        <w:tc>
          <w:tcPr>
            <w:tcW w:w="3195" w:type="dxa"/>
          </w:tcPr>
          <w:p w14:paraId="7FD1BC1A" w14:textId="77777777" w:rsidR="007A08AE" w:rsidRDefault="007A08AE" w:rsidP="00D212A7">
            <w:pPr>
              <w:jc w:val="center"/>
              <w:rPr>
                <w:rFonts w:asciiTheme="minorHAnsi" w:hAnsiTheme="minorHAnsi"/>
              </w:rPr>
            </w:pPr>
            <w:r>
              <w:rPr>
                <w:rFonts w:asciiTheme="minorHAnsi" w:hAnsiTheme="minorHAnsi"/>
              </w:rPr>
              <w:t>Ongoing as needed</w:t>
            </w:r>
          </w:p>
        </w:tc>
        <w:tc>
          <w:tcPr>
            <w:tcW w:w="1817" w:type="dxa"/>
          </w:tcPr>
          <w:p w14:paraId="2C2A33E6" w14:textId="77777777" w:rsidR="007A08AE" w:rsidRPr="00D65586" w:rsidRDefault="007A08AE" w:rsidP="00D212A7">
            <w:pPr>
              <w:jc w:val="center"/>
              <w:rPr>
                <w:rFonts w:asciiTheme="minorHAnsi" w:hAnsiTheme="minorHAnsi"/>
              </w:rPr>
            </w:pPr>
          </w:p>
        </w:tc>
      </w:tr>
    </w:tbl>
    <w:p w14:paraId="5EBA5ECC" w14:textId="2DF51A26" w:rsidR="004032C0" w:rsidRPr="00D65586" w:rsidRDefault="006123B7" w:rsidP="006123B7">
      <w:pPr>
        <w:pStyle w:val="Caption"/>
        <w:spacing w:before="120" w:after="40"/>
        <w:jc w:val="center"/>
        <w:rPr>
          <w:rFonts w:asciiTheme="minorHAnsi" w:hAnsiTheme="minorHAnsi"/>
          <w:sz w:val="22"/>
        </w:rPr>
      </w:pPr>
      <w:bookmarkStart w:id="590" w:name="_Ref367712112"/>
      <w:bookmarkStart w:id="591" w:name="_Ref364845681"/>
      <w:bookmarkStart w:id="592" w:name="_Ref364770051"/>
      <w:r w:rsidRPr="00D65586">
        <w:rPr>
          <w:rFonts w:asciiTheme="minorHAnsi" w:hAnsiTheme="minorHAnsi"/>
        </w:rPr>
        <w:t xml:space="preserve">Figure </w:t>
      </w:r>
      <w:bookmarkEnd w:id="590"/>
      <w:r w:rsidR="00164440">
        <w:rPr>
          <w:rFonts w:asciiTheme="minorHAnsi" w:hAnsiTheme="minorHAnsi"/>
        </w:rPr>
        <w:t>12</w:t>
      </w:r>
      <w:r w:rsidRPr="00D65586">
        <w:rPr>
          <w:rFonts w:asciiTheme="minorHAnsi" w:hAnsiTheme="minorHAnsi"/>
        </w:rPr>
        <w:t>: Major Project Milestones and Deliverables by Phase</w:t>
      </w:r>
      <w:r w:rsidR="0061686A" w:rsidRPr="00D65586">
        <w:rPr>
          <w:rFonts w:asciiTheme="minorHAnsi" w:hAnsiTheme="minorHAnsi"/>
        </w:rPr>
        <w:t xml:space="preserve"> </w:t>
      </w:r>
      <w:bookmarkEnd w:id="591"/>
      <w:bookmarkEnd w:id="592"/>
    </w:p>
    <w:p w14:paraId="2ED3B3D1" w14:textId="77777777" w:rsidR="007A4AFD" w:rsidRPr="00D65586" w:rsidRDefault="00524C41" w:rsidP="00D212A7">
      <w:pPr>
        <w:pStyle w:val="Heading3"/>
        <w:rPr>
          <w:rFonts w:asciiTheme="minorHAnsi" w:hAnsiTheme="minorHAnsi" w:cs="Times New Roman"/>
          <w:sz w:val="24"/>
          <w:szCs w:val="24"/>
        </w:rPr>
      </w:pPr>
      <w:bookmarkStart w:id="593" w:name="_Toc315869016"/>
      <w:bookmarkStart w:id="594" w:name="_Toc364771703"/>
      <w:bookmarkStart w:id="595" w:name="_Toc474764735"/>
      <w:r w:rsidRPr="00D65586">
        <w:rPr>
          <w:rFonts w:asciiTheme="minorHAnsi" w:hAnsiTheme="minorHAnsi" w:cs="Times New Roman"/>
          <w:sz w:val="24"/>
          <w:szCs w:val="24"/>
        </w:rPr>
        <w:lastRenderedPageBreak/>
        <w:t>Schedule Control Plan</w:t>
      </w:r>
      <w:bookmarkEnd w:id="593"/>
      <w:bookmarkEnd w:id="594"/>
      <w:bookmarkEnd w:id="595"/>
    </w:p>
    <w:p w14:paraId="0AA62E7F" w14:textId="77777777" w:rsidR="007A4AFD" w:rsidRPr="00D65586" w:rsidRDefault="00B24A5B" w:rsidP="00D212A7">
      <w:pPr>
        <w:pStyle w:val="ParagraphItalics"/>
        <w:ind w:left="720"/>
        <w:rPr>
          <w:rFonts w:asciiTheme="minorHAnsi" w:hAnsiTheme="minorHAnsi"/>
          <w:i w:val="0"/>
          <w:sz w:val="24"/>
          <w:szCs w:val="24"/>
        </w:rPr>
      </w:pPr>
      <w:r w:rsidRPr="00D65586">
        <w:rPr>
          <w:rFonts w:asciiTheme="minorHAnsi" w:hAnsiTheme="minorHAnsi"/>
          <w:i w:val="0"/>
          <w:sz w:val="24"/>
          <w:szCs w:val="24"/>
        </w:rPr>
        <w:t>The p</w:t>
      </w:r>
      <w:r w:rsidR="00472ED8" w:rsidRPr="00D65586">
        <w:rPr>
          <w:rFonts w:asciiTheme="minorHAnsi" w:hAnsiTheme="minorHAnsi"/>
          <w:i w:val="0"/>
          <w:sz w:val="24"/>
          <w:szCs w:val="24"/>
        </w:rPr>
        <w:t xml:space="preserve">roject schedule </w:t>
      </w:r>
      <w:r w:rsidRPr="00D65586">
        <w:rPr>
          <w:rFonts w:asciiTheme="minorHAnsi" w:hAnsiTheme="minorHAnsi"/>
          <w:i w:val="0"/>
          <w:sz w:val="24"/>
          <w:szCs w:val="24"/>
        </w:rPr>
        <w:t xml:space="preserve">for each performer and the overall project </w:t>
      </w:r>
      <w:r w:rsidR="00472ED8" w:rsidRPr="00D65586">
        <w:rPr>
          <w:rFonts w:asciiTheme="minorHAnsi" w:hAnsiTheme="minorHAnsi"/>
          <w:i w:val="0"/>
          <w:sz w:val="24"/>
          <w:szCs w:val="24"/>
        </w:rPr>
        <w:t xml:space="preserve">will be reviewed </w:t>
      </w:r>
      <w:r w:rsidRPr="00D65586">
        <w:rPr>
          <w:rFonts w:asciiTheme="minorHAnsi" w:hAnsiTheme="minorHAnsi"/>
          <w:i w:val="0"/>
          <w:sz w:val="24"/>
          <w:szCs w:val="24"/>
        </w:rPr>
        <w:t xml:space="preserve">at least </w:t>
      </w:r>
      <w:r w:rsidR="002E4561">
        <w:rPr>
          <w:rFonts w:asciiTheme="minorHAnsi" w:hAnsiTheme="minorHAnsi"/>
          <w:i w:val="0"/>
          <w:sz w:val="24"/>
          <w:szCs w:val="24"/>
        </w:rPr>
        <w:t>bi-weekly</w:t>
      </w:r>
      <w:r w:rsidRPr="00D65586">
        <w:rPr>
          <w:rFonts w:asciiTheme="minorHAnsi" w:hAnsiTheme="minorHAnsi"/>
          <w:i w:val="0"/>
          <w:sz w:val="24"/>
          <w:szCs w:val="24"/>
        </w:rPr>
        <w:t xml:space="preserve"> </w:t>
      </w:r>
      <w:r w:rsidR="00472ED8" w:rsidRPr="00D65586">
        <w:rPr>
          <w:rFonts w:asciiTheme="minorHAnsi" w:hAnsiTheme="minorHAnsi"/>
          <w:i w:val="0"/>
          <w:sz w:val="24"/>
          <w:szCs w:val="24"/>
        </w:rPr>
        <w:t xml:space="preserve">with </w:t>
      </w:r>
      <w:r w:rsidRPr="00D65586">
        <w:rPr>
          <w:rFonts w:asciiTheme="minorHAnsi" w:hAnsiTheme="minorHAnsi"/>
          <w:i w:val="0"/>
          <w:sz w:val="24"/>
          <w:szCs w:val="24"/>
        </w:rPr>
        <w:t xml:space="preserve">the </w:t>
      </w:r>
      <w:r w:rsidR="0022031F" w:rsidRPr="00D65586">
        <w:rPr>
          <w:rFonts w:asciiTheme="minorHAnsi" w:hAnsiTheme="minorHAnsi"/>
          <w:i w:val="0"/>
          <w:sz w:val="24"/>
          <w:szCs w:val="24"/>
        </w:rPr>
        <w:t>Cyber.gov</w:t>
      </w:r>
      <w:r w:rsidRPr="00D65586">
        <w:rPr>
          <w:rFonts w:asciiTheme="minorHAnsi" w:hAnsiTheme="minorHAnsi"/>
          <w:i w:val="0"/>
          <w:sz w:val="24"/>
          <w:szCs w:val="24"/>
        </w:rPr>
        <w:t xml:space="preserve"> </w:t>
      </w:r>
      <w:r w:rsidR="00472ED8" w:rsidRPr="00D65586">
        <w:rPr>
          <w:rFonts w:asciiTheme="minorHAnsi" w:hAnsiTheme="minorHAnsi"/>
          <w:i w:val="0"/>
          <w:sz w:val="24"/>
          <w:szCs w:val="24"/>
        </w:rPr>
        <w:t xml:space="preserve">project team and performer to </w:t>
      </w:r>
      <w:r w:rsidR="008A0581" w:rsidRPr="00D65586">
        <w:rPr>
          <w:rFonts w:asciiTheme="minorHAnsi" w:hAnsiTheme="minorHAnsi"/>
          <w:i w:val="0"/>
          <w:sz w:val="24"/>
          <w:szCs w:val="24"/>
        </w:rPr>
        <w:t xml:space="preserve">ensure all </w:t>
      </w:r>
      <w:r w:rsidR="00472ED8" w:rsidRPr="00D65586">
        <w:rPr>
          <w:rFonts w:asciiTheme="minorHAnsi" w:hAnsiTheme="minorHAnsi"/>
          <w:i w:val="0"/>
          <w:sz w:val="24"/>
          <w:szCs w:val="24"/>
        </w:rPr>
        <w:t xml:space="preserve">understand </w:t>
      </w:r>
      <w:r w:rsidR="008A0581" w:rsidRPr="00D65586">
        <w:rPr>
          <w:rFonts w:asciiTheme="minorHAnsi" w:hAnsiTheme="minorHAnsi"/>
          <w:i w:val="0"/>
          <w:sz w:val="24"/>
          <w:szCs w:val="24"/>
        </w:rPr>
        <w:t xml:space="preserve">the </w:t>
      </w:r>
      <w:r w:rsidR="00472ED8" w:rsidRPr="00D65586">
        <w:rPr>
          <w:rFonts w:asciiTheme="minorHAnsi" w:hAnsiTheme="minorHAnsi"/>
          <w:i w:val="0"/>
          <w:sz w:val="24"/>
          <w:szCs w:val="24"/>
        </w:rPr>
        <w:t xml:space="preserve">current status of each task and to assess impacts of delayed tasks. If milestones are at risk based on </w:t>
      </w:r>
      <w:r w:rsidR="0076086A" w:rsidRPr="00D65586">
        <w:rPr>
          <w:rFonts w:asciiTheme="minorHAnsi" w:hAnsiTheme="minorHAnsi"/>
          <w:i w:val="0"/>
          <w:sz w:val="24"/>
          <w:szCs w:val="24"/>
        </w:rPr>
        <w:t>task</w:t>
      </w:r>
      <w:r w:rsidR="00472ED8" w:rsidRPr="00D65586">
        <w:rPr>
          <w:rFonts w:asciiTheme="minorHAnsi" w:hAnsiTheme="minorHAnsi"/>
          <w:i w:val="0"/>
          <w:sz w:val="24"/>
          <w:szCs w:val="24"/>
        </w:rPr>
        <w:t xml:space="preserve"> slippage, corrective action will be taken by the responsible party to a) get the tasks back on track and b) assess the root cause of the slippage in order to prevent future slippage for the same reason. </w:t>
      </w:r>
    </w:p>
    <w:p w14:paraId="24528240" w14:textId="77777777" w:rsidR="007A4AFD" w:rsidRPr="00D65586" w:rsidRDefault="001E0DE7" w:rsidP="007F30B7">
      <w:pPr>
        <w:pStyle w:val="Heading2"/>
        <w:tabs>
          <w:tab w:val="left" w:pos="810"/>
        </w:tabs>
        <w:ind w:left="720" w:hanging="360"/>
        <w:rPr>
          <w:rFonts w:asciiTheme="minorHAnsi" w:hAnsiTheme="minorHAnsi" w:cs="Times New Roman"/>
        </w:rPr>
      </w:pPr>
      <w:bookmarkStart w:id="596" w:name="_Toc315869017"/>
      <w:bookmarkStart w:id="597" w:name="_Toc364771704"/>
      <w:bookmarkStart w:id="598" w:name="_Toc474764736"/>
      <w:r w:rsidRPr="00D65586">
        <w:rPr>
          <w:rFonts w:asciiTheme="minorHAnsi" w:hAnsiTheme="minorHAnsi" w:cs="Times New Roman"/>
        </w:rPr>
        <w:t>Cost Management</w:t>
      </w:r>
      <w:bookmarkEnd w:id="596"/>
      <w:bookmarkEnd w:id="597"/>
      <w:bookmarkEnd w:id="598"/>
    </w:p>
    <w:p w14:paraId="0C5B8900" w14:textId="77777777" w:rsidR="007A4AFD" w:rsidRPr="00D65586" w:rsidRDefault="00B2712F" w:rsidP="00D212A7">
      <w:pPr>
        <w:pStyle w:val="Heading3"/>
        <w:rPr>
          <w:rFonts w:asciiTheme="minorHAnsi" w:hAnsiTheme="minorHAnsi" w:cs="Times New Roman"/>
          <w:sz w:val="24"/>
          <w:szCs w:val="24"/>
        </w:rPr>
      </w:pPr>
      <w:bookmarkStart w:id="599" w:name="_Toc315961221"/>
      <w:bookmarkStart w:id="600" w:name="_Toc315961353"/>
      <w:bookmarkStart w:id="601" w:name="_Toc315961485"/>
      <w:bookmarkStart w:id="602" w:name="_Toc315961617"/>
      <w:bookmarkStart w:id="603" w:name="_Toc315961750"/>
      <w:bookmarkStart w:id="604" w:name="_Toc315961884"/>
      <w:bookmarkStart w:id="605" w:name="_Toc315962018"/>
      <w:bookmarkStart w:id="606" w:name="_Toc315962153"/>
      <w:bookmarkStart w:id="607" w:name="_Toc315962287"/>
      <w:bookmarkStart w:id="608" w:name="_Toc315962423"/>
      <w:bookmarkStart w:id="609" w:name="_Toc315962559"/>
      <w:bookmarkStart w:id="610" w:name="_Toc315962766"/>
      <w:bookmarkStart w:id="611" w:name="_Toc316474816"/>
      <w:bookmarkStart w:id="612" w:name="_Toc316479657"/>
      <w:bookmarkStart w:id="613" w:name="_Toc316480293"/>
      <w:bookmarkStart w:id="614" w:name="_Toc316480713"/>
      <w:bookmarkStart w:id="615" w:name="_Toc315961222"/>
      <w:bookmarkStart w:id="616" w:name="_Toc315961354"/>
      <w:bookmarkStart w:id="617" w:name="_Toc315961486"/>
      <w:bookmarkStart w:id="618" w:name="_Toc315961618"/>
      <w:bookmarkStart w:id="619" w:name="_Toc315961751"/>
      <w:bookmarkStart w:id="620" w:name="_Toc315961885"/>
      <w:bookmarkStart w:id="621" w:name="_Toc315962019"/>
      <w:bookmarkStart w:id="622" w:name="_Toc315962154"/>
      <w:bookmarkStart w:id="623" w:name="_Toc315962288"/>
      <w:bookmarkStart w:id="624" w:name="_Toc315962424"/>
      <w:bookmarkStart w:id="625" w:name="_Toc315962560"/>
      <w:bookmarkStart w:id="626" w:name="_Toc315962767"/>
      <w:bookmarkStart w:id="627" w:name="_Toc316474817"/>
      <w:bookmarkStart w:id="628" w:name="_Toc316479658"/>
      <w:bookmarkStart w:id="629" w:name="_Toc316480294"/>
      <w:bookmarkStart w:id="630" w:name="_Toc316480714"/>
      <w:bookmarkStart w:id="631" w:name="_Toc315961223"/>
      <w:bookmarkStart w:id="632" w:name="_Toc315961355"/>
      <w:bookmarkStart w:id="633" w:name="_Toc315961487"/>
      <w:bookmarkStart w:id="634" w:name="_Toc315961619"/>
      <w:bookmarkStart w:id="635" w:name="_Toc315961752"/>
      <w:bookmarkStart w:id="636" w:name="_Toc315961886"/>
      <w:bookmarkStart w:id="637" w:name="_Toc315962020"/>
      <w:bookmarkStart w:id="638" w:name="_Toc315962155"/>
      <w:bookmarkStart w:id="639" w:name="_Toc315962289"/>
      <w:bookmarkStart w:id="640" w:name="_Toc315962425"/>
      <w:bookmarkStart w:id="641" w:name="_Toc315962561"/>
      <w:bookmarkStart w:id="642" w:name="_Toc315962768"/>
      <w:bookmarkStart w:id="643" w:name="_Toc316474818"/>
      <w:bookmarkStart w:id="644" w:name="_Toc316479659"/>
      <w:bookmarkStart w:id="645" w:name="_Toc316480295"/>
      <w:bookmarkStart w:id="646" w:name="_Toc316480715"/>
      <w:bookmarkStart w:id="647" w:name="_Toc315869018"/>
      <w:bookmarkStart w:id="648" w:name="_Toc364771705"/>
      <w:bookmarkStart w:id="649" w:name="_Toc474764737"/>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r w:rsidRPr="00D65586">
        <w:rPr>
          <w:rFonts w:asciiTheme="minorHAnsi" w:hAnsiTheme="minorHAnsi" w:cs="Times New Roman"/>
          <w:sz w:val="24"/>
          <w:szCs w:val="24"/>
        </w:rPr>
        <w:t>Cost Estimate</w:t>
      </w:r>
      <w:bookmarkEnd w:id="559"/>
      <w:bookmarkEnd w:id="560"/>
      <w:bookmarkEnd w:id="561"/>
      <w:bookmarkEnd w:id="562"/>
      <w:bookmarkEnd w:id="563"/>
      <w:bookmarkEnd w:id="564"/>
      <w:bookmarkEnd w:id="647"/>
      <w:bookmarkEnd w:id="648"/>
      <w:bookmarkEnd w:id="649"/>
    </w:p>
    <w:p w14:paraId="2EA37DDF" w14:textId="77777777" w:rsidR="0031407E" w:rsidRPr="00D65586" w:rsidRDefault="0031407E" w:rsidP="007F30B7">
      <w:pPr>
        <w:pStyle w:val="ParagraphItalics"/>
        <w:ind w:left="810"/>
        <w:rPr>
          <w:rFonts w:asciiTheme="minorHAnsi" w:hAnsiTheme="minorHAnsi"/>
          <w:i w:val="0"/>
          <w:sz w:val="24"/>
          <w:szCs w:val="24"/>
        </w:rPr>
      </w:pPr>
      <w:r w:rsidRPr="00D65586">
        <w:rPr>
          <w:rFonts w:asciiTheme="minorHAnsi" w:hAnsiTheme="minorHAnsi"/>
          <w:i w:val="0"/>
          <w:sz w:val="24"/>
          <w:szCs w:val="24"/>
        </w:rPr>
        <w:t xml:space="preserve">The total estimated cost for this project is $59.39M from </w:t>
      </w:r>
      <w:r w:rsidR="00B1536B" w:rsidRPr="00D65586">
        <w:rPr>
          <w:rFonts w:asciiTheme="minorHAnsi" w:hAnsiTheme="minorHAnsi"/>
          <w:i w:val="0"/>
          <w:sz w:val="24"/>
          <w:szCs w:val="24"/>
        </w:rPr>
        <w:t>FY</w:t>
      </w:r>
      <w:r w:rsidRPr="00D65586">
        <w:rPr>
          <w:rFonts w:asciiTheme="minorHAnsi" w:hAnsiTheme="minorHAnsi"/>
          <w:i w:val="0"/>
          <w:sz w:val="24"/>
          <w:szCs w:val="24"/>
        </w:rPr>
        <w:t xml:space="preserve"> 16 to FY 21.  </w:t>
      </w:r>
    </w:p>
    <w:p w14:paraId="5120A8AE" w14:textId="77777777" w:rsidR="0031407E" w:rsidRPr="00D65586" w:rsidRDefault="0031407E" w:rsidP="007F30B7">
      <w:pPr>
        <w:pStyle w:val="ParagraphItalics"/>
        <w:ind w:left="810"/>
        <w:rPr>
          <w:rFonts w:asciiTheme="minorHAnsi" w:hAnsiTheme="minorHAnsi"/>
          <w:i w:val="0"/>
          <w:sz w:val="24"/>
          <w:szCs w:val="24"/>
        </w:rPr>
      </w:pPr>
      <w:r w:rsidRPr="00D65586">
        <w:rPr>
          <w:rFonts w:asciiTheme="minorHAnsi" w:hAnsiTheme="minorHAnsi"/>
          <w:i w:val="0"/>
          <w:sz w:val="24"/>
          <w:szCs w:val="24"/>
        </w:rPr>
        <w:t xml:space="preserve">Total cost was estimated based on conducting research efforts of similar size, and scope when aggregated into a larger set of research activities such as </w:t>
      </w:r>
      <w:r w:rsidR="002E4561">
        <w:rPr>
          <w:rFonts w:asciiTheme="minorHAnsi" w:hAnsiTheme="minorHAnsi"/>
          <w:i w:val="0"/>
          <w:sz w:val="24"/>
          <w:szCs w:val="24"/>
        </w:rPr>
        <w:t>C</w:t>
      </w:r>
      <w:r w:rsidRPr="00D65586">
        <w:rPr>
          <w:rFonts w:asciiTheme="minorHAnsi" w:hAnsiTheme="minorHAnsi"/>
          <w:i w:val="0"/>
          <w:sz w:val="24"/>
          <w:szCs w:val="24"/>
        </w:rPr>
        <w:t xml:space="preserve">yber.gov.  For example, CSD and other S&amp;T </w:t>
      </w:r>
      <w:r w:rsidR="00B1536B" w:rsidRPr="00D65586">
        <w:rPr>
          <w:rFonts w:asciiTheme="minorHAnsi" w:hAnsiTheme="minorHAnsi"/>
          <w:i w:val="0"/>
          <w:sz w:val="24"/>
          <w:szCs w:val="24"/>
        </w:rPr>
        <w:t>organizations</w:t>
      </w:r>
      <w:r w:rsidRPr="00D65586">
        <w:rPr>
          <w:rFonts w:asciiTheme="minorHAnsi" w:hAnsiTheme="minorHAnsi"/>
          <w:i w:val="0"/>
          <w:sz w:val="24"/>
          <w:szCs w:val="24"/>
        </w:rPr>
        <w:t xml:space="preserve"> have conducted architectural assessments, utility </w:t>
      </w:r>
      <w:r w:rsidR="00B1536B" w:rsidRPr="00D65586">
        <w:rPr>
          <w:rFonts w:asciiTheme="minorHAnsi" w:hAnsiTheme="minorHAnsi"/>
          <w:i w:val="0"/>
          <w:sz w:val="24"/>
          <w:szCs w:val="24"/>
        </w:rPr>
        <w:t>assessments</w:t>
      </w:r>
      <w:r w:rsidRPr="00D65586">
        <w:rPr>
          <w:rFonts w:asciiTheme="minorHAnsi" w:hAnsiTheme="minorHAnsi"/>
          <w:i w:val="0"/>
          <w:sz w:val="24"/>
          <w:szCs w:val="24"/>
        </w:rPr>
        <w:t xml:space="preserve"> and data collection pilots and </w:t>
      </w:r>
      <w:r w:rsidR="00B1536B" w:rsidRPr="00D65586">
        <w:rPr>
          <w:rFonts w:asciiTheme="minorHAnsi" w:hAnsiTheme="minorHAnsi"/>
          <w:i w:val="0"/>
          <w:sz w:val="24"/>
          <w:szCs w:val="24"/>
        </w:rPr>
        <w:t>demonstrations</w:t>
      </w:r>
      <w:r w:rsidR="007B7772" w:rsidRPr="00D65586">
        <w:rPr>
          <w:rFonts w:asciiTheme="minorHAnsi" w:hAnsiTheme="minorHAnsi"/>
          <w:i w:val="0"/>
          <w:sz w:val="24"/>
          <w:szCs w:val="24"/>
        </w:rPr>
        <w:t xml:space="preserve">. </w:t>
      </w:r>
    </w:p>
    <w:p w14:paraId="6CF3FECA" w14:textId="77777777" w:rsidR="00B1536B" w:rsidRPr="00D65586" w:rsidRDefault="00B1536B" w:rsidP="007F30B7">
      <w:pPr>
        <w:pStyle w:val="ParagraphItalics"/>
        <w:ind w:left="810"/>
        <w:rPr>
          <w:rFonts w:asciiTheme="minorHAnsi" w:hAnsiTheme="minorHAnsi"/>
          <w:i w:val="0"/>
          <w:sz w:val="24"/>
          <w:szCs w:val="24"/>
        </w:rPr>
      </w:pPr>
      <w:r w:rsidRPr="00D65586">
        <w:rPr>
          <w:rFonts w:asciiTheme="minorHAnsi" w:hAnsiTheme="minorHAnsi"/>
          <w:i w:val="0"/>
          <w:sz w:val="24"/>
          <w:szCs w:val="24"/>
        </w:rPr>
        <w:t xml:space="preserve">Cost estimates are also based on previously funded work S&amp;T has awarded to the National Laboratories, MIT-LL and other FFRDCs. </w:t>
      </w:r>
    </w:p>
    <w:p w14:paraId="67827494" w14:textId="77777777" w:rsidR="007A4AFD" w:rsidRPr="00D65586" w:rsidRDefault="00D62061" w:rsidP="00D212A7">
      <w:pPr>
        <w:pStyle w:val="Heading3"/>
        <w:rPr>
          <w:rFonts w:asciiTheme="minorHAnsi" w:hAnsiTheme="minorHAnsi" w:cs="Times New Roman"/>
          <w:sz w:val="24"/>
          <w:szCs w:val="24"/>
        </w:rPr>
      </w:pPr>
      <w:bookmarkStart w:id="650" w:name="_Toc315869019"/>
      <w:bookmarkStart w:id="651" w:name="_Toc364771706"/>
      <w:bookmarkStart w:id="652" w:name="_Toc474764738"/>
      <w:r w:rsidRPr="00D65586">
        <w:rPr>
          <w:rFonts w:asciiTheme="minorHAnsi" w:hAnsiTheme="minorHAnsi" w:cs="Times New Roman"/>
          <w:sz w:val="24"/>
          <w:szCs w:val="24"/>
        </w:rPr>
        <w:t>Cost Baseline</w:t>
      </w:r>
      <w:bookmarkEnd w:id="650"/>
      <w:bookmarkEnd w:id="651"/>
      <w:bookmarkEnd w:id="652"/>
    </w:p>
    <w:p w14:paraId="12BF52DF" w14:textId="4C7C03C0" w:rsidR="00B1536B" w:rsidRPr="00D65586" w:rsidRDefault="001B67DA" w:rsidP="00B1536B">
      <w:pPr>
        <w:pStyle w:val="ParagraphItalics"/>
        <w:ind w:left="810"/>
        <w:rPr>
          <w:rFonts w:asciiTheme="minorHAnsi" w:hAnsiTheme="minorHAnsi"/>
          <w:i w:val="0"/>
          <w:sz w:val="24"/>
          <w:szCs w:val="24"/>
        </w:rPr>
      </w:pPr>
      <w:r w:rsidRPr="00D65586">
        <w:rPr>
          <w:rFonts w:asciiTheme="minorHAnsi" w:hAnsiTheme="minorHAnsi"/>
          <w:i w:val="0"/>
          <w:sz w:val="24"/>
          <w:szCs w:val="24"/>
        </w:rPr>
        <w:t xml:space="preserve">The initial cost baseline of the project is outlined in </w:t>
      </w:r>
      <w:r w:rsidR="00B1536B" w:rsidRPr="00D65586">
        <w:rPr>
          <w:rFonts w:asciiTheme="minorHAnsi" w:hAnsiTheme="minorHAnsi"/>
          <w:i w:val="0"/>
          <w:sz w:val="24"/>
          <w:szCs w:val="24"/>
        </w:rPr>
        <w:t xml:space="preserve">Figure </w:t>
      </w:r>
      <w:r w:rsidR="00B07D86">
        <w:rPr>
          <w:rFonts w:asciiTheme="minorHAnsi" w:hAnsiTheme="minorHAnsi"/>
          <w:i w:val="0"/>
          <w:sz w:val="24"/>
          <w:szCs w:val="24"/>
        </w:rPr>
        <w:t>5</w:t>
      </w:r>
      <w:r w:rsidR="00B1536B" w:rsidRPr="00D65586">
        <w:rPr>
          <w:rFonts w:asciiTheme="minorHAnsi" w:hAnsiTheme="minorHAnsi"/>
          <w:i w:val="0"/>
          <w:sz w:val="24"/>
          <w:szCs w:val="24"/>
        </w:rPr>
        <w:t xml:space="preserve">. </w:t>
      </w:r>
      <w:bookmarkStart w:id="653" w:name="_Toc315869020"/>
      <w:bookmarkStart w:id="654" w:name="_Toc364771707"/>
    </w:p>
    <w:p w14:paraId="50DAE737" w14:textId="77777777" w:rsidR="00474051" w:rsidRPr="00D65586" w:rsidRDefault="000D3CCD" w:rsidP="00B1536B">
      <w:pPr>
        <w:pStyle w:val="Heading3"/>
        <w:rPr>
          <w:rFonts w:asciiTheme="minorHAnsi" w:hAnsiTheme="minorHAnsi" w:cs="Times New Roman"/>
          <w:sz w:val="24"/>
          <w:szCs w:val="24"/>
        </w:rPr>
      </w:pPr>
      <w:bookmarkStart w:id="655" w:name="_Toc474764739"/>
      <w:r w:rsidRPr="00D65586">
        <w:rPr>
          <w:rFonts w:asciiTheme="minorHAnsi" w:hAnsiTheme="minorHAnsi" w:cs="Times New Roman"/>
          <w:sz w:val="24"/>
          <w:szCs w:val="24"/>
        </w:rPr>
        <w:t>Cost Control</w:t>
      </w:r>
      <w:r w:rsidR="00D62061" w:rsidRPr="00D65586">
        <w:rPr>
          <w:rFonts w:asciiTheme="minorHAnsi" w:hAnsiTheme="minorHAnsi" w:cs="Times New Roman"/>
          <w:sz w:val="24"/>
          <w:szCs w:val="24"/>
        </w:rPr>
        <w:t xml:space="preserve"> Plan</w:t>
      </w:r>
      <w:bookmarkEnd w:id="653"/>
      <w:bookmarkEnd w:id="654"/>
      <w:bookmarkEnd w:id="655"/>
    </w:p>
    <w:p w14:paraId="78E4F747" w14:textId="77777777" w:rsidR="008C094A" w:rsidRPr="0014047F" w:rsidRDefault="00EA36D4" w:rsidP="007F30B7">
      <w:pPr>
        <w:pStyle w:val="ParagraphItalics"/>
        <w:ind w:left="810"/>
        <w:rPr>
          <w:rFonts w:asciiTheme="minorHAnsi" w:hAnsiTheme="minorHAnsi"/>
          <w:i w:val="0"/>
          <w:sz w:val="24"/>
          <w:szCs w:val="24"/>
        </w:rPr>
      </w:pPr>
      <w:r w:rsidRPr="0014047F">
        <w:rPr>
          <w:rFonts w:asciiTheme="minorHAnsi" w:hAnsiTheme="minorHAnsi"/>
          <w:i w:val="0"/>
          <w:sz w:val="24"/>
          <w:szCs w:val="24"/>
        </w:rPr>
        <w:t>Cost reporting will be done on a monthly basis for each performer supporting the project</w:t>
      </w:r>
      <w:r w:rsidR="00046691" w:rsidRPr="0014047F">
        <w:rPr>
          <w:rFonts w:asciiTheme="minorHAnsi" w:hAnsiTheme="minorHAnsi"/>
          <w:i w:val="0"/>
          <w:sz w:val="24"/>
          <w:szCs w:val="24"/>
        </w:rPr>
        <w:t>.</w:t>
      </w:r>
      <w:r w:rsidR="008C094A" w:rsidRPr="0014047F">
        <w:rPr>
          <w:rFonts w:asciiTheme="minorHAnsi" w:hAnsiTheme="minorHAnsi"/>
          <w:i w:val="0"/>
          <w:sz w:val="24"/>
          <w:szCs w:val="24"/>
        </w:rPr>
        <w:t xml:space="preserve"> </w:t>
      </w:r>
      <w:r w:rsidR="007B4AEE" w:rsidRPr="0014047F">
        <w:rPr>
          <w:rFonts w:asciiTheme="minorHAnsi" w:hAnsiTheme="minorHAnsi"/>
          <w:i w:val="0"/>
          <w:sz w:val="24"/>
          <w:szCs w:val="24"/>
        </w:rPr>
        <w:t>Currently, this includes MIT-LL</w:t>
      </w:r>
      <w:r w:rsidR="00B063C9">
        <w:rPr>
          <w:rFonts w:asciiTheme="minorHAnsi" w:hAnsiTheme="minorHAnsi"/>
          <w:i w:val="0"/>
          <w:sz w:val="24"/>
          <w:szCs w:val="24"/>
        </w:rPr>
        <w:t xml:space="preserve">, </w:t>
      </w:r>
      <w:r w:rsidR="008C094A" w:rsidRPr="0014047F">
        <w:rPr>
          <w:rFonts w:asciiTheme="minorHAnsi" w:hAnsiTheme="minorHAnsi"/>
          <w:i w:val="0"/>
          <w:sz w:val="24"/>
          <w:szCs w:val="24"/>
        </w:rPr>
        <w:t>PNNL</w:t>
      </w:r>
      <w:r w:rsidR="00B063C9">
        <w:rPr>
          <w:rFonts w:asciiTheme="minorHAnsi" w:hAnsiTheme="minorHAnsi"/>
          <w:i w:val="0"/>
          <w:sz w:val="24"/>
          <w:szCs w:val="24"/>
        </w:rPr>
        <w:t>, and AIS.</w:t>
      </w:r>
    </w:p>
    <w:p w14:paraId="02EF57E2" w14:textId="77777777" w:rsidR="008C094A" w:rsidRPr="0014047F" w:rsidRDefault="00EA36D4" w:rsidP="007F30B7">
      <w:pPr>
        <w:pStyle w:val="ParagraphItalics"/>
        <w:ind w:left="810"/>
        <w:rPr>
          <w:rFonts w:asciiTheme="minorHAnsi" w:hAnsiTheme="minorHAnsi"/>
          <w:i w:val="0"/>
          <w:sz w:val="24"/>
          <w:szCs w:val="24"/>
        </w:rPr>
      </w:pPr>
      <w:r w:rsidRPr="0014047F">
        <w:rPr>
          <w:rFonts w:asciiTheme="minorHAnsi" w:hAnsiTheme="minorHAnsi"/>
          <w:i w:val="0"/>
          <w:sz w:val="24"/>
          <w:szCs w:val="24"/>
        </w:rPr>
        <w:t xml:space="preserve">Monthly costs will be compared against the expected costs established as part of the baseline. </w:t>
      </w:r>
      <w:r w:rsidR="008C094A" w:rsidRPr="0014047F">
        <w:rPr>
          <w:rFonts w:asciiTheme="minorHAnsi" w:hAnsiTheme="minorHAnsi"/>
          <w:i w:val="0"/>
          <w:sz w:val="24"/>
          <w:szCs w:val="24"/>
        </w:rPr>
        <w:t xml:space="preserve"> The </w:t>
      </w:r>
      <w:r w:rsidR="0022031F" w:rsidRPr="0014047F">
        <w:rPr>
          <w:rFonts w:asciiTheme="minorHAnsi" w:hAnsiTheme="minorHAnsi"/>
          <w:i w:val="0"/>
          <w:sz w:val="24"/>
          <w:szCs w:val="24"/>
        </w:rPr>
        <w:t>Cyber.gov</w:t>
      </w:r>
      <w:r w:rsidR="008C094A" w:rsidRPr="0014047F">
        <w:rPr>
          <w:rFonts w:asciiTheme="minorHAnsi" w:hAnsiTheme="minorHAnsi"/>
          <w:i w:val="0"/>
          <w:sz w:val="24"/>
          <w:szCs w:val="24"/>
        </w:rPr>
        <w:t xml:space="preserve"> program management team w</w:t>
      </w:r>
      <w:r w:rsidR="0012652C" w:rsidRPr="0014047F">
        <w:rPr>
          <w:rFonts w:asciiTheme="minorHAnsi" w:hAnsiTheme="minorHAnsi"/>
          <w:i w:val="0"/>
          <w:sz w:val="24"/>
          <w:szCs w:val="24"/>
        </w:rPr>
        <w:t xml:space="preserve">ill also examine </w:t>
      </w:r>
      <w:r w:rsidR="0012652C" w:rsidRPr="0014047F">
        <w:rPr>
          <w:rFonts w:asciiTheme="minorHAnsi" w:hAnsiTheme="minorHAnsi"/>
          <w:i w:val="0"/>
          <w:sz w:val="24"/>
          <w:szCs w:val="24"/>
        </w:rPr>
        <w:lastRenderedPageBreak/>
        <w:t>s</w:t>
      </w:r>
      <w:r w:rsidRPr="0014047F">
        <w:rPr>
          <w:rFonts w:asciiTheme="minorHAnsi" w:hAnsiTheme="minorHAnsi"/>
          <w:i w:val="0"/>
          <w:sz w:val="24"/>
          <w:szCs w:val="24"/>
        </w:rPr>
        <w:t xml:space="preserve">chedule progress as part of the cost review to </w:t>
      </w:r>
      <w:r w:rsidR="0012652C" w:rsidRPr="0014047F">
        <w:rPr>
          <w:rFonts w:asciiTheme="minorHAnsi" w:hAnsiTheme="minorHAnsi"/>
          <w:i w:val="0"/>
          <w:sz w:val="24"/>
          <w:szCs w:val="24"/>
        </w:rPr>
        <w:t>maintain a</w:t>
      </w:r>
      <w:r w:rsidRPr="0014047F">
        <w:rPr>
          <w:rFonts w:asciiTheme="minorHAnsi" w:hAnsiTheme="minorHAnsi"/>
          <w:i w:val="0"/>
          <w:sz w:val="24"/>
          <w:szCs w:val="24"/>
        </w:rPr>
        <w:t xml:space="preserve"> comprehensive picture of the project. </w:t>
      </w:r>
    </w:p>
    <w:p w14:paraId="330B1A98" w14:textId="77777777" w:rsidR="000D3CCD" w:rsidRPr="0014047F" w:rsidRDefault="00EA36D4" w:rsidP="007F30B7">
      <w:pPr>
        <w:pStyle w:val="ParagraphItalics"/>
        <w:ind w:left="810"/>
        <w:rPr>
          <w:rFonts w:asciiTheme="minorHAnsi" w:hAnsiTheme="minorHAnsi"/>
          <w:i w:val="0"/>
          <w:sz w:val="24"/>
          <w:szCs w:val="24"/>
        </w:rPr>
      </w:pPr>
      <w:r w:rsidRPr="0014047F">
        <w:rPr>
          <w:rFonts w:asciiTheme="minorHAnsi" w:hAnsiTheme="minorHAnsi"/>
          <w:i w:val="0"/>
          <w:sz w:val="24"/>
          <w:szCs w:val="24"/>
        </w:rPr>
        <w:t>Monthly variances greater than 5</w:t>
      </w:r>
      <w:r w:rsidR="006C17C5" w:rsidRPr="0014047F">
        <w:rPr>
          <w:rFonts w:asciiTheme="minorHAnsi" w:hAnsiTheme="minorHAnsi"/>
          <w:i w:val="0"/>
          <w:sz w:val="24"/>
          <w:szCs w:val="24"/>
        </w:rPr>
        <w:t xml:space="preserve"> percent </w:t>
      </w:r>
      <w:r w:rsidRPr="0014047F">
        <w:rPr>
          <w:rFonts w:asciiTheme="minorHAnsi" w:hAnsiTheme="minorHAnsi"/>
          <w:i w:val="0"/>
          <w:sz w:val="24"/>
          <w:szCs w:val="24"/>
        </w:rPr>
        <w:t>or cumulative variance greater than 10</w:t>
      </w:r>
      <w:r w:rsidR="006C17C5" w:rsidRPr="0014047F">
        <w:rPr>
          <w:rFonts w:asciiTheme="minorHAnsi" w:hAnsiTheme="minorHAnsi"/>
          <w:i w:val="0"/>
          <w:sz w:val="24"/>
          <w:szCs w:val="24"/>
        </w:rPr>
        <w:t xml:space="preserve"> percent</w:t>
      </w:r>
      <w:r w:rsidRPr="0014047F">
        <w:rPr>
          <w:rFonts w:asciiTheme="minorHAnsi" w:hAnsiTheme="minorHAnsi"/>
          <w:i w:val="0"/>
          <w:sz w:val="24"/>
          <w:szCs w:val="24"/>
        </w:rPr>
        <w:t xml:space="preserve"> will be examined to determine a) root cause of the variance, b) any impacts to project deliverable dates/quality, and c) corrective actions to bring the project closer to plan</w:t>
      </w:r>
      <w:r w:rsidR="008C094A" w:rsidRPr="0014047F">
        <w:rPr>
          <w:rFonts w:asciiTheme="minorHAnsi" w:hAnsiTheme="minorHAnsi"/>
          <w:i w:val="0"/>
          <w:sz w:val="24"/>
          <w:szCs w:val="24"/>
        </w:rPr>
        <w:t>.</w:t>
      </w:r>
    </w:p>
    <w:p w14:paraId="4C081A7A" w14:textId="77777777" w:rsidR="007A4AFD" w:rsidRPr="00D65586" w:rsidRDefault="00663116" w:rsidP="00733D0C">
      <w:pPr>
        <w:pStyle w:val="Heading3"/>
        <w:rPr>
          <w:rFonts w:asciiTheme="minorHAnsi" w:hAnsiTheme="minorHAnsi" w:cs="Times New Roman"/>
          <w:sz w:val="24"/>
          <w:szCs w:val="24"/>
        </w:rPr>
      </w:pPr>
      <w:bookmarkStart w:id="656" w:name="_Toc315961227"/>
      <w:bookmarkStart w:id="657" w:name="_Toc315961359"/>
      <w:bookmarkStart w:id="658" w:name="_Toc315961491"/>
      <w:bookmarkStart w:id="659" w:name="_Toc315961623"/>
      <w:bookmarkStart w:id="660" w:name="_Toc315961756"/>
      <w:bookmarkStart w:id="661" w:name="_Toc315961890"/>
      <w:bookmarkStart w:id="662" w:name="_Toc315962024"/>
      <w:bookmarkStart w:id="663" w:name="_Toc315962159"/>
      <w:bookmarkStart w:id="664" w:name="_Toc315962293"/>
      <w:bookmarkStart w:id="665" w:name="_Toc315962429"/>
      <w:bookmarkStart w:id="666" w:name="_Toc315962565"/>
      <w:bookmarkStart w:id="667" w:name="_Toc315962772"/>
      <w:bookmarkStart w:id="668" w:name="_Toc316474822"/>
      <w:bookmarkStart w:id="669" w:name="_Toc316479663"/>
      <w:bookmarkStart w:id="670" w:name="_Toc316480299"/>
      <w:bookmarkStart w:id="671" w:name="_Toc316480719"/>
      <w:bookmarkStart w:id="672" w:name="_Toc315961228"/>
      <w:bookmarkStart w:id="673" w:name="_Toc315961360"/>
      <w:bookmarkStart w:id="674" w:name="_Toc315961492"/>
      <w:bookmarkStart w:id="675" w:name="_Toc315961624"/>
      <w:bookmarkStart w:id="676" w:name="_Toc315961757"/>
      <w:bookmarkStart w:id="677" w:name="_Toc315961891"/>
      <w:bookmarkStart w:id="678" w:name="_Toc315962025"/>
      <w:bookmarkStart w:id="679" w:name="_Toc315962160"/>
      <w:bookmarkStart w:id="680" w:name="_Toc315962294"/>
      <w:bookmarkStart w:id="681" w:name="_Toc315962430"/>
      <w:bookmarkStart w:id="682" w:name="_Toc315962566"/>
      <w:bookmarkStart w:id="683" w:name="_Toc315962773"/>
      <w:bookmarkStart w:id="684" w:name="_Toc316480300"/>
      <w:bookmarkStart w:id="685" w:name="_Toc316480720"/>
      <w:bookmarkStart w:id="686" w:name="_Toc315961229"/>
      <w:bookmarkStart w:id="687" w:name="_Toc315961361"/>
      <w:bookmarkStart w:id="688" w:name="_Toc315961493"/>
      <w:bookmarkStart w:id="689" w:name="_Toc315961625"/>
      <w:bookmarkStart w:id="690" w:name="_Toc315961758"/>
      <w:bookmarkStart w:id="691" w:name="_Toc315961892"/>
      <w:bookmarkStart w:id="692" w:name="_Toc315962026"/>
      <w:bookmarkStart w:id="693" w:name="_Toc315962161"/>
      <w:bookmarkStart w:id="694" w:name="_Toc315962295"/>
      <w:bookmarkStart w:id="695" w:name="_Toc315962431"/>
      <w:bookmarkStart w:id="696" w:name="_Toc315962567"/>
      <w:bookmarkStart w:id="697" w:name="_Toc315962774"/>
      <w:bookmarkStart w:id="698" w:name="_Toc316480301"/>
      <w:bookmarkStart w:id="699" w:name="_Toc316480721"/>
      <w:bookmarkStart w:id="700" w:name="_Toc315961230"/>
      <w:bookmarkStart w:id="701" w:name="_Toc315961362"/>
      <w:bookmarkStart w:id="702" w:name="_Toc315961494"/>
      <w:bookmarkStart w:id="703" w:name="_Toc315961626"/>
      <w:bookmarkStart w:id="704" w:name="_Toc315961759"/>
      <w:bookmarkStart w:id="705" w:name="_Toc315961893"/>
      <w:bookmarkStart w:id="706" w:name="_Toc315962027"/>
      <w:bookmarkStart w:id="707" w:name="_Toc315962162"/>
      <w:bookmarkStart w:id="708" w:name="_Toc315962296"/>
      <w:bookmarkStart w:id="709" w:name="_Toc315962432"/>
      <w:bookmarkStart w:id="710" w:name="_Toc315962568"/>
      <w:bookmarkStart w:id="711" w:name="_Toc315962775"/>
      <w:bookmarkStart w:id="712" w:name="_Toc316480302"/>
      <w:bookmarkStart w:id="713" w:name="_Toc316480722"/>
      <w:bookmarkStart w:id="714" w:name="_Toc315961231"/>
      <w:bookmarkStart w:id="715" w:name="_Toc315961363"/>
      <w:bookmarkStart w:id="716" w:name="_Toc315961495"/>
      <w:bookmarkStart w:id="717" w:name="_Toc315961627"/>
      <w:bookmarkStart w:id="718" w:name="_Toc315961760"/>
      <w:bookmarkStart w:id="719" w:name="_Toc315961894"/>
      <w:bookmarkStart w:id="720" w:name="_Toc315962028"/>
      <w:bookmarkStart w:id="721" w:name="_Toc315962163"/>
      <w:bookmarkStart w:id="722" w:name="_Toc315962297"/>
      <w:bookmarkStart w:id="723" w:name="_Toc315962433"/>
      <w:bookmarkStart w:id="724" w:name="_Toc315962569"/>
      <w:bookmarkStart w:id="725" w:name="_Toc315962776"/>
      <w:bookmarkStart w:id="726" w:name="_Toc316480303"/>
      <w:bookmarkStart w:id="727" w:name="_Toc316480723"/>
      <w:bookmarkStart w:id="728" w:name="_Toc315961232"/>
      <w:bookmarkStart w:id="729" w:name="_Toc315961364"/>
      <w:bookmarkStart w:id="730" w:name="_Toc315961496"/>
      <w:bookmarkStart w:id="731" w:name="_Toc315961628"/>
      <w:bookmarkStart w:id="732" w:name="_Toc315961761"/>
      <w:bookmarkStart w:id="733" w:name="_Toc315961895"/>
      <w:bookmarkStart w:id="734" w:name="_Toc315962029"/>
      <w:bookmarkStart w:id="735" w:name="_Toc315962164"/>
      <w:bookmarkStart w:id="736" w:name="_Toc315962298"/>
      <w:bookmarkStart w:id="737" w:name="_Toc315962434"/>
      <w:bookmarkStart w:id="738" w:name="_Toc315962570"/>
      <w:bookmarkStart w:id="739" w:name="_Toc315962777"/>
      <w:bookmarkStart w:id="740" w:name="_Toc316474827"/>
      <w:bookmarkStart w:id="741" w:name="_Toc316479668"/>
      <w:bookmarkStart w:id="742" w:name="_Toc316480304"/>
      <w:bookmarkStart w:id="743" w:name="_Toc316480724"/>
      <w:bookmarkStart w:id="744" w:name="_Toc315961233"/>
      <w:bookmarkStart w:id="745" w:name="_Toc315961365"/>
      <w:bookmarkStart w:id="746" w:name="_Toc315961497"/>
      <w:bookmarkStart w:id="747" w:name="_Toc315961629"/>
      <w:bookmarkStart w:id="748" w:name="_Toc315961762"/>
      <w:bookmarkStart w:id="749" w:name="_Toc315961896"/>
      <w:bookmarkStart w:id="750" w:name="_Toc315962030"/>
      <w:bookmarkStart w:id="751" w:name="_Toc315962165"/>
      <w:bookmarkStart w:id="752" w:name="_Toc315962299"/>
      <w:bookmarkStart w:id="753" w:name="_Toc315962435"/>
      <w:bookmarkStart w:id="754" w:name="_Toc315962571"/>
      <w:bookmarkStart w:id="755" w:name="_Toc315962778"/>
      <w:bookmarkStart w:id="756" w:name="_Toc316474828"/>
      <w:bookmarkStart w:id="757" w:name="_Toc316479669"/>
      <w:bookmarkStart w:id="758" w:name="_Toc316480305"/>
      <w:bookmarkStart w:id="759" w:name="_Toc316480725"/>
      <w:bookmarkStart w:id="760" w:name="_Toc315961234"/>
      <w:bookmarkStart w:id="761" w:name="_Toc315961366"/>
      <w:bookmarkStart w:id="762" w:name="_Toc315961498"/>
      <w:bookmarkStart w:id="763" w:name="_Toc315961630"/>
      <w:bookmarkStart w:id="764" w:name="_Toc315961763"/>
      <w:bookmarkStart w:id="765" w:name="_Toc315961897"/>
      <w:bookmarkStart w:id="766" w:name="_Toc315962031"/>
      <w:bookmarkStart w:id="767" w:name="_Toc315962166"/>
      <w:bookmarkStart w:id="768" w:name="_Toc315962300"/>
      <w:bookmarkStart w:id="769" w:name="_Toc315962436"/>
      <w:bookmarkStart w:id="770" w:name="_Toc315962572"/>
      <w:bookmarkStart w:id="771" w:name="_Toc315962779"/>
      <w:bookmarkStart w:id="772" w:name="_Toc316474829"/>
      <w:bookmarkStart w:id="773" w:name="_Toc316479670"/>
      <w:bookmarkStart w:id="774" w:name="_Toc316480306"/>
      <w:bookmarkStart w:id="775" w:name="_Toc316480726"/>
      <w:bookmarkStart w:id="776" w:name="_Toc315961235"/>
      <w:bookmarkStart w:id="777" w:name="_Toc315961367"/>
      <w:bookmarkStart w:id="778" w:name="_Toc315961499"/>
      <w:bookmarkStart w:id="779" w:name="_Toc315961631"/>
      <w:bookmarkStart w:id="780" w:name="_Toc315961764"/>
      <w:bookmarkStart w:id="781" w:name="_Toc315961898"/>
      <w:bookmarkStart w:id="782" w:name="_Toc315962032"/>
      <w:bookmarkStart w:id="783" w:name="_Toc315962167"/>
      <w:bookmarkStart w:id="784" w:name="_Toc315962301"/>
      <w:bookmarkStart w:id="785" w:name="_Toc315962437"/>
      <w:bookmarkStart w:id="786" w:name="_Toc315962573"/>
      <w:bookmarkStart w:id="787" w:name="_Toc315962780"/>
      <w:bookmarkStart w:id="788" w:name="_Toc316480307"/>
      <w:bookmarkStart w:id="789" w:name="_Toc316480727"/>
      <w:bookmarkStart w:id="790" w:name="_Toc315961236"/>
      <w:bookmarkStart w:id="791" w:name="_Toc315961368"/>
      <w:bookmarkStart w:id="792" w:name="_Toc315961500"/>
      <w:bookmarkStart w:id="793" w:name="_Toc315961632"/>
      <w:bookmarkStart w:id="794" w:name="_Toc315961765"/>
      <w:bookmarkStart w:id="795" w:name="_Toc315961899"/>
      <w:bookmarkStart w:id="796" w:name="_Toc315962033"/>
      <w:bookmarkStart w:id="797" w:name="_Toc315962168"/>
      <w:bookmarkStart w:id="798" w:name="_Toc315962302"/>
      <w:bookmarkStart w:id="799" w:name="_Toc315962438"/>
      <w:bookmarkStart w:id="800" w:name="_Toc315962574"/>
      <w:bookmarkStart w:id="801" w:name="_Toc315962781"/>
      <w:bookmarkStart w:id="802" w:name="_Toc316480308"/>
      <w:bookmarkStart w:id="803" w:name="_Toc316480728"/>
      <w:bookmarkStart w:id="804" w:name="_Toc315961237"/>
      <w:bookmarkStart w:id="805" w:name="_Toc315961369"/>
      <w:bookmarkStart w:id="806" w:name="_Toc315961501"/>
      <w:bookmarkStart w:id="807" w:name="_Toc315961633"/>
      <w:bookmarkStart w:id="808" w:name="_Toc315961766"/>
      <w:bookmarkStart w:id="809" w:name="_Toc315961900"/>
      <w:bookmarkStart w:id="810" w:name="_Toc315962034"/>
      <w:bookmarkStart w:id="811" w:name="_Toc315962169"/>
      <w:bookmarkStart w:id="812" w:name="_Toc315962303"/>
      <w:bookmarkStart w:id="813" w:name="_Toc315962439"/>
      <w:bookmarkStart w:id="814" w:name="_Toc315962575"/>
      <w:bookmarkStart w:id="815" w:name="_Toc315962782"/>
      <w:bookmarkStart w:id="816" w:name="_Toc316480309"/>
      <w:bookmarkStart w:id="817" w:name="_Toc316480729"/>
      <w:bookmarkStart w:id="818" w:name="_Toc315961238"/>
      <w:bookmarkStart w:id="819" w:name="_Toc315961370"/>
      <w:bookmarkStart w:id="820" w:name="_Toc315961502"/>
      <w:bookmarkStart w:id="821" w:name="_Toc315961634"/>
      <w:bookmarkStart w:id="822" w:name="_Toc315961767"/>
      <w:bookmarkStart w:id="823" w:name="_Toc315961901"/>
      <w:bookmarkStart w:id="824" w:name="_Toc315962035"/>
      <w:bookmarkStart w:id="825" w:name="_Toc315962170"/>
      <w:bookmarkStart w:id="826" w:name="_Toc315962304"/>
      <w:bookmarkStart w:id="827" w:name="_Toc315962440"/>
      <w:bookmarkStart w:id="828" w:name="_Toc315962576"/>
      <w:bookmarkStart w:id="829" w:name="_Toc315962783"/>
      <w:bookmarkStart w:id="830" w:name="_Toc316474833"/>
      <w:bookmarkStart w:id="831" w:name="_Toc316479674"/>
      <w:bookmarkStart w:id="832" w:name="_Toc316480310"/>
      <w:bookmarkStart w:id="833" w:name="_Toc316480730"/>
      <w:bookmarkStart w:id="834" w:name="_Toc315961239"/>
      <w:bookmarkStart w:id="835" w:name="_Toc315961371"/>
      <w:bookmarkStart w:id="836" w:name="_Toc315961503"/>
      <w:bookmarkStart w:id="837" w:name="_Toc315961635"/>
      <w:bookmarkStart w:id="838" w:name="_Toc315961768"/>
      <w:bookmarkStart w:id="839" w:name="_Toc315961902"/>
      <w:bookmarkStart w:id="840" w:name="_Toc315962036"/>
      <w:bookmarkStart w:id="841" w:name="_Toc315962171"/>
      <w:bookmarkStart w:id="842" w:name="_Toc315962305"/>
      <w:bookmarkStart w:id="843" w:name="_Toc315962441"/>
      <w:bookmarkStart w:id="844" w:name="_Toc315962577"/>
      <w:bookmarkStart w:id="845" w:name="_Toc315962784"/>
      <w:bookmarkStart w:id="846" w:name="_Toc316480311"/>
      <w:bookmarkStart w:id="847" w:name="_Toc316480731"/>
      <w:bookmarkStart w:id="848" w:name="_Toc315961240"/>
      <w:bookmarkStart w:id="849" w:name="_Toc315961372"/>
      <w:bookmarkStart w:id="850" w:name="_Toc315961504"/>
      <w:bookmarkStart w:id="851" w:name="_Toc315961636"/>
      <w:bookmarkStart w:id="852" w:name="_Toc315961769"/>
      <w:bookmarkStart w:id="853" w:name="_Toc315961903"/>
      <w:bookmarkStart w:id="854" w:name="_Toc315962037"/>
      <w:bookmarkStart w:id="855" w:name="_Toc315962172"/>
      <w:bookmarkStart w:id="856" w:name="_Toc315962306"/>
      <w:bookmarkStart w:id="857" w:name="_Toc315962442"/>
      <w:bookmarkStart w:id="858" w:name="_Toc315962578"/>
      <w:bookmarkStart w:id="859" w:name="_Toc315962785"/>
      <w:bookmarkStart w:id="860" w:name="_Toc316474835"/>
      <w:bookmarkStart w:id="861" w:name="_Toc316479676"/>
      <w:bookmarkStart w:id="862" w:name="_Toc316480312"/>
      <w:bookmarkStart w:id="863" w:name="_Toc316480732"/>
      <w:bookmarkStart w:id="864" w:name="_Toc315961241"/>
      <w:bookmarkStart w:id="865" w:name="_Toc315961373"/>
      <w:bookmarkStart w:id="866" w:name="_Toc315961505"/>
      <w:bookmarkStart w:id="867" w:name="_Toc315961637"/>
      <w:bookmarkStart w:id="868" w:name="_Toc315961770"/>
      <w:bookmarkStart w:id="869" w:name="_Toc315961904"/>
      <w:bookmarkStart w:id="870" w:name="_Toc315962038"/>
      <w:bookmarkStart w:id="871" w:name="_Toc315962173"/>
      <w:bookmarkStart w:id="872" w:name="_Toc315962307"/>
      <w:bookmarkStart w:id="873" w:name="_Toc315962443"/>
      <w:bookmarkStart w:id="874" w:name="_Toc315962579"/>
      <w:bookmarkStart w:id="875" w:name="_Toc315962786"/>
      <w:bookmarkStart w:id="876" w:name="_Toc316474836"/>
      <w:bookmarkStart w:id="877" w:name="_Toc316479677"/>
      <w:bookmarkStart w:id="878" w:name="_Toc316480313"/>
      <w:bookmarkStart w:id="879" w:name="_Toc316480733"/>
      <w:bookmarkStart w:id="880" w:name="_Toc315961242"/>
      <w:bookmarkStart w:id="881" w:name="_Toc315961374"/>
      <w:bookmarkStart w:id="882" w:name="_Toc315961506"/>
      <w:bookmarkStart w:id="883" w:name="_Toc315961638"/>
      <w:bookmarkStart w:id="884" w:name="_Toc315961771"/>
      <w:bookmarkStart w:id="885" w:name="_Toc315961905"/>
      <w:bookmarkStart w:id="886" w:name="_Toc315962039"/>
      <w:bookmarkStart w:id="887" w:name="_Toc315962174"/>
      <w:bookmarkStart w:id="888" w:name="_Toc315962308"/>
      <w:bookmarkStart w:id="889" w:name="_Toc315962444"/>
      <w:bookmarkStart w:id="890" w:name="_Toc315962580"/>
      <w:bookmarkStart w:id="891" w:name="_Toc315962787"/>
      <w:bookmarkStart w:id="892" w:name="_Toc316474837"/>
      <w:bookmarkStart w:id="893" w:name="_Toc316479678"/>
      <w:bookmarkStart w:id="894" w:name="_Toc316480314"/>
      <w:bookmarkStart w:id="895" w:name="_Toc316480734"/>
      <w:bookmarkStart w:id="896" w:name="_Toc299031974"/>
      <w:bookmarkStart w:id="897" w:name="_Toc299373365"/>
      <w:bookmarkStart w:id="898" w:name="_Toc300064107"/>
      <w:bookmarkStart w:id="899" w:name="_Toc300236535"/>
      <w:bookmarkStart w:id="900" w:name="_Toc300845443"/>
      <w:bookmarkStart w:id="901" w:name="_Toc313612721"/>
      <w:bookmarkStart w:id="902" w:name="_Toc315869021"/>
      <w:bookmarkStart w:id="903" w:name="_Toc364771708"/>
      <w:bookmarkStart w:id="904" w:name="_Toc474764740"/>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r w:rsidRPr="00D65586">
        <w:rPr>
          <w:rFonts w:asciiTheme="minorHAnsi" w:hAnsiTheme="minorHAnsi" w:cs="Times New Roman"/>
          <w:sz w:val="24"/>
          <w:szCs w:val="24"/>
        </w:rPr>
        <w:t>Status</w:t>
      </w:r>
      <w:r w:rsidR="005B3D47" w:rsidRPr="00D65586">
        <w:rPr>
          <w:rFonts w:asciiTheme="minorHAnsi" w:hAnsiTheme="minorHAnsi" w:cs="Times New Roman"/>
          <w:sz w:val="24"/>
          <w:szCs w:val="24"/>
        </w:rPr>
        <w:t xml:space="preserve"> </w:t>
      </w:r>
      <w:r w:rsidR="00B2712F" w:rsidRPr="00D65586">
        <w:rPr>
          <w:rFonts w:asciiTheme="minorHAnsi" w:hAnsiTheme="minorHAnsi" w:cs="Times New Roman"/>
          <w:sz w:val="24"/>
          <w:szCs w:val="24"/>
        </w:rPr>
        <w:t>Reporting</w:t>
      </w:r>
      <w:bookmarkEnd w:id="896"/>
      <w:bookmarkEnd w:id="897"/>
      <w:bookmarkEnd w:id="898"/>
      <w:bookmarkEnd w:id="899"/>
      <w:bookmarkEnd w:id="900"/>
      <w:bookmarkEnd w:id="901"/>
      <w:bookmarkEnd w:id="902"/>
      <w:bookmarkEnd w:id="903"/>
      <w:bookmarkEnd w:id="904"/>
    </w:p>
    <w:p w14:paraId="6DECA251" w14:textId="77777777" w:rsidR="00733D0C" w:rsidRPr="0014047F" w:rsidRDefault="00733D0C" w:rsidP="00733D0C">
      <w:pPr>
        <w:pStyle w:val="ParagraphItalics"/>
        <w:ind w:left="720"/>
        <w:rPr>
          <w:rFonts w:asciiTheme="minorHAnsi" w:hAnsiTheme="minorHAnsi"/>
          <w:i w:val="0"/>
          <w:sz w:val="24"/>
          <w:szCs w:val="24"/>
        </w:rPr>
      </w:pPr>
      <w:r w:rsidRPr="0014047F">
        <w:rPr>
          <w:rFonts w:asciiTheme="minorHAnsi" w:hAnsiTheme="minorHAnsi"/>
          <w:i w:val="0"/>
          <w:sz w:val="24"/>
          <w:szCs w:val="24"/>
        </w:rPr>
        <w:t>Monthly status reports are submitted by the current performers.  The monthly status reports include: Technical Progress made in the previous month, planned technical activities for the next period, financial information from the previous month (expenditures, chart of planned vs actual expenditures, both for the period and cumulative) any schedule, technical or cost issues.</w:t>
      </w:r>
    </w:p>
    <w:p w14:paraId="2A1C0220" w14:textId="77777777" w:rsidR="000C4417" w:rsidRPr="00D65586" w:rsidRDefault="001E05BB" w:rsidP="00A44DF4">
      <w:pPr>
        <w:pStyle w:val="Heading2"/>
        <w:tabs>
          <w:tab w:val="num" w:pos="720"/>
          <w:tab w:val="left" w:pos="990"/>
        </w:tabs>
        <w:ind w:left="3780" w:hanging="3366"/>
        <w:rPr>
          <w:rFonts w:asciiTheme="minorHAnsi" w:hAnsiTheme="minorHAnsi" w:cs="Times New Roman"/>
        </w:rPr>
      </w:pPr>
      <w:bookmarkStart w:id="905" w:name="_Toc315961245"/>
      <w:bookmarkStart w:id="906" w:name="_Toc315961377"/>
      <w:bookmarkStart w:id="907" w:name="_Toc315961509"/>
      <w:bookmarkStart w:id="908" w:name="_Toc315961641"/>
      <w:bookmarkStart w:id="909" w:name="_Toc315961774"/>
      <w:bookmarkStart w:id="910" w:name="_Toc315961908"/>
      <w:bookmarkStart w:id="911" w:name="_Toc315962042"/>
      <w:bookmarkStart w:id="912" w:name="_Toc315962177"/>
      <w:bookmarkStart w:id="913" w:name="_Toc315962311"/>
      <w:bookmarkStart w:id="914" w:name="_Toc315962447"/>
      <w:bookmarkStart w:id="915" w:name="_Toc315962583"/>
      <w:bookmarkStart w:id="916" w:name="_Toc315962790"/>
      <w:bookmarkStart w:id="917" w:name="_Toc316474840"/>
      <w:bookmarkStart w:id="918" w:name="_Toc316479681"/>
      <w:bookmarkStart w:id="919" w:name="_Toc316480317"/>
      <w:bookmarkStart w:id="920" w:name="_Toc316480737"/>
      <w:bookmarkStart w:id="921" w:name="_Toc315961246"/>
      <w:bookmarkStart w:id="922" w:name="_Toc315961378"/>
      <w:bookmarkStart w:id="923" w:name="_Toc315961510"/>
      <w:bookmarkStart w:id="924" w:name="_Toc315961642"/>
      <w:bookmarkStart w:id="925" w:name="_Toc315961775"/>
      <w:bookmarkStart w:id="926" w:name="_Toc315961909"/>
      <w:bookmarkStart w:id="927" w:name="_Toc315962043"/>
      <w:bookmarkStart w:id="928" w:name="_Toc315962178"/>
      <w:bookmarkStart w:id="929" w:name="_Toc315962312"/>
      <w:bookmarkStart w:id="930" w:name="_Toc315962448"/>
      <w:bookmarkStart w:id="931" w:name="_Toc315962584"/>
      <w:bookmarkStart w:id="932" w:name="_Toc315962791"/>
      <w:bookmarkStart w:id="933" w:name="_Toc316474841"/>
      <w:bookmarkStart w:id="934" w:name="_Toc316479682"/>
      <w:bookmarkStart w:id="935" w:name="_Toc316480318"/>
      <w:bookmarkStart w:id="936" w:name="_Toc316480738"/>
      <w:bookmarkStart w:id="937" w:name="_Toc474764741"/>
      <w:bookmarkStart w:id="938" w:name="_Toc299031977"/>
      <w:bookmarkStart w:id="939" w:name="_Toc299373368"/>
      <w:bookmarkStart w:id="940" w:name="_Toc300064110"/>
      <w:bookmarkStart w:id="941" w:name="_Toc300236538"/>
      <w:bookmarkStart w:id="942" w:name="_Toc300845446"/>
      <w:bookmarkStart w:id="943" w:name="_Toc313612722"/>
      <w:bookmarkStart w:id="944" w:name="_Toc31586902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r w:rsidRPr="00D65586">
        <w:rPr>
          <w:rFonts w:asciiTheme="minorHAnsi" w:hAnsiTheme="minorHAnsi" w:cs="Times New Roman"/>
        </w:rPr>
        <w:t>Cost/Schedule/Performance Trade-Offs</w:t>
      </w:r>
      <w:bookmarkEnd w:id="937"/>
    </w:p>
    <w:p w14:paraId="0F8A537B" w14:textId="77777777" w:rsidR="000C4417" w:rsidRPr="0014047F" w:rsidRDefault="001B67DA" w:rsidP="004D2150">
      <w:pPr>
        <w:ind w:left="720"/>
        <w:rPr>
          <w:rFonts w:asciiTheme="minorHAnsi" w:hAnsiTheme="minorHAnsi"/>
          <w:sz w:val="24"/>
          <w:szCs w:val="24"/>
        </w:rPr>
      </w:pPr>
      <w:r w:rsidRPr="0014047F">
        <w:rPr>
          <w:rFonts w:asciiTheme="minorHAnsi" w:hAnsiTheme="minorHAnsi"/>
          <w:sz w:val="24"/>
          <w:szCs w:val="24"/>
        </w:rPr>
        <w:t>Once the Year 1 analysis activities are completed, detailed trade off analysis can be conducted</w:t>
      </w:r>
      <w:r w:rsidR="00B86165" w:rsidRPr="0014047F">
        <w:rPr>
          <w:rFonts w:asciiTheme="minorHAnsi" w:hAnsiTheme="minorHAnsi"/>
          <w:sz w:val="24"/>
          <w:szCs w:val="24"/>
        </w:rPr>
        <w:t>.</w:t>
      </w:r>
      <w:r w:rsidR="000C4417" w:rsidRPr="0014047F">
        <w:rPr>
          <w:rFonts w:asciiTheme="minorHAnsi" w:hAnsiTheme="minorHAnsi"/>
          <w:sz w:val="24"/>
          <w:szCs w:val="24"/>
        </w:rPr>
        <w:t xml:space="preserve"> </w:t>
      </w:r>
    </w:p>
    <w:p w14:paraId="48B13E98" w14:textId="77777777" w:rsidR="00DB6E0C" w:rsidRPr="00D65586" w:rsidRDefault="00DB6E0C" w:rsidP="00DB6E0C">
      <w:pPr>
        <w:pStyle w:val="Heading1"/>
        <w:ind w:left="450"/>
        <w:rPr>
          <w:rFonts w:asciiTheme="minorHAnsi" w:hAnsiTheme="minorHAnsi" w:cs="Times New Roman"/>
        </w:rPr>
      </w:pPr>
      <w:bookmarkStart w:id="945" w:name="_Toc364771709"/>
      <w:bookmarkStart w:id="946" w:name="_Toc474764742"/>
      <w:bookmarkEnd w:id="938"/>
      <w:bookmarkEnd w:id="939"/>
      <w:bookmarkEnd w:id="940"/>
      <w:bookmarkEnd w:id="941"/>
      <w:bookmarkEnd w:id="942"/>
      <w:bookmarkEnd w:id="943"/>
      <w:bookmarkEnd w:id="944"/>
      <w:r w:rsidRPr="00D65586">
        <w:rPr>
          <w:rFonts w:asciiTheme="minorHAnsi" w:hAnsiTheme="minorHAnsi" w:cs="Times New Roman"/>
        </w:rPr>
        <w:t>Risk Management</w:t>
      </w:r>
      <w:bookmarkEnd w:id="945"/>
      <w:bookmarkEnd w:id="946"/>
    </w:p>
    <w:p w14:paraId="52BB2DCD" w14:textId="77777777" w:rsidR="00DB6E0C" w:rsidRPr="00D65586" w:rsidRDefault="00DB6E0C" w:rsidP="007F5C36">
      <w:pPr>
        <w:pStyle w:val="Heading2"/>
        <w:tabs>
          <w:tab w:val="num" w:pos="720"/>
          <w:tab w:val="left" w:pos="990"/>
        </w:tabs>
        <w:ind w:left="3780" w:hanging="3366"/>
        <w:rPr>
          <w:rFonts w:asciiTheme="minorHAnsi" w:hAnsiTheme="minorHAnsi" w:cs="Times New Roman"/>
        </w:rPr>
      </w:pPr>
      <w:bookmarkStart w:id="947" w:name="_Toc299031978"/>
      <w:bookmarkStart w:id="948" w:name="_Toc299373369"/>
      <w:bookmarkStart w:id="949" w:name="_Toc300064111"/>
      <w:bookmarkStart w:id="950" w:name="_Toc300236539"/>
      <w:bookmarkStart w:id="951" w:name="_Toc300845447"/>
      <w:bookmarkStart w:id="952" w:name="_Toc314118553"/>
      <w:bookmarkStart w:id="953" w:name="_Toc314118930"/>
      <w:bookmarkStart w:id="954" w:name="_Toc314139990"/>
      <w:bookmarkStart w:id="955" w:name="_Toc315869025"/>
      <w:bookmarkStart w:id="956" w:name="_Toc364771710"/>
      <w:bookmarkStart w:id="957" w:name="_Toc474764743"/>
      <w:bookmarkStart w:id="958" w:name="_Toc299031979"/>
      <w:bookmarkStart w:id="959" w:name="_Toc299373370"/>
      <w:bookmarkStart w:id="960" w:name="_Toc300064112"/>
      <w:bookmarkStart w:id="961" w:name="_Toc300236540"/>
      <w:bookmarkStart w:id="962" w:name="_Toc300845448"/>
      <w:bookmarkStart w:id="963" w:name="_Toc313612723"/>
      <w:r w:rsidRPr="00D65586">
        <w:rPr>
          <w:rFonts w:asciiTheme="minorHAnsi" w:hAnsiTheme="minorHAnsi" w:cs="Times New Roman"/>
        </w:rPr>
        <w:t>Risk Management Plan</w:t>
      </w:r>
      <w:bookmarkStart w:id="964" w:name="_Toc314117814"/>
      <w:bookmarkEnd w:id="947"/>
      <w:bookmarkEnd w:id="948"/>
      <w:bookmarkEnd w:id="949"/>
      <w:bookmarkEnd w:id="950"/>
      <w:bookmarkEnd w:id="951"/>
      <w:bookmarkEnd w:id="952"/>
      <w:bookmarkEnd w:id="953"/>
      <w:bookmarkEnd w:id="954"/>
      <w:bookmarkEnd w:id="955"/>
      <w:bookmarkEnd w:id="956"/>
      <w:bookmarkEnd w:id="957"/>
      <w:bookmarkEnd w:id="964"/>
    </w:p>
    <w:p w14:paraId="224EEF78" w14:textId="0E796015" w:rsidR="00227E0E" w:rsidRDefault="00227E0E" w:rsidP="007F30B7">
      <w:pPr>
        <w:pStyle w:val="ParagraphItalics"/>
        <w:spacing w:after="240"/>
        <w:ind w:left="720"/>
        <w:rPr>
          <w:rFonts w:asciiTheme="minorHAnsi" w:hAnsiTheme="minorHAnsi"/>
          <w:i w:val="0"/>
          <w:sz w:val="24"/>
          <w:szCs w:val="24"/>
        </w:rPr>
      </w:pPr>
      <w:r w:rsidRPr="00227E0E">
        <w:rPr>
          <w:rFonts w:asciiTheme="minorHAnsi" w:hAnsiTheme="minorHAnsi"/>
          <w:i w:val="0"/>
          <w:sz w:val="24"/>
          <w:szCs w:val="24"/>
        </w:rPr>
        <w:t>The purpose of the Risk Management Plan (RMP) is to define the approach and practices a program will use to help minimize exposure to risks that negatively affect how the program fulfills its defined objectives. The RMP defines processes and tools that facilitate program efforts to execute projects successfully</w:t>
      </w:r>
      <w:r>
        <w:rPr>
          <w:rFonts w:asciiTheme="minorHAnsi" w:hAnsiTheme="minorHAnsi"/>
          <w:i w:val="0"/>
          <w:sz w:val="24"/>
          <w:szCs w:val="24"/>
        </w:rPr>
        <w:t>.</w:t>
      </w:r>
    </w:p>
    <w:p w14:paraId="5C8942C4" w14:textId="77777777" w:rsidR="00227E0E" w:rsidRPr="00227E0E" w:rsidRDefault="00227E0E" w:rsidP="00227E0E">
      <w:pPr>
        <w:spacing w:after="160" w:line="259" w:lineRule="auto"/>
        <w:ind w:left="720"/>
        <w:rPr>
          <w:rFonts w:asciiTheme="minorHAnsi" w:hAnsiTheme="minorHAnsi"/>
          <w:sz w:val="24"/>
          <w:szCs w:val="24"/>
        </w:rPr>
      </w:pPr>
      <w:r w:rsidRPr="00227E0E">
        <w:rPr>
          <w:rFonts w:asciiTheme="minorHAnsi" w:hAnsiTheme="minorHAnsi"/>
          <w:sz w:val="24"/>
          <w:szCs w:val="24"/>
        </w:rPr>
        <w:t xml:space="preserve">To help meet aggressive deadlines and get the most out of program resources, the RMP facilitates management focus on areas where the consequences of risks are most severe and where handling risks will be the most effective. The RMP focuses on early analysis and response to potential risks, and also supports </w:t>
      </w:r>
      <w:r w:rsidRPr="00227E0E">
        <w:rPr>
          <w:rFonts w:asciiTheme="minorHAnsi" w:hAnsiTheme="minorHAnsi"/>
          <w:sz w:val="24"/>
          <w:szCs w:val="24"/>
        </w:rPr>
        <w:lastRenderedPageBreak/>
        <w:t>the measurement of results and the use of lessons learned to reduce risks on future work. In addition to defining specific risk management (RM) processes, the RMP also defines the general practices (e.g., training and reviewing) that support the processes.</w:t>
      </w:r>
    </w:p>
    <w:p w14:paraId="06769687" w14:textId="1B8E479D" w:rsidR="00227E0E" w:rsidRDefault="00227E0E" w:rsidP="00227E0E">
      <w:pPr>
        <w:pStyle w:val="Heading3"/>
      </w:pPr>
      <w:r w:rsidRPr="00227E0E">
        <w:t>Scope</w:t>
      </w:r>
    </w:p>
    <w:p w14:paraId="342A55EF" w14:textId="7D1C432E" w:rsidR="00227E0E" w:rsidRPr="00227E0E" w:rsidRDefault="00227E0E" w:rsidP="00227E0E">
      <w:pPr>
        <w:pStyle w:val="ParagraphItalics"/>
        <w:spacing w:after="240"/>
        <w:ind w:left="720"/>
        <w:rPr>
          <w:rFonts w:asciiTheme="minorHAnsi" w:hAnsiTheme="minorHAnsi"/>
          <w:i w:val="0"/>
          <w:sz w:val="24"/>
          <w:szCs w:val="24"/>
        </w:rPr>
      </w:pPr>
      <w:r w:rsidRPr="00227E0E">
        <w:rPr>
          <w:rFonts w:asciiTheme="minorHAnsi" w:hAnsiTheme="minorHAnsi"/>
          <w:i w:val="0"/>
          <w:sz w:val="24"/>
          <w:szCs w:val="24"/>
        </w:rPr>
        <w:t>The RMP covers all aspects of managing risks from preparation for risk management to execution of plans for handling identified risks. The RMP applies to all components of the program to include contractor (internal and external) and stakeholder support. The plan describes acti</w:t>
      </w:r>
      <w:r>
        <w:rPr>
          <w:rFonts w:asciiTheme="minorHAnsi" w:hAnsiTheme="minorHAnsi"/>
          <w:i w:val="0"/>
          <w:sz w:val="24"/>
          <w:szCs w:val="24"/>
        </w:rPr>
        <w:t>vities needed to manage risks at the Cyber.gov</w:t>
      </w:r>
      <w:r w:rsidRPr="00227E0E">
        <w:rPr>
          <w:rFonts w:asciiTheme="minorHAnsi" w:hAnsiTheme="minorHAnsi"/>
          <w:i w:val="0"/>
          <w:sz w:val="24"/>
          <w:szCs w:val="24"/>
        </w:rPr>
        <w:t xml:space="preserve"> program management office (PMO) level.  However, this risk management pl</w:t>
      </w:r>
      <w:r>
        <w:rPr>
          <w:rFonts w:asciiTheme="minorHAnsi" w:hAnsiTheme="minorHAnsi"/>
          <w:i w:val="0"/>
          <w:sz w:val="24"/>
          <w:szCs w:val="24"/>
        </w:rPr>
        <w:t>an will utilize risk registers</w:t>
      </w:r>
      <w:r w:rsidRPr="00227E0E">
        <w:rPr>
          <w:rFonts w:asciiTheme="minorHAnsi" w:hAnsiTheme="minorHAnsi"/>
          <w:i w:val="0"/>
          <w:sz w:val="24"/>
          <w:szCs w:val="24"/>
        </w:rPr>
        <w:t xml:space="preserve"> for tracking </w:t>
      </w:r>
      <w:r>
        <w:rPr>
          <w:rFonts w:asciiTheme="minorHAnsi" w:hAnsiTheme="minorHAnsi"/>
          <w:i w:val="0"/>
          <w:sz w:val="24"/>
          <w:szCs w:val="24"/>
        </w:rPr>
        <w:t xml:space="preserve">Cyber.gov </w:t>
      </w:r>
      <w:r w:rsidRPr="00227E0E">
        <w:rPr>
          <w:rFonts w:asciiTheme="minorHAnsi" w:hAnsiTheme="minorHAnsi"/>
          <w:i w:val="0"/>
          <w:sz w:val="24"/>
          <w:szCs w:val="24"/>
        </w:rPr>
        <w:t xml:space="preserve">program-level risks.  </w:t>
      </w:r>
    </w:p>
    <w:p w14:paraId="572F7DBA" w14:textId="4EABF551" w:rsidR="00227E0E" w:rsidRPr="00227E0E" w:rsidRDefault="00227E0E" w:rsidP="00227E0E">
      <w:pPr>
        <w:pStyle w:val="ParagraphItalics"/>
        <w:spacing w:after="240"/>
        <w:ind w:left="720"/>
        <w:rPr>
          <w:rFonts w:asciiTheme="minorHAnsi" w:hAnsiTheme="minorHAnsi"/>
          <w:i w:val="0"/>
          <w:sz w:val="24"/>
          <w:szCs w:val="24"/>
        </w:rPr>
      </w:pPr>
      <w:r w:rsidRPr="00227E0E">
        <w:rPr>
          <w:rFonts w:asciiTheme="minorHAnsi" w:hAnsiTheme="minorHAnsi"/>
          <w:i w:val="0"/>
          <w:sz w:val="24"/>
          <w:szCs w:val="24"/>
        </w:rPr>
        <w:t xml:space="preserve">The RMP also provides insight on procedures for managing or escalating risks outside of a program to mitigate the program's high-impact risks.  The Program Manager </w:t>
      </w:r>
      <w:r>
        <w:rPr>
          <w:rFonts w:asciiTheme="minorHAnsi" w:hAnsiTheme="minorHAnsi"/>
          <w:i w:val="0"/>
          <w:sz w:val="24"/>
          <w:szCs w:val="24"/>
        </w:rPr>
        <w:t>and Director will determine</w:t>
      </w:r>
      <w:r w:rsidRPr="00227E0E">
        <w:rPr>
          <w:rFonts w:asciiTheme="minorHAnsi" w:hAnsiTheme="minorHAnsi"/>
          <w:i w:val="0"/>
          <w:sz w:val="24"/>
          <w:szCs w:val="24"/>
        </w:rPr>
        <w:t xml:space="preserve"> whether such escalation takes place.</w:t>
      </w:r>
    </w:p>
    <w:p w14:paraId="2A8E84D0" w14:textId="65FB4F4B" w:rsidR="00084E85" w:rsidRPr="00D65586" w:rsidRDefault="00D675DF" w:rsidP="007F30B7">
      <w:pPr>
        <w:pStyle w:val="ParagraphItalics"/>
        <w:spacing w:after="240"/>
        <w:ind w:left="720"/>
        <w:rPr>
          <w:rFonts w:asciiTheme="minorHAnsi" w:hAnsiTheme="minorHAnsi"/>
          <w:i w:val="0"/>
        </w:rPr>
      </w:pPr>
      <w:r>
        <w:rPr>
          <w:rFonts w:asciiTheme="minorHAnsi" w:hAnsiTheme="minorHAnsi"/>
          <w:i w:val="0"/>
          <w:sz w:val="24"/>
          <w:szCs w:val="24"/>
        </w:rPr>
        <w:t xml:space="preserve">In addition, the RMP </w:t>
      </w:r>
      <w:r w:rsidR="00931D12" w:rsidRPr="0014047F">
        <w:rPr>
          <w:rFonts w:asciiTheme="minorHAnsi" w:hAnsiTheme="minorHAnsi"/>
          <w:i w:val="0"/>
          <w:sz w:val="24"/>
          <w:szCs w:val="24"/>
        </w:rPr>
        <w:t>describe</w:t>
      </w:r>
      <w:r w:rsidR="002E4561">
        <w:rPr>
          <w:rFonts w:asciiTheme="minorHAnsi" w:hAnsiTheme="minorHAnsi"/>
          <w:i w:val="0"/>
          <w:sz w:val="24"/>
          <w:szCs w:val="24"/>
        </w:rPr>
        <w:t>s</w:t>
      </w:r>
      <w:r w:rsidR="00931D12" w:rsidRPr="0014047F">
        <w:rPr>
          <w:rFonts w:asciiTheme="minorHAnsi" w:hAnsiTheme="minorHAnsi"/>
          <w:i w:val="0"/>
          <w:sz w:val="24"/>
          <w:szCs w:val="24"/>
        </w:rPr>
        <w:t xml:space="preserve"> the </w:t>
      </w:r>
      <w:r w:rsidR="00DB6E0C" w:rsidRPr="0014047F">
        <w:rPr>
          <w:rFonts w:asciiTheme="minorHAnsi" w:hAnsiTheme="minorHAnsi"/>
          <w:i w:val="0"/>
          <w:sz w:val="24"/>
          <w:szCs w:val="24"/>
        </w:rPr>
        <w:t xml:space="preserve">procedures for contingency planning and the methods to be used in tracking the various risk factors, evaluating changes in the levels of risk factors, and the responses to those changes. </w:t>
      </w:r>
      <w:r w:rsidR="00931D12" w:rsidRPr="0014047F">
        <w:rPr>
          <w:rFonts w:asciiTheme="minorHAnsi" w:hAnsiTheme="minorHAnsi"/>
          <w:i w:val="0"/>
          <w:sz w:val="24"/>
          <w:szCs w:val="24"/>
        </w:rPr>
        <w:t>Additional factors that are considered in the Risk Management plan</w:t>
      </w:r>
      <w:r w:rsidR="00084E85" w:rsidRPr="0014047F">
        <w:rPr>
          <w:rFonts w:asciiTheme="minorHAnsi" w:hAnsiTheme="minorHAnsi"/>
          <w:i w:val="0"/>
          <w:sz w:val="24"/>
          <w:szCs w:val="24"/>
        </w:rPr>
        <w:t>: contractual risk; technological risks; risks caused by the size and complexity of the product; risks in the development and target environments; risks in personnel acquisition, skill levels, and retention; risks to schedule and budget; and risks in achieving acquirer acceptance of the product</w:t>
      </w:r>
      <w:bookmarkStart w:id="965" w:name="_Toc314117815"/>
      <w:bookmarkStart w:id="966" w:name="_Toc314117816"/>
      <w:bookmarkEnd w:id="965"/>
      <w:bookmarkEnd w:id="966"/>
      <w:r w:rsidR="00046691" w:rsidRPr="0014047F">
        <w:rPr>
          <w:rFonts w:asciiTheme="minorHAnsi" w:hAnsiTheme="minorHAnsi"/>
          <w:i w:val="0"/>
          <w:sz w:val="24"/>
          <w:szCs w:val="24"/>
        </w:rPr>
        <w:t xml:space="preserve">. </w:t>
      </w:r>
    </w:p>
    <w:p w14:paraId="3889E938" w14:textId="77777777" w:rsidR="00EA7624" w:rsidRPr="00D65586" w:rsidRDefault="00DB6E0C" w:rsidP="007F5C36">
      <w:pPr>
        <w:pStyle w:val="Heading2"/>
        <w:tabs>
          <w:tab w:val="num" w:pos="720"/>
          <w:tab w:val="left" w:pos="990"/>
        </w:tabs>
        <w:ind w:left="3780" w:hanging="3366"/>
        <w:rPr>
          <w:rFonts w:asciiTheme="minorHAnsi" w:hAnsiTheme="minorHAnsi" w:cs="Times New Roman"/>
        </w:rPr>
      </w:pPr>
      <w:bookmarkStart w:id="967" w:name="_Toc315869026"/>
      <w:bookmarkStart w:id="968" w:name="_Toc364771711"/>
      <w:bookmarkStart w:id="969" w:name="_Toc474764744"/>
      <w:r w:rsidRPr="00D65586">
        <w:rPr>
          <w:rFonts w:asciiTheme="minorHAnsi" w:hAnsiTheme="minorHAnsi" w:cs="Times New Roman"/>
        </w:rPr>
        <w:t>Risk Identification and Assessment</w:t>
      </w:r>
      <w:bookmarkEnd w:id="958"/>
      <w:bookmarkEnd w:id="959"/>
      <w:bookmarkEnd w:id="960"/>
      <w:bookmarkEnd w:id="961"/>
      <w:bookmarkEnd w:id="962"/>
      <w:bookmarkEnd w:id="963"/>
      <w:bookmarkEnd w:id="967"/>
      <w:bookmarkEnd w:id="968"/>
      <w:bookmarkEnd w:id="969"/>
    </w:p>
    <w:p w14:paraId="1DC4D207" w14:textId="77777777" w:rsidR="00DB6E0C" w:rsidRPr="00D65586" w:rsidRDefault="00EA7624" w:rsidP="00DB6E0C">
      <w:pPr>
        <w:pStyle w:val="ParagraphItalics"/>
        <w:ind w:left="720"/>
        <w:rPr>
          <w:rFonts w:asciiTheme="minorHAnsi" w:hAnsiTheme="minorHAnsi"/>
          <w:i w:val="0"/>
          <w:highlight w:val="lightGray"/>
        </w:rPr>
      </w:pPr>
      <w:r w:rsidRPr="0014047F">
        <w:rPr>
          <w:rFonts w:asciiTheme="minorHAnsi" w:hAnsiTheme="minorHAnsi"/>
          <w:i w:val="0"/>
          <w:sz w:val="24"/>
        </w:rPr>
        <w:t xml:space="preserve">The </w:t>
      </w:r>
      <w:r w:rsidR="00AC397F" w:rsidRPr="0014047F">
        <w:rPr>
          <w:rFonts w:asciiTheme="minorHAnsi" w:hAnsiTheme="minorHAnsi"/>
          <w:i w:val="0"/>
          <w:sz w:val="24"/>
        </w:rPr>
        <w:t>risks associated with this project are</w:t>
      </w:r>
      <w:r w:rsidRPr="0014047F">
        <w:rPr>
          <w:rFonts w:asciiTheme="minorHAnsi" w:hAnsiTheme="minorHAnsi"/>
          <w:i w:val="0"/>
          <w:sz w:val="24"/>
        </w:rPr>
        <w:t xml:space="preserve"> as follows: </w:t>
      </w:r>
    </w:p>
    <w:p w14:paraId="22BA115D" w14:textId="77777777" w:rsidR="00DB6E0C" w:rsidRPr="00D65586" w:rsidRDefault="00DB6E0C" w:rsidP="00DB6E0C">
      <w:pPr>
        <w:pStyle w:val="Heading3"/>
        <w:rPr>
          <w:rFonts w:asciiTheme="minorHAnsi" w:hAnsiTheme="minorHAnsi" w:cs="Times New Roman"/>
          <w:sz w:val="24"/>
          <w:szCs w:val="24"/>
        </w:rPr>
      </w:pPr>
      <w:bookmarkStart w:id="970" w:name="_Toc474764745"/>
      <w:r w:rsidRPr="00D65586">
        <w:rPr>
          <w:rFonts w:asciiTheme="minorHAnsi" w:hAnsiTheme="minorHAnsi" w:cs="Times New Roman"/>
          <w:sz w:val="24"/>
          <w:szCs w:val="24"/>
        </w:rPr>
        <w:lastRenderedPageBreak/>
        <w:t>Technical Risks</w:t>
      </w:r>
      <w:bookmarkEnd w:id="970"/>
    </w:p>
    <w:p w14:paraId="5738E6D0" w14:textId="77777777" w:rsidR="00AB3758" w:rsidRPr="0014047F" w:rsidRDefault="00AB3758" w:rsidP="00DB6E0C">
      <w:pPr>
        <w:pStyle w:val="ParagraphItalics"/>
        <w:ind w:left="720"/>
        <w:rPr>
          <w:rFonts w:asciiTheme="minorHAnsi" w:hAnsiTheme="minorHAnsi"/>
          <w:i w:val="0"/>
          <w:sz w:val="24"/>
        </w:rPr>
      </w:pPr>
      <w:r w:rsidRPr="0014047F">
        <w:rPr>
          <w:rFonts w:asciiTheme="minorHAnsi" w:hAnsiTheme="minorHAnsi"/>
          <w:i w:val="0"/>
          <w:sz w:val="24"/>
        </w:rPr>
        <w:t xml:space="preserve">Primary technical risk for the </w:t>
      </w:r>
      <w:r w:rsidR="0022031F" w:rsidRPr="0014047F">
        <w:rPr>
          <w:rFonts w:asciiTheme="minorHAnsi" w:hAnsiTheme="minorHAnsi"/>
          <w:i w:val="0"/>
          <w:sz w:val="24"/>
        </w:rPr>
        <w:t>Cyber.gov</w:t>
      </w:r>
      <w:r w:rsidRPr="0014047F">
        <w:rPr>
          <w:rFonts w:asciiTheme="minorHAnsi" w:hAnsiTheme="minorHAnsi"/>
          <w:i w:val="0"/>
          <w:sz w:val="24"/>
        </w:rPr>
        <w:t xml:space="preserve"> project </w:t>
      </w:r>
      <w:r w:rsidR="001B67DA" w:rsidRPr="0014047F">
        <w:rPr>
          <w:rFonts w:asciiTheme="minorHAnsi" w:hAnsiTheme="minorHAnsi"/>
          <w:i w:val="0"/>
          <w:sz w:val="24"/>
        </w:rPr>
        <w:t xml:space="preserve">in the analysis phase is the ability to conduct effective instrumentation and data collection demonstrations with D/A’s without disrupting or hindering their normal operational posture.  </w:t>
      </w:r>
    </w:p>
    <w:p w14:paraId="3CFBA516" w14:textId="77777777" w:rsidR="00AB3758" w:rsidRPr="0014047F" w:rsidRDefault="00AB3758" w:rsidP="00DB6E0C">
      <w:pPr>
        <w:pStyle w:val="ParagraphItalics"/>
        <w:ind w:left="720"/>
        <w:rPr>
          <w:rFonts w:asciiTheme="minorHAnsi" w:hAnsiTheme="minorHAnsi"/>
          <w:i w:val="0"/>
          <w:sz w:val="24"/>
        </w:rPr>
      </w:pPr>
      <w:r w:rsidRPr="0014047F">
        <w:rPr>
          <w:rFonts w:asciiTheme="minorHAnsi" w:hAnsiTheme="minorHAnsi"/>
          <w:i w:val="0"/>
          <w:sz w:val="24"/>
        </w:rPr>
        <w:t>Mitigation:</w:t>
      </w:r>
      <w:r w:rsidR="001B67DA" w:rsidRPr="0014047F">
        <w:rPr>
          <w:rFonts w:asciiTheme="minorHAnsi" w:hAnsiTheme="minorHAnsi"/>
          <w:i w:val="0"/>
          <w:sz w:val="24"/>
        </w:rPr>
        <w:t xml:space="preserve"> Detailed planning meetings with the D/A leads (identified early in the project), the performer team and the Cyber.gov program management team.  Coordination meetings and joint development and review of the demonstration plans and events will also help mitigate this risk.</w:t>
      </w:r>
    </w:p>
    <w:p w14:paraId="1CF90992" w14:textId="77777777" w:rsidR="001B67DA" w:rsidRPr="0014047F" w:rsidRDefault="001B67DA" w:rsidP="00DB6E0C">
      <w:pPr>
        <w:pStyle w:val="ParagraphItalics"/>
        <w:ind w:left="720"/>
        <w:rPr>
          <w:rFonts w:asciiTheme="minorHAnsi" w:hAnsiTheme="minorHAnsi"/>
          <w:i w:val="0"/>
          <w:sz w:val="24"/>
        </w:rPr>
      </w:pPr>
      <w:r w:rsidRPr="0014047F">
        <w:rPr>
          <w:rFonts w:asciiTheme="minorHAnsi" w:hAnsiTheme="minorHAnsi"/>
          <w:i w:val="0"/>
          <w:sz w:val="24"/>
        </w:rPr>
        <w:t>As other technical risks are identified, they will be placed on the risk register.</w:t>
      </w:r>
    </w:p>
    <w:p w14:paraId="18F0F1F2" w14:textId="77777777" w:rsidR="00BE2812" w:rsidRPr="00D65586" w:rsidRDefault="00BE2812" w:rsidP="00DB6E0C">
      <w:pPr>
        <w:pStyle w:val="Heading3"/>
        <w:rPr>
          <w:rFonts w:asciiTheme="minorHAnsi" w:hAnsiTheme="minorHAnsi" w:cs="Times New Roman"/>
          <w:sz w:val="24"/>
          <w:szCs w:val="24"/>
        </w:rPr>
      </w:pPr>
      <w:bookmarkStart w:id="971" w:name="_Toc474764746"/>
      <w:r w:rsidRPr="00D65586">
        <w:rPr>
          <w:rFonts w:asciiTheme="minorHAnsi" w:hAnsiTheme="minorHAnsi" w:cs="Times New Roman"/>
          <w:sz w:val="24"/>
          <w:szCs w:val="24"/>
        </w:rPr>
        <w:t>Programmatic Risks</w:t>
      </w:r>
      <w:bookmarkEnd w:id="971"/>
    </w:p>
    <w:p w14:paraId="6E7E8476" w14:textId="178DAA89" w:rsidR="00DB6E0C" w:rsidRPr="0091408B" w:rsidRDefault="0091408B" w:rsidP="0091408B">
      <w:pPr>
        <w:pStyle w:val="Heading4"/>
        <w:numPr>
          <w:ilvl w:val="0"/>
          <w:numId w:val="0"/>
        </w:numPr>
        <w:ind w:left="1584"/>
        <w:rPr>
          <w:rFonts w:asciiTheme="minorHAnsi" w:hAnsiTheme="minorHAnsi"/>
        </w:rPr>
      </w:pPr>
      <w:r>
        <w:rPr>
          <w:rFonts w:asciiTheme="minorHAnsi" w:hAnsiTheme="minorHAnsi"/>
        </w:rPr>
        <w:t xml:space="preserve">5.2.2.1 </w:t>
      </w:r>
      <w:r w:rsidR="00DB6E0C" w:rsidRPr="0091408B">
        <w:rPr>
          <w:rFonts w:asciiTheme="minorHAnsi" w:hAnsiTheme="minorHAnsi"/>
        </w:rPr>
        <w:t>Cost Risks</w:t>
      </w:r>
    </w:p>
    <w:p w14:paraId="06ACA1E0" w14:textId="77777777" w:rsidR="00DB6E0C" w:rsidRPr="00D65586" w:rsidRDefault="00DB6E0C" w:rsidP="00DB6E0C">
      <w:pPr>
        <w:pStyle w:val="ParagraphItalics"/>
        <w:ind w:left="720"/>
        <w:rPr>
          <w:rFonts w:asciiTheme="minorHAnsi" w:hAnsiTheme="minorHAnsi"/>
          <w:i w:val="0"/>
        </w:rPr>
      </w:pPr>
      <w:r w:rsidRPr="0014047F">
        <w:rPr>
          <w:rFonts w:asciiTheme="minorHAnsi" w:hAnsiTheme="minorHAnsi"/>
          <w:i w:val="0"/>
          <w:sz w:val="24"/>
        </w:rPr>
        <w:t xml:space="preserve">Cost risk </w:t>
      </w:r>
      <w:r w:rsidR="005B73E7" w:rsidRPr="0014047F">
        <w:rPr>
          <w:rFonts w:asciiTheme="minorHAnsi" w:hAnsiTheme="minorHAnsi"/>
          <w:i w:val="0"/>
          <w:sz w:val="24"/>
        </w:rPr>
        <w:t xml:space="preserve">will be closely managed by the </w:t>
      </w:r>
      <w:r w:rsidR="0022031F" w:rsidRPr="0014047F">
        <w:rPr>
          <w:rFonts w:asciiTheme="minorHAnsi" w:hAnsiTheme="minorHAnsi"/>
          <w:i w:val="0"/>
          <w:sz w:val="24"/>
        </w:rPr>
        <w:t>Cyber.gov</w:t>
      </w:r>
      <w:r w:rsidR="005B73E7" w:rsidRPr="0014047F">
        <w:rPr>
          <w:rFonts w:asciiTheme="minorHAnsi" w:hAnsiTheme="minorHAnsi"/>
          <w:i w:val="0"/>
          <w:sz w:val="24"/>
        </w:rPr>
        <w:t xml:space="preserve"> program management team.  Monthly financial reporting is required from each performer and will be reviewed monthly to identify any unfavorable</w:t>
      </w:r>
      <w:r w:rsidR="007F5C36" w:rsidRPr="0014047F">
        <w:rPr>
          <w:rFonts w:asciiTheme="minorHAnsi" w:hAnsiTheme="minorHAnsi"/>
          <w:i w:val="0"/>
          <w:sz w:val="24"/>
        </w:rPr>
        <w:t xml:space="preserve"> or </w:t>
      </w:r>
      <w:r w:rsidR="005B73E7" w:rsidRPr="0014047F">
        <w:rPr>
          <w:rFonts w:asciiTheme="minorHAnsi" w:hAnsiTheme="minorHAnsi"/>
          <w:i w:val="0"/>
          <w:sz w:val="24"/>
        </w:rPr>
        <w:t xml:space="preserve">unexpected trends. </w:t>
      </w:r>
      <w:r w:rsidR="00046691" w:rsidRPr="0014047F">
        <w:rPr>
          <w:rFonts w:asciiTheme="minorHAnsi" w:hAnsiTheme="minorHAnsi"/>
          <w:i w:val="0"/>
          <w:sz w:val="24"/>
        </w:rPr>
        <w:t xml:space="preserve"> </w:t>
      </w:r>
      <w:r w:rsidRPr="0014047F">
        <w:rPr>
          <w:rFonts w:asciiTheme="minorHAnsi" w:hAnsiTheme="minorHAnsi"/>
          <w:i w:val="0"/>
          <w:sz w:val="24"/>
        </w:rPr>
        <w:t xml:space="preserve"> </w:t>
      </w:r>
      <w:r w:rsidRPr="00D65586">
        <w:rPr>
          <w:rFonts w:asciiTheme="minorHAnsi" w:hAnsiTheme="minorHAnsi"/>
          <w:i w:val="0"/>
        </w:rPr>
        <w:t xml:space="preserve"> </w:t>
      </w:r>
    </w:p>
    <w:p w14:paraId="27CABD5B" w14:textId="32C2E433" w:rsidR="00DB6E0C" w:rsidRPr="00D65586" w:rsidRDefault="00883CCE" w:rsidP="0091408B">
      <w:pPr>
        <w:pStyle w:val="Heading4"/>
        <w:numPr>
          <w:ilvl w:val="0"/>
          <w:numId w:val="0"/>
        </w:numPr>
        <w:ind w:left="1584"/>
        <w:rPr>
          <w:rFonts w:asciiTheme="minorHAnsi" w:hAnsiTheme="minorHAnsi" w:cs="Times New Roman"/>
        </w:rPr>
      </w:pPr>
      <w:r>
        <w:rPr>
          <w:rFonts w:asciiTheme="minorHAnsi" w:hAnsiTheme="minorHAnsi" w:cs="Times New Roman"/>
        </w:rPr>
        <w:t>5.2.2.2 Scope</w:t>
      </w:r>
      <w:r w:rsidR="00DB6E0C" w:rsidRPr="00D65586">
        <w:rPr>
          <w:rFonts w:asciiTheme="minorHAnsi" w:hAnsiTheme="minorHAnsi" w:cs="Times New Roman"/>
        </w:rPr>
        <w:t>/Performance Risks</w:t>
      </w:r>
    </w:p>
    <w:p w14:paraId="27CF21A1" w14:textId="77777777" w:rsidR="005B73E7" w:rsidRPr="0014047F" w:rsidRDefault="009F726E" w:rsidP="00F56625">
      <w:pPr>
        <w:ind w:left="720"/>
        <w:rPr>
          <w:rFonts w:asciiTheme="minorHAnsi" w:hAnsiTheme="minorHAnsi"/>
          <w:sz w:val="24"/>
          <w:szCs w:val="22"/>
        </w:rPr>
      </w:pPr>
      <w:bookmarkStart w:id="972" w:name="_Toc354131869"/>
      <w:bookmarkStart w:id="973" w:name="_Toc354137054"/>
      <w:bookmarkStart w:id="974" w:name="_Toc354385418"/>
      <w:bookmarkStart w:id="975" w:name="_Toc354385797"/>
      <w:bookmarkStart w:id="976" w:name="_Toc354745345"/>
      <w:bookmarkStart w:id="977" w:name="_Toc355352607"/>
      <w:bookmarkStart w:id="978" w:name="_Toc355769306"/>
      <w:r w:rsidRPr="0014047F">
        <w:rPr>
          <w:rFonts w:asciiTheme="minorHAnsi" w:hAnsiTheme="minorHAnsi"/>
          <w:sz w:val="24"/>
          <w:szCs w:val="22"/>
        </w:rPr>
        <w:t xml:space="preserve">Scope and performance risk are identified in the risk register below.  The biggest scope risk is related to the position the NCPS Program Office </w:t>
      </w:r>
      <w:r w:rsidR="00AB3758" w:rsidRPr="0014047F">
        <w:rPr>
          <w:rFonts w:asciiTheme="minorHAnsi" w:hAnsiTheme="minorHAnsi"/>
          <w:sz w:val="24"/>
          <w:szCs w:val="22"/>
        </w:rPr>
        <w:t xml:space="preserve">(CS&amp;C) </w:t>
      </w:r>
      <w:r w:rsidRPr="0014047F">
        <w:rPr>
          <w:rFonts w:asciiTheme="minorHAnsi" w:hAnsiTheme="minorHAnsi"/>
          <w:sz w:val="24"/>
          <w:szCs w:val="22"/>
        </w:rPr>
        <w:t xml:space="preserve">has with the </w:t>
      </w:r>
      <w:r w:rsidR="005B73E7" w:rsidRPr="0014047F">
        <w:rPr>
          <w:rFonts w:asciiTheme="minorHAnsi" w:hAnsiTheme="minorHAnsi"/>
          <w:sz w:val="24"/>
          <w:szCs w:val="22"/>
        </w:rPr>
        <w:t>research areas and tasks that S&amp;T has funded MIT-LL and PNNL to ex</w:t>
      </w:r>
      <w:r w:rsidR="00AB3758" w:rsidRPr="0014047F">
        <w:rPr>
          <w:rFonts w:asciiTheme="minorHAnsi" w:hAnsiTheme="minorHAnsi"/>
          <w:sz w:val="24"/>
          <w:szCs w:val="22"/>
        </w:rPr>
        <w:t xml:space="preserve">ecute. </w:t>
      </w:r>
      <w:r w:rsidR="005B73E7" w:rsidRPr="0014047F">
        <w:rPr>
          <w:rFonts w:asciiTheme="minorHAnsi" w:hAnsiTheme="minorHAnsi"/>
          <w:sz w:val="24"/>
          <w:szCs w:val="22"/>
        </w:rPr>
        <w:t xml:space="preserve"> CS&amp;C feels that some of the tasks </w:t>
      </w:r>
      <w:r w:rsidR="008254A6" w:rsidRPr="0014047F">
        <w:rPr>
          <w:rFonts w:asciiTheme="minorHAnsi" w:hAnsiTheme="minorHAnsi"/>
          <w:sz w:val="24"/>
          <w:szCs w:val="22"/>
        </w:rPr>
        <w:t xml:space="preserve">in Task A and B </w:t>
      </w:r>
      <w:r w:rsidR="005B73E7" w:rsidRPr="0014047F">
        <w:rPr>
          <w:rFonts w:asciiTheme="minorHAnsi" w:hAnsiTheme="minorHAnsi"/>
          <w:sz w:val="24"/>
          <w:szCs w:val="22"/>
        </w:rPr>
        <w:t xml:space="preserve">should be under their purview as the acquisition agent for NCPS.  </w:t>
      </w:r>
    </w:p>
    <w:p w14:paraId="5049E199" w14:textId="77777777" w:rsidR="005B73E7" w:rsidRPr="0014047F" w:rsidRDefault="005B73E7" w:rsidP="00F56625">
      <w:pPr>
        <w:ind w:left="720"/>
        <w:rPr>
          <w:rFonts w:asciiTheme="minorHAnsi" w:hAnsiTheme="minorHAnsi"/>
          <w:i/>
          <w:sz w:val="24"/>
          <w:szCs w:val="22"/>
        </w:rPr>
      </w:pPr>
    </w:p>
    <w:p w14:paraId="3D6088B1" w14:textId="77777777" w:rsidR="005B73E7" w:rsidRDefault="005B73E7" w:rsidP="00F56625">
      <w:pPr>
        <w:ind w:left="720"/>
        <w:rPr>
          <w:rFonts w:asciiTheme="minorHAnsi" w:hAnsiTheme="minorHAnsi"/>
          <w:sz w:val="24"/>
          <w:szCs w:val="22"/>
        </w:rPr>
      </w:pPr>
      <w:r w:rsidRPr="0014047F">
        <w:rPr>
          <w:rFonts w:asciiTheme="minorHAnsi" w:hAnsiTheme="minorHAnsi"/>
          <w:sz w:val="24"/>
          <w:szCs w:val="22"/>
        </w:rPr>
        <w:t>This could potentially lead to ill-defined scope for the research team and could require modification to the existing IAs. This will in turn, result in some schedule slip, depending on the scale/</w:t>
      </w:r>
      <w:r w:rsidR="007F5C36" w:rsidRPr="0014047F">
        <w:rPr>
          <w:rFonts w:asciiTheme="minorHAnsi" w:hAnsiTheme="minorHAnsi"/>
          <w:sz w:val="24"/>
          <w:szCs w:val="22"/>
        </w:rPr>
        <w:t>complexity of</w:t>
      </w:r>
      <w:r w:rsidRPr="0014047F">
        <w:rPr>
          <w:rFonts w:asciiTheme="minorHAnsi" w:hAnsiTheme="minorHAnsi"/>
          <w:sz w:val="24"/>
          <w:szCs w:val="22"/>
        </w:rPr>
        <w:t xml:space="preserve"> the </w:t>
      </w:r>
      <w:r w:rsidR="007F5C36" w:rsidRPr="0014047F">
        <w:rPr>
          <w:rFonts w:asciiTheme="minorHAnsi" w:hAnsiTheme="minorHAnsi"/>
          <w:sz w:val="24"/>
          <w:szCs w:val="22"/>
        </w:rPr>
        <w:t>requested modifications</w:t>
      </w:r>
      <w:r w:rsidRPr="0014047F">
        <w:rPr>
          <w:rFonts w:asciiTheme="minorHAnsi" w:hAnsiTheme="minorHAnsi"/>
          <w:sz w:val="24"/>
          <w:szCs w:val="22"/>
        </w:rPr>
        <w:t xml:space="preserve">. </w:t>
      </w:r>
    </w:p>
    <w:p w14:paraId="3B68CD89" w14:textId="77777777" w:rsidR="00347053" w:rsidRDefault="00347053" w:rsidP="00F56625">
      <w:pPr>
        <w:ind w:left="720"/>
        <w:rPr>
          <w:rFonts w:asciiTheme="minorHAnsi" w:hAnsiTheme="minorHAnsi"/>
          <w:sz w:val="24"/>
          <w:szCs w:val="22"/>
        </w:rPr>
      </w:pPr>
    </w:p>
    <w:p w14:paraId="3EA1D570" w14:textId="77777777" w:rsidR="00347053" w:rsidRPr="00D65586" w:rsidRDefault="00347053" w:rsidP="00F56625">
      <w:pPr>
        <w:ind w:left="720"/>
        <w:rPr>
          <w:rFonts w:asciiTheme="minorHAnsi" w:hAnsiTheme="minorHAnsi"/>
          <w:i/>
          <w:sz w:val="22"/>
          <w:szCs w:val="22"/>
          <w:highlight w:val="lightGray"/>
        </w:rPr>
      </w:pPr>
      <w:r>
        <w:rPr>
          <w:rFonts w:asciiTheme="minorHAnsi" w:hAnsiTheme="minorHAnsi"/>
          <w:sz w:val="24"/>
          <w:szCs w:val="22"/>
        </w:rPr>
        <w:lastRenderedPageBreak/>
        <w:t xml:space="preserve">Ensuring adoption of the cyber security architecture by the new team from the </w:t>
      </w:r>
      <w:r w:rsidR="00B063C9">
        <w:rPr>
          <w:rFonts w:asciiTheme="minorHAnsi" w:hAnsiTheme="minorHAnsi"/>
          <w:sz w:val="24"/>
          <w:szCs w:val="22"/>
        </w:rPr>
        <w:t>Office of Management and Budget and current</w:t>
      </w:r>
      <w:r>
        <w:rPr>
          <w:rFonts w:asciiTheme="minorHAnsi" w:hAnsiTheme="minorHAnsi"/>
          <w:sz w:val="24"/>
          <w:szCs w:val="22"/>
        </w:rPr>
        <w:t xml:space="preserve"> administration will also be critical.</w:t>
      </w:r>
    </w:p>
    <w:p w14:paraId="61860D44" w14:textId="1CC8889D" w:rsidR="00DB6E0C" w:rsidRPr="00D65586" w:rsidRDefault="00E40F08" w:rsidP="00883CCE">
      <w:pPr>
        <w:pStyle w:val="Heading4"/>
        <w:numPr>
          <w:ilvl w:val="0"/>
          <w:numId w:val="0"/>
        </w:numPr>
        <w:ind w:left="720" w:firstLine="720"/>
        <w:rPr>
          <w:rFonts w:asciiTheme="minorHAnsi" w:hAnsiTheme="minorHAnsi" w:cs="Times New Roman"/>
        </w:rPr>
      </w:pPr>
      <w:bookmarkStart w:id="979" w:name="_Toc355769307"/>
      <w:bookmarkEnd w:id="972"/>
      <w:bookmarkEnd w:id="973"/>
      <w:bookmarkEnd w:id="974"/>
      <w:bookmarkEnd w:id="975"/>
      <w:bookmarkEnd w:id="976"/>
      <w:bookmarkEnd w:id="977"/>
      <w:bookmarkEnd w:id="978"/>
      <w:r>
        <w:rPr>
          <w:rFonts w:asciiTheme="minorHAnsi" w:hAnsiTheme="minorHAnsi" w:cs="Times New Roman"/>
        </w:rPr>
        <w:t>5.2.2.3 Schedule</w:t>
      </w:r>
      <w:r w:rsidR="00DB6E0C" w:rsidRPr="00D65586">
        <w:rPr>
          <w:rFonts w:asciiTheme="minorHAnsi" w:hAnsiTheme="minorHAnsi" w:cs="Times New Roman"/>
        </w:rPr>
        <w:t xml:space="preserve"> Risks</w:t>
      </w:r>
      <w:bookmarkEnd w:id="979"/>
    </w:p>
    <w:p w14:paraId="6EB7D2E6" w14:textId="77777777" w:rsidR="00AB3758" w:rsidRPr="0014047F" w:rsidRDefault="00F56625" w:rsidP="009F726E">
      <w:pPr>
        <w:ind w:left="720"/>
        <w:rPr>
          <w:rFonts w:asciiTheme="minorHAnsi" w:hAnsiTheme="minorHAnsi"/>
          <w:sz w:val="24"/>
          <w:szCs w:val="22"/>
        </w:rPr>
      </w:pPr>
      <w:r w:rsidRPr="0014047F">
        <w:rPr>
          <w:rFonts w:asciiTheme="minorHAnsi" w:hAnsiTheme="minorHAnsi"/>
          <w:sz w:val="24"/>
          <w:szCs w:val="22"/>
        </w:rPr>
        <w:t>For Task A and B, s</w:t>
      </w:r>
      <w:r w:rsidR="009F726E" w:rsidRPr="0014047F">
        <w:rPr>
          <w:rFonts w:asciiTheme="minorHAnsi" w:hAnsiTheme="minorHAnsi"/>
          <w:sz w:val="24"/>
          <w:szCs w:val="22"/>
        </w:rPr>
        <w:t xml:space="preserve">chedule risk is highly </w:t>
      </w:r>
      <w:r w:rsidR="007F5C36" w:rsidRPr="0014047F">
        <w:rPr>
          <w:rFonts w:asciiTheme="minorHAnsi" w:hAnsiTheme="minorHAnsi"/>
          <w:sz w:val="24"/>
          <w:szCs w:val="22"/>
        </w:rPr>
        <w:t>dependent</w:t>
      </w:r>
      <w:r w:rsidR="009F726E" w:rsidRPr="0014047F">
        <w:rPr>
          <w:rFonts w:asciiTheme="minorHAnsi" w:hAnsiTheme="minorHAnsi"/>
          <w:sz w:val="24"/>
          <w:szCs w:val="22"/>
        </w:rPr>
        <w:t xml:space="preserve"> on the outcomes of additional conversations needed between NPPD, S&amp;T and </w:t>
      </w:r>
      <w:r w:rsidR="007F5C36" w:rsidRPr="0014047F">
        <w:rPr>
          <w:rFonts w:asciiTheme="minorHAnsi" w:hAnsiTheme="minorHAnsi"/>
          <w:sz w:val="24"/>
          <w:szCs w:val="22"/>
        </w:rPr>
        <w:t xml:space="preserve">potentially </w:t>
      </w:r>
      <w:r w:rsidR="0022031F" w:rsidRPr="0014047F">
        <w:rPr>
          <w:rFonts w:asciiTheme="minorHAnsi" w:hAnsiTheme="minorHAnsi"/>
          <w:sz w:val="24"/>
          <w:szCs w:val="22"/>
        </w:rPr>
        <w:t xml:space="preserve">The </w:t>
      </w:r>
      <w:r w:rsidR="007F5C36" w:rsidRPr="0014047F">
        <w:rPr>
          <w:rFonts w:asciiTheme="minorHAnsi" w:hAnsiTheme="minorHAnsi"/>
          <w:sz w:val="24"/>
          <w:szCs w:val="22"/>
        </w:rPr>
        <w:t>DHS Under Secretary for Management (</w:t>
      </w:r>
      <w:r w:rsidR="009F726E" w:rsidRPr="0014047F">
        <w:rPr>
          <w:rFonts w:asciiTheme="minorHAnsi" w:hAnsiTheme="minorHAnsi"/>
          <w:sz w:val="24"/>
          <w:szCs w:val="22"/>
        </w:rPr>
        <w:t>USM</w:t>
      </w:r>
      <w:r w:rsidR="007F5C36" w:rsidRPr="0014047F">
        <w:rPr>
          <w:rFonts w:asciiTheme="minorHAnsi" w:hAnsiTheme="minorHAnsi"/>
          <w:sz w:val="24"/>
          <w:szCs w:val="22"/>
        </w:rPr>
        <w:t>)</w:t>
      </w:r>
      <w:r w:rsidR="009F726E" w:rsidRPr="0014047F">
        <w:rPr>
          <w:rFonts w:asciiTheme="minorHAnsi" w:hAnsiTheme="minorHAnsi"/>
          <w:sz w:val="24"/>
          <w:szCs w:val="22"/>
        </w:rPr>
        <w:t xml:space="preserve">.  Agreement (or not) at that level on the scope of </w:t>
      </w:r>
      <w:r w:rsidR="0022031F" w:rsidRPr="0014047F">
        <w:rPr>
          <w:rFonts w:asciiTheme="minorHAnsi" w:hAnsiTheme="minorHAnsi"/>
          <w:sz w:val="24"/>
          <w:szCs w:val="22"/>
        </w:rPr>
        <w:t>Cyber.gov</w:t>
      </w:r>
      <w:r w:rsidR="009F726E" w:rsidRPr="0014047F">
        <w:rPr>
          <w:rFonts w:asciiTheme="minorHAnsi" w:hAnsiTheme="minorHAnsi"/>
          <w:sz w:val="24"/>
          <w:szCs w:val="22"/>
        </w:rPr>
        <w:t xml:space="preserve"> </w:t>
      </w:r>
      <w:r w:rsidR="00AB3758" w:rsidRPr="0014047F">
        <w:rPr>
          <w:rFonts w:asciiTheme="minorHAnsi" w:hAnsiTheme="minorHAnsi"/>
          <w:sz w:val="24"/>
          <w:szCs w:val="22"/>
        </w:rPr>
        <w:t>will determine:</w:t>
      </w:r>
    </w:p>
    <w:p w14:paraId="1D22C2A9" w14:textId="77777777" w:rsidR="00AB3758" w:rsidRPr="0014047F" w:rsidRDefault="00AB3758" w:rsidP="009F726E">
      <w:pPr>
        <w:ind w:left="720"/>
        <w:rPr>
          <w:rFonts w:asciiTheme="minorHAnsi" w:hAnsiTheme="minorHAnsi"/>
          <w:sz w:val="24"/>
          <w:szCs w:val="22"/>
        </w:rPr>
      </w:pPr>
    </w:p>
    <w:p w14:paraId="59927FAC" w14:textId="77777777" w:rsidR="00AB3758" w:rsidRPr="0014047F" w:rsidRDefault="00AB3758" w:rsidP="00AB3758">
      <w:pPr>
        <w:pStyle w:val="ListParagraph"/>
        <w:numPr>
          <w:ilvl w:val="0"/>
          <w:numId w:val="41"/>
        </w:numPr>
        <w:rPr>
          <w:rFonts w:asciiTheme="minorHAnsi" w:hAnsiTheme="minorHAnsi"/>
          <w:szCs w:val="22"/>
        </w:rPr>
      </w:pPr>
      <w:r w:rsidRPr="0014047F">
        <w:rPr>
          <w:rFonts w:asciiTheme="minorHAnsi" w:hAnsiTheme="minorHAnsi"/>
          <w:szCs w:val="22"/>
        </w:rPr>
        <w:t>w</w:t>
      </w:r>
      <w:r w:rsidR="009F726E" w:rsidRPr="0014047F">
        <w:rPr>
          <w:rFonts w:asciiTheme="minorHAnsi" w:hAnsiTheme="minorHAnsi"/>
          <w:szCs w:val="22"/>
        </w:rPr>
        <w:t xml:space="preserve">hich elements of the </w:t>
      </w:r>
      <w:r w:rsidR="0022031F" w:rsidRPr="0014047F">
        <w:rPr>
          <w:rFonts w:asciiTheme="minorHAnsi" w:hAnsiTheme="minorHAnsi"/>
          <w:szCs w:val="22"/>
        </w:rPr>
        <w:t>Cyber.gov</w:t>
      </w:r>
      <w:r w:rsidR="009F726E" w:rsidRPr="0014047F">
        <w:rPr>
          <w:rFonts w:asciiTheme="minorHAnsi" w:hAnsiTheme="minorHAnsi"/>
          <w:szCs w:val="22"/>
        </w:rPr>
        <w:t xml:space="preserve"> project plan will continue as outlined in the program strategy delivered to and approved by USST Brothers </w:t>
      </w:r>
    </w:p>
    <w:p w14:paraId="6438BEC0" w14:textId="77777777" w:rsidR="00AB3758" w:rsidRPr="0014047F" w:rsidRDefault="009F726E" w:rsidP="00AB3758">
      <w:pPr>
        <w:pStyle w:val="ListParagraph"/>
        <w:numPr>
          <w:ilvl w:val="0"/>
          <w:numId w:val="41"/>
        </w:numPr>
        <w:rPr>
          <w:rFonts w:asciiTheme="minorHAnsi" w:hAnsiTheme="minorHAnsi"/>
          <w:szCs w:val="22"/>
        </w:rPr>
      </w:pPr>
      <w:r w:rsidRPr="0014047F">
        <w:rPr>
          <w:rFonts w:asciiTheme="minorHAnsi" w:hAnsiTheme="minorHAnsi"/>
          <w:szCs w:val="22"/>
        </w:rPr>
        <w:t>which elements will need modification</w:t>
      </w:r>
      <w:r w:rsidR="00AB3758" w:rsidRPr="0014047F">
        <w:rPr>
          <w:rFonts w:asciiTheme="minorHAnsi" w:hAnsiTheme="minorHAnsi"/>
          <w:szCs w:val="22"/>
        </w:rPr>
        <w:t xml:space="preserve">,  and </w:t>
      </w:r>
    </w:p>
    <w:p w14:paraId="6FFAC0B6" w14:textId="77777777" w:rsidR="00AB3758" w:rsidRPr="0014047F" w:rsidRDefault="00AB3758" w:rsidP="00AB3758">
      <w:pPr>
        <w:pStyle w:val="ListParagraph"/>
        <w:numPr>
          <w:ilvl w:val="0"/>
          <w:numId w:val="41"/>
        </w:numPr>
        <w:rPr>
          <w:rFonts w:asciiTheme="minorHAnsi" w:hAnsiTheme="minorHAnsi"/>
          <w:szCs w:val="22"/>
        </w:rPr>
      </w:pPr>
      <w:r w:rsidRPr="0014047F">
        <w:rPr>
          <w:rFonts w:asciiTheme="minorHAnsi" w:hAnsiTheme="minorHAnsi"/>
          <w:szCs w:val="22"/>
        </w:rPr>
        <w:t>which elements may be cancelled</w:t>
      </w:r>
    </w:p>
    <w:p w14:paraId="01BFF4B7" w14:textId="77777777" w:rsidR="00AB3758" w:rsidRPr="0014047F" w:rsidRDefault="00AB3758" w:rsidP="00AB3758">
      <w:pPr>
        <w:ind w:left="720"/>
        <w:rPr>
          <w:rFonts w:asciiTheme="minorHAnsi" w:hAnsiTheme="minorHAnsi"/>
          <w:sz w:val="24"/>
          <w:szCs w:val="22"/>
        </w:rPr>
      </w:pPr>
    </w:p>
    <w:p w14:paraId="3C1BC7DA" w14:textId="77777777" w:rsidR="009F726E" w:rsidRPr="0014047F" w:rsidRDefault="009F726E" w:rsidP="001B67DA">
      <w:pPr>
        <w:ind w:left="720"/>
        <w:rPr>
          <w:rFonts w:asciiTheme="minorHAnsi" w:hAnsiTheme="minorHAnsi"/>
          <w:sz w:val="24"/>
          <w:szCs w:val="22"/>
        </w:rPr>
      </w:pPr>
      <w:r w:rsidRPr="0014047F">
        <w:rPr>
          <w:rFonts w:asciiTheme="minorHAnsi" w:hAnsiTheme="minorHAnsi"/>
          <w:sz w:val="24"/>
          <w:szCs w:val="22"/>
        </w:rPr>
        <w:t>Modification of the scope will incur schedule delays, especially if significant enough to require modifications to the Interagency Agreements (IA) awarded to MIT-LL through the US Air Force and PNNL.</w:t>
      </w:r>
    </w:p>
    <w:p w14:paraId="10CED8F5" w14:textId="77777777" w:rsidR="001B67DA" w:rsidRPr="0014047F" w:rsidRDefault="001B67DA" w:rsidP="001B67DA">
      <w:pPr>
        <w:ind w:left="720"/>
        <w:rPr>
          <w:rFonts w:asciiTheme="minorHAnsi" w:hAnsiTheme="minorHAnsi"/>
          <w:sz w:val="24"/>
          <w:szCs w:val="22"/>
        </w:rPr>
      </w:pPr>
      <w:r w:rsidRPr="0014047F">
        <w:rPr>
          <w:rFonts w:asciiTheme="minorHAnsi" w:hAnsiTheme="minorHAnsi"/>
          <w:sz w:val="24"/>
          <w:szCs w:val="22"/>
        </w:rPr>
        <w:t xml:space="preserve">Mitigation: Continued dialogue with CS&amp;C and request USST engagement with U/S NPPD.  </w:t>
      </w:r>
    </w:p>
    <w:p w14:paraId="6A65E28D" w14:textId="77777777" w:rsidR="009F726E" w:rsidRPr="0014047F" w:rsidRDefault="009F726E" w:rsidP="009F726E">
      <w:pPr>
        <w:ind w:left="720"/>
        <w:rPr>
          <w:rFonts w:asciiTheme="minorHAnsi" w:hAnsiTheme="minorHAnsi"/>
          <w:sz w:val="24"/>
          <w:szCs w:val="22"/>
        </w:rPr>
      </w:pPr>
    </w:p>
    <w:p w14:paraId="61B13A39" w14:textId="77777777" w:rsidR="009F726E" w:rsidRPr="0014047F" w:rsidRDefault="009F726E" w:rsidP="009F726E">
      <w:pPr>
        <w:ind w:left="720"/>
        <w:rPr>
          <w:rFonts w:asciiTheme="minorHAnsi" w:hAnsiTheme="minorHAnsi"/>
          <w:sz w:val="24"/>
          <w:szCs w:val="22"/>
        </w:rPr>
      </w:pPr>
      <w:r w:rsidRPr="0014047F">
        <w:rPr>
          <w:rFonts w:asciiTheme="minorHAnsi" w:hAnsiTheme="minorHAnsi"/>
          <w:sz w:val="24"/>
          <w:szCs w:val="22"/>
        </w:rPr>
        <w:t xml:space="preserve">Other schedule risks are captured in the baseline risk register below. </w:t>
      </w:r>
    </w:p>
    <w:p w14:paraId="67139856" w14:textId="61459DD0" w:rsidR="00BE2812" w:rsidRPr="00D65586" w:rsidRDefault="00883CCE" w:rsidP="002B7C65">
      <w:pPr>
        <w:pStyle w:val="Heading3"/>
      </w:pPr>
      <w:bookmarkStart w:id="980" w:name="_Toc474764747"/>
      <w:r>
        <w:rPr>
          <w:rFonts w:asciiTheme="minorHAnsi" w:hAnsiTheme="minorHAnsi"/>
        </w:rPr>
        <w:t xml:space="preserve"> </w:t>
      </w:r>
      <w:r w:rsidR="00BE2812" w:rsidRPr="00D65586">
        <w:t>Operational Risks</w:t>
      </w:r>
      <w:bookmarkEnd w:id="980"/>
    </w:p>
    <w:p w14:paraId="75C81034" w14:textId="77777777" w:rsidR="002F6B0D" w:rsidRDefault="009F726E" w:rsidP="009F726E">
      <w:pPr>
        <w:pStyle w:val="ParagraphBAH"/>
        <w:ind w:left="720"/>
        <w:rPr>
          <w:rFonts w:asciiTheme="minorHAnsi" w:hAnsiTheme="minorHAnsi" w:cs="Times New Roman"/>
        </w:rPr>
      </w:pPr>
      <w:r w:rsidRPr="0014047F">
        <w:rPr>
          <w:rFonts w:asciiTheme="minorHAnsi" w:hAnsiTheme="minorHAnsi" w:cs="Times New Roman"/>
        </w:rPr>
        <w:t>The primary operational risks are identified in the baseline risk register below.</w:t>
      </w:r>
    </w:p>
    <w:p w14:paraId="797B623B" w14:textId="3E9BC470" w:rsidR="00D55587" w:rsidRPr="00D55587" w:rsidRDefault="00D55587" w:rsidP="002B7C65">
      <w:pPr>
        <w:pStyle w:val="Heading3"/>
        <w:numPr>
          <w:ilvl w:val="0"/>
          <w:numId w:val="0"/>
        </w:numPr>
        <w:ind w:left="720" w:firstLine="720"/>
        <w:rPr>
          <w:rFonts w:asciiTheme="minorHAnsi" w:hAnsiTheme="minorHAnsi"/>
          <w:sz w:val="24"/>
        </w:rPr>
      </w:pPr>
      <w:r w:rsidRPr="00D55587">
        <w:rPr>
          <w:rFonts w:asciiTheme="minorHAnsi" w:hAnsiTheme="minorHAnsi"/>
          <w:b w:val="0"/>
          <w:sz w:val="22"/>
          <w:szCs w:val="22"/>
        </w:rPr>
        <w:t xml:space="preserve"> </w:t>
      </w:r>
      <w:r w:rsidR="00314CD4">
        <w:rPr>
          <w:rFonts w:asciiTheme="minorHAnsi" w:hAnsiTheme="minorHAnsi"/>
          <w:sz w:val="24"/>
        </w:rPr>
        <w:t>5.2.3</w:t>
      </w:r>
      <w:r w:rsidR="002B7C65">
        <w:rPr>
          <w:rFonts w:asciiTheme="minorHAnsi" w:hAnsiTheme="minorHAnsi"/>
          <w:sz w:val="24"/>
        </w:rPr>
        <w:t>.1</w:t>
      </w:r>
      <w:r w:rsidRPr="00D55587">
        <w:rPr>
          <w:rFonts w:asciiTheme="minorHAnsi" w:hAnsiTheme="minorHAnsi"/>
          <w:sz w:val="24"/>
        </w:rPr>
        <w:t xml:space="preserve">    Risk Management Approach</w:t>
      </w:r>
    </w:p>
    <w:p w14:paraId="76EF9CFC" w14:textId="2CE023D3" w:rsidR="00D55587" w:rsidRPr="009279D4" w:rsidRDefault="00D55587" w:rsidP="00D55587">
      <w:pPr>
        <w:pStyle w:val="BodyText"/>
        <w:spacing w:before="0"/>
        <w:rPr>
          <w:rFonts w:asciiTheme="minorHAnsi" w:hAnsiTheme="minorHAnsi"/>
          <w:i w:val="0"/>
          <w:sz w:val="24"/>
        </w:rPr>
      </w:pPr>
      <w:r w:rsidRPr="009279D4">
        <w:rPr>
          <w:rFonts w:asciiTheme="minorHAnsi" w:hAnsiTheme="minorHAnsi"/>
          <w:i w:val="0"/>
          <w:sz w:val="24"/>
        </w:rPr>
        <w:t>This</w:t>
      </w:r>
      <w:r w:rsidRPr="009279D4">
        <w:rPr>
          <w:rFonts w:asciiTheme="minorHAnsi" w:hAnsiTheme="minorHAnsi"/>
          <w:i w:val="0"/>
          <w:spacing w:val="-1"/>
          <w:sz w:val="24"/>
        </w:rPr>
        <w:t xml:space="preserve"> </w:t>
      </w:r>
      <w:r w:rsidRPr="009279D4">
        <w:rPr>
          <w:rFonts w:asciiTheme="minorHAnsi" w:hAnsiTheme="minorHAnsi"/>
          <w:i w:val="0"/>
          <w:sz w:val="24"/>
        </w:rPr>
        <w:t>section</w:t>
      </w:r>
      <w:r w:rsidRPr="009279D4">
        <w:rPr>
          <w:rFonts w:asciiTheme="minorHAnsi" w:hAnsiTheme="minorHAnsi"/>
          <w:i w:val="0"/>
          <w:spacing w:val="-1"/>
          <w:sz w:val="24"/>
        </w:rPr>
        <w:t xml:space="preserve"> </w:t>
      </w:r>
      <w:r w:rsidRPr="009279D4">
        <w:rPr>
          <w:rFonts w:asciiTheme="minorHAnsi" w:hAnsiTheme="minorHAnsi"/>
          <w:i w:val="0"/>
          <w:sz w:val="24"/>
        </w:rPr>
        <w:t>describes</w:t>
      </w:r>
      <w:r w:rsidRPr="009279D4">
        <w:rPr>
          <w:rFonts w:asciiTheme="minorHAnsi" w:hAnsiTheme="minorHAnsi"/>
          <w:i w:val="0"/>
          <w:spacing w:val="-1"/>
          <w:sz w:val="24"/>
        </w:rPr>
        <w:t xml:space="preserve"> </w:t>
      </w:r>
      <w:r w:rsidRPr="009279D4">
        <w:rPr>
          <w:rFonts w:asciiTheme="minorHAnsi" w:hAnsiTheme="minorHAnsi"/>
          <w:i w:val="0"/>
          <w:sz w:val="24"/>
        </w:rPr>
        <w:t>the</w:t>
      </w:r>
      <w:r w:rsidRPr="009279D4">
        <w:rPr>
          <w:rFonts w:asciiTheme="minorHAnsi" w:hAnsiTheme="minorHAnsi"/>
          <w:i w:val="0"/>
          <w:spacing w:val="-1"/>
          <w:sz w:val="24"/>
        </w:rPr>
        <w:t xml:space="preserve"> </w:t>
      </w:r>
      <w:r w:rsidRPr="009279D4">
        <w:rPr>
          <w:rFonts w:asciiTheme="minorHAnsi" w:hAnsiTheme="minorHAnsi"/>
          <w:i w:val="0"/>
          <w:sz w:val="24"/>
        </w:rPr>
        <w:t>Cyber.gov</w:t>
      </w:r>
      <w:r w:rsidRPr="009279D4">
        <w:rPr>
          <w:rFonts w:asciiTheme="minorHAnsi" w:hAnsiTheme="minorHAnsi"/>
          <w:i w:val="0"/>
          <w:spacing w:val="-1"/>
          <w:sz w:val="24"/>
        </w:rPr>
        <w:t xml:space="preserve"> </w:t>
      </w:r>
      <w:r w:rsidRPr="009279D4">
        <w:rPr>
          <w:rFonts w:asciiTheme="minorHAnsi" w:hAnsiTheme="minorHAnsi"/>
          <w:i w:val="0"/>
          <w:sz w:val="24"/>
        </w:rPr>
        <w:t>approach</w:t>
      </w:r>
      <w:r w:rsidRPr="009279D4">
        <w:rPr>
          <w:rFonts w:asciiTheme="minorHAnsi" w:hAnsiTheme="minorHAnsi"/>
          <w:i w:val="0"/>
          <w:spacing w:val="-1"/>
          <w:sz w:val="24"/>
        </w:rPr>
        <w:t xml:space="preserve"> </w:t>
      </w:r>
      <w:r w:rsidRPr="009279D4">
        <w:rPr>
          <w:rFonts w:asciiTheme="minorHAnsi" w:hAnsiTheme="minorHAnsi"/>
          <w:i w:val="0"/>
          <w:sz w:val="24"/>
        </w:rPr>
        <w:t>to risk</w:t>
      </w:r>
      <w:r w:rsidRPr="009279D4">
        <w:rPr>
          <w:rFonts w:asciiTheme="minorHAnsi" w:hAnsiTheme="minorHAnsi"/>
          <w:i w:val="0"/>
          <w:spacing w:val="-1"/>
          <w:sz w:val="24"/>
        </w:rPr>
        <w:t xml:space="preserve"> management.</w:t>
      </w:r>
      <w:r w:rsidRPr="009279D4">
        <w:rPr>
          <w:rFonts w:asciiTheme="minorHAnsi" w:hAnsiTheme="minorHAnsi"/>
          <w:i w:val="0"/>
          <w:spacing w:val="59"/>
          <w:sz w:val="24"/>
        </w:rPr>
        <w:t xml:space="preserve"> </w:t>
      </w:r>
      <w:r w:rsidRPr="009279D4">
        <w:rPr>
          <w:rFonts w:asciiTheme="minorHAnsi" w:hAnsiTheme="minorHAnsi"/>
          <w:i w:val="0"/>
          <w:sz w:val="24"/>
        </w:rPr>
        <w:t>This</w:t>
      </w:r>
      <w:r w:rsidRPr="009279D4">
        <w:rPr>
          <w:rFonts w:asciiTheme="minorHAnsi" w:hAnsiTheme="minorHAnsi"/>
          <w:i w:val="0"/>
          <w:spacing w:val="-1"/>
          <w:sz w:val="24"/>
        </w:rPr>
        <w:t xml:space="preserve"> </w:t>
      </w:r>
      <w:r w:rsidRPr="009279D4">
        <w:rPr>
          <w:rFonts w:asciiTheme="minorHAnsi" w:hAnsiTheme="minorHAnsi"/>
          <w:i w:val="0"/>
          <w:sz w:val="24"/>
        </w:rPr>
        <w:t>section</w:t>
      </w:r>
      <w:r w:rsidRPr="009279D4">
        <w:rPr>
          <w:rFonts w:asciiTheme="minorHAnsi" w:hAnsiTheme="minorHAnsi"/>
          <w:i w:val="0"/>
          <w:spacing w:val="-1"/>
          <w:sz w:val="24"/>
        </w:rPr>
        <w:t xml:space="preserve"> </w:t>
      </w:r>
      <w:r w:rsidRPr="009279D4">
        <w:rPr>
          <w:rFonts w:asciiTheme="minorHAnsi" w:hAnsiTheme="minorHAnsi"/>
          <w:i w:val="0"/>
          <w:sz w:val="24"/>
        </w:rPr>
        <w:t>includes</w:t>
      </w:r>
      <w:r w:rsidRPr="009279D4">
        <w:rPr>
          <w:rFonts w:asciiTheme="minorHAnsi" w:hAnsiTheme="minorHAnsi"/>
          <w:i w:val="0"/>
          <w:spacing w:val="-1"/>
          <w:sz w:val="24"/>
        </w:rPr>
        <w:t xml:space="preserve"> </w:t>
      </w:r>
      <w:r w:rsidRPr="009279D4">
        <w:rPr>
          <w:rFonts w:asciiTheme="minorHAnsi" w:hAnsiTheme="minorHAnsi"/>
          <w:i w:val="0"/>
          <w:sz w:val="24"/>
        </w:rPr>
        <w:t>a</w:t>
      </w:r>
      <w:r w:rsidRPr="009279D4">
        <w:rPr>
          <w:rFonts w:asciiTheme="minorHAnsi" w:hAnsiTheme="minorHAnsi"/>
          <w:i w:val="0"/>
          <w:spacing w:val="28"/>
          <w:sz w:val="24"/>
        </w:rPr>
        <w:t xml:space="preserve"> </w:t>
      </w:r>
      <w:r w:rsidRPr="009279D4">
        <w:rPr>
          <w:rFonts w:asciiTheme="minorHAnsi" w:hAnsiTheme="minorHAnsi"/>
          <w:i w:val="0"/>
          <w:sz w:val="24"/>
        </w:rPr>
        <w:t>definition of</w:t>
      </w:r>
      <w:r w:rsidRPr="009279D4">
        <w:rPr>
          <w:rFonts w:asciiTheme="minorHAnsi" w:hAnsiTheme="minorHAnsi"/>
          <w:i w:val="0"/>
          <w:spacing w:val="-2"/>
          <w:sz w:val="24"/>
        </w:rPr>
        <w:t xml:space="preserve"> </w:t>
      </w:r>
      <w:r w:rsidRPr="009279D4">
        <w:rPr>
          <w:rFonts w:asciiTheme="minorHAnsi" w:hAnsiTheme="minorHAnsi"/>
          <w:i w:val="0"/>
          <w:sz w:val="24"/>
        </w:rPr>
        <w:t xml:space="preserve">risk </w:t>
      </w:r>
      <w:r w:rsidRPr="009279D4">
        <w:rPr>
          <w:rFonts w:asciiTheme="minorHAnsi" w:hAnsiTheme="minorHAnsi"/>
          <w:i w:val="0"/>
          <w:spacing w:val="-1"/>
          <w:sz w:val="24"/>
        </w:rPr>
        <w:t>management</w:t>
      </w:r>
      <w:r w:rsidRPr="009279D4">
        <w:rPr>
          <w:rFonts w:asciiTheme="minorHAnsi" w:hAnsiTheme="minorHAnsi"/>
          <w:i w:val="0"/>
          <w:sz w:val="24"/>
        </w:rPr>
        <w:t xml:space="preserve"> as it applies</w:t>
      </w:r>
      <w:r w:rsidRPr="009279D4">
        <w:rPr>
          <w:rFonts w:asciiTheme="minorHAnsi" w:hAnsiTheme="minorHAnsi"/>
          <w:i w:val="0"/>
          <w:spacing w:val="-2"/>
          <w:sz w:val="24"/>
        </w:rPr>
        <w:t xml:space="preserve"> </w:t>
      </w:r>
      <w:r w:rsidRPr="009279D4">
        <w:rPr>
          <w:rFonts w:asciiTheme="minorHAnsi" w:hAnsiTheme="minorHAnsi"/>
          <w:i w:val="0"/>
          <w:sz w:val="24"/>
        </w:rPr>
        <w:t>to</w:t>
      </w:r>
      <w:r w:rsidRPr="009279D4">
        <w:rPr>
          <w:rFonts w:asciiTheme="minorHAnsi" w:hAnsiTheme="minorHAnsi"/>
          <w:i w:val="0"/>
          <w:spacing w:val="-1"/>
          <w:sz w:val="24"/>
        </w:rPr>
        <w:t xml:space="preserve"> </w:t>
      </w:r>
      <w:r w:rsidRPr="009279D4">
        <w:rPr>
          <w:rFonts w:asciiTheme="minorHAnsi" w:hAnsiTheme="minorHAnsi"/>
          <w:i w:val="0"/>
          <w:sz w:val="24"/>
        </w:rPr>
        <w:t>the</w:t>
      </w:r>
      <w:r w:rsidRPr="009279D4">
        <w:rPr>
          <w:rFonts w:asciiTheme="minorHAnsi" w:hAnsiTheme="minorHAnsi"/>
          <w:i w:val="0"/>
          <w:spacing w:val="-1"/>
          <w:sz w:val="24"/>
        </w:rPr>
        <w:t xml:space="preserve"> </w:t>
      </w:r>
      <w:r w:rsidRPr="009279D4">
        <w:rPr>
          <w:rFonts w:asciiTheme="minorHAnsi" w:hAnsiTheme="minorHAnsi"/>
          <w:i w:val="0"/>
          <w:sz w:val="24"/>
        </w:rPr>
        <w:t>Cyber.gov program</w:t>
      </w:r>
      <w:r w:rsidRPr="009279D4">
        <w:rPr>
          <w:rFonts w:asciiTheme="minorHAnsi" w:hAnsiTheme="minorHAnsi"/>
          <w:i w:val="0"/>
          <w:spacing w:val="-3"/>
          <w:sz w:val="24"/>
        </w:rPr>
        <w:t xml:space="preserve"> </w:t>
      </w:r>
      <w:r w:rsidRPr="009279D4">
        <w:rPr>
          <w:rFonts w:asciiTheme="minorHAnsi" w:hAnsiTheme="minorHAnsi"/>
          <w:i w:val="0"/>
          <w:sz w:val="24"/>
        </w:rPr>
        <w:t>and</w:t>
      </w:r>
      <w:r w:rsidRPr="009279D4">
        <w:rPr>
          <w:rFonts w:asciiTheme="minorHAnsi" w:hAnsiTheme="minorHAnsi"/>
          <w:i w:val="0"/>
          <w:spacing w:val="27"/>
          <w:sz w:val="24"/>
        </w:rPr>
        <w:t xml:space="preserve"> </w:t>
      </w:r>
      <w:r w:rsidRPr="009279D4">
        <w:rPr>
          <w:rFonts w:asciiTheme="minorHAnsi" w:hAnsiTheme="minorHAnsi"/>
          <w:i w:val="0"/>
          <w:sz w:val="24"/>
        </w:rPr>
        <w:t>provides</w:t>
      </w:r>
      <w:r w:rsidRPr="009279D4">
        <w:rPr>
          <w:rFonts w:asciiTheme="minorHAnsi" w:hAnsiTheme="minorHAnsi"/>
          <w:i w:val="0"/>
          <w:spacing w:val="-1"/>
          <w:sz w:val="24"/>
        </w:rPr>
        <w:t xml:space="preserve"> </w:t>
      </w:r>
      <w:r w:rsidRPr="009279D4">
        <w:rPr>
          <w:rFonts w:asciiTheme="minorHAnsi" w:hAnsiTheme="minorHAnsi"/>
          <w:i w:val="0"/>
          <w:sz w:val="24"/>
        </w:rPr>
        <w:t>an</w:t>
      </w:r>
      <w:r w:rsidRPr="009279D4">
        <w:rPr>
          <w:rFonts w:asciiTheme="minorHAnsi" w:hAnsiTheme="minorHAnsi"/>
          <w:i w:val="0"/>
          <w:spacing w:val="-1"/>
          <w:sz w:val="24"/>
        </w:rPr>
        <w:t xml:space="preserve"> </w:t>
      </w:r>
      <w:r w:rsidRPr="009279D4">
        <w:rPr>
          <w:rFonts w:asciiTheme="minorHAnsi" w:hAnsiTheme="minorHAnsi"/>
          <w:i w:val="0"/>
          <w:sz w:val="24"/>
        </w:rPr>
        <w:t>overview</w:t>
      </w:r>
      <w:r w:rsidRPr="009279D4">
        <w:rPr>
          <w:rFonts w:asciiTheme="minorHAnsi" w:hAnsiTheme="minorHAnsi"/>
          <w:i w:val="0"/>
          <w:spacing w:val="-1"/>
          <w:sz w:val="24"/>
        </w:rPr>
        <w:t xml:space="preserve"> </w:t>
      </w:r>
      <w:r w:rsidRPr="009279D4">
        <w:rPr>
          <w:rFonts w:asciiTheme="minorHAnsi" w:hAnsiTheme="minorHAnsi"/>
          <w:i w:val="0"/>
          <w:sz w:val="24"/>
        </w:rPr>
        <w:t>of</w:t>
      </w:r>
      <w:r w:rsidRPr="009279D4">
        <w:rPr>
          <w:rFonts w:asciiTheme="minorHAnsi" w:hAnsiTheme="minorHAnsi"/>
          <w:i w:val="0"/>
          <w:spacing w:val="-1"/>
          <w:sz w:val="24"/>
        </w:rPr>
        <w:t xml:space="preserve"> </w:t>
      </w:r>
      <w:r w:rsidRPr="009279D4">
        <w:rPr>
          <w:rFonts w:asciiTheme="minorHAnsi" w:hAnsiTheme="minorHAnsi"/>
          <w:i w:val="0"/>
          <w:sz w:val="24"/>
        </w:rPr>
        <w:t>the</w:t>
      </w:r>
      <w:r w:rsidRPr="009279D4">
        <w:rPr>
          <w:rFonts w:asciiTheme="minorHAnsi" w:hAnsiTheme="minorHAnsi"/>
          <w:i w:val="0"/>
          <w:spacing w:val="-1"/>
          <w:sz w:val="24"/>
        </w:rPr>
        <w:t xml:space="preserve"> </w:t>
      </w:r>
      <w:r w:rsidRPr="009279D4">
        <w:rPr>
          <w:rFonts w:asciiTheme="minorHAnsi" w:hAnsiTheme="minorHAnsi"/>
          <w:i w:val="0"/>
          <w:sz w:val="24"/>
        </w:rPr>
        <w:t>risk</w:t>
      </w:r>
      <w:r w:rsidRPr="009279D4">
        <w:rPr>
          <w:rFonts w:asciiTheme="minorHAnsi" w:hAnsiTheme="minorHAnsi"/>
          <w:i w:val="0"/>
          <w:spacing w:val="-1"/>
          <w:sz w:val="24"/>
        </w:rPr>
        <w:t xml:space="preserve"> management </w:t>
      </w:r>
      <w:r w:rsidRPr="009279D4">
        <w:rPr>
          <w:rFonts w:asciiTheme="minorHAnsi" w:hAnsiTheme="minorHAnsi"/>
          <w:i w:val="0"/>
          <w:sz w:val="24"/>
        </w:rPr>
        <w:t>processes and procedures.</w:t>
      </w:r>
      <w:r w:rsidRPr="009279D4">
        <w:rPr>
          <w:rFonts w:asciiTheme="minorHAnsi" w:hAnsiTheme="minorHAnsi"/>
          <w:i w:val="0"/>
          <w:spacing w:val="60"/>
          <w:sz w:val="24"/>
        </w:rPr>
        <w:t xml:space="preserve"> </w:t>
      </w:r>
      <w:r w:rsidRPr="009279D4">
        <w:rPr>
          <w:rFonts w:asciiTheme="minorHAnsi" w:hAnsiTheme="minorHAnsi"/>
          <w:i w:val="0"/>
          <w:sz w:val="24"/>
        </w:rPr>
        <w:t>It also describes the</w:t>
      </w:r>
      <w:r w:rsidRPr="009279D4">
        <w:rPr>
          <w:rFonts w:asciiTheme="minorHAnsi" w:hAnsiTheme="minorHAnsi"/>
          <w:i w:val="0"/>
          <w:spacing w:val="27"/>
          <w:sz w:val="24"/>
        </w:rPr>
        <w:t xml:space="preserve"> </w:t>
      </w:r>
      <w:r w:rsidRPr="009279D4">
        <w:rPr>
          <w:rFonts w:asciiTheme="minorHAnsi" w:hAnsiTheme="minorHAnsi"/>
          <w:i w:val="0"/>
          <w:sz w:val="24"/>
        </w:rPr>
        <w:t>relationship</w:t>
      </w:r>
      <w:r w:rsidRPr="009279D4">
        <w:rPr>
          <w:rFonts w:asciiTheme="minorHAnsi" w:hAnsiTheme="minorHAnsi"/>
          <w:i w:val="0"/>
          <w:spacing w:val="-1"/>
          <w:sz w:val="24"/>
        </w:rPr>
        <w:t xml:space="preserve"> </w:t>
      </w:r>
      <w:r w:rsidRPr="009279D4">
        <w:rPr>
          <w:rFonts w:asciiTheme="minorHAnsi" w:hAnsiTheme="minorHAnsi"/>
          <w:i w:val="0"/>
          <w:sz w:val="24"/>
        </w:rPr>
        <w:t>of</w:t>
      </w:r>
      <w:r w:rsidRPr="009279D4">
        <w:rPr>
          <w:rFonts w:asciiTheme="minorHAnsi" w:hAnsiTheme="minorHAnsi"/>
          <w:i w:val="0"/>
          <w:spacing w:val="-1"/>
          <w:sz w:val="24"/>
        </w:rPr>
        <w:t xml:space="preserve"> </w:t>
      </w:r>
      <w:r w:rsidRPr="009279D4">
        <w:rPr>
          <w:rFonts w:asciiTheme="minorHAnsi" w:hAnsiTheme="minorHAnsi"/>
          <w:i w:val="0"/>
          <w:sz w:val="24"/>
        </w:rPr>
        <w:t>risk</w:t>
      </w:r>
      <w:r w:rsidRPr="009279D4">
        <w:rPr>
          <w:rFonts w:asciiTheme="minorHAnsi" w:hAnsiTheme="minorHAnsi"/>
          <w:i w:val="0"/>
          <w:spacing w:val="-1"/>
          <w:sz w:val="24"/>
        </w:rPr>
        <w:t xml:space="preserve"> management </w:t>
      </w:r>
      <w:r w:rsidRPr="009279D4">
        <w:rPr>
          <w:rFonts w:asciiTheme="minorHAnsi" w:hAnsiTheme="minorHAnsi"/>
          <w:i w:val="0"/>
          <w:sz w:val="24"/>
        </w:rPr>
        <w:t>to</w:t>
      </w:r>
      <w:r w:rsidRPr="009279D4">
        <w:rPr>
          <w:rFonts w:asciiTheme="minorHAnsi" w:hAnsiTheme="minorHAnsi"/>
          <w:i w:val="0"/>
          <w:spacing w:val="-1"/>
          <w:sz w:val="24"/>
        </w:rPr>
        <w:t xml:space="preserve"> </w:t>
      </w:r>
      <w:r w:rsidRPr="009279D4">
        <w:rPr>
          <w:rFonts w:asciiTheme="minorHAnsi" w:hAnsiTheme="minorHAnsi"/>
          <w:i w:val="0"/>
          <w:sz w:val="24"/>
        </w:rPr>
        <w:t xml:space="preserve">other program </w:t>
      </w:r>
      <w:r w:rsidRPr="009279D4">
        <w:rPr>
          <w:rFonts w:asciiTheme="minorHAnsi" w:hAnsiTheme="minorHAnsi"/>
          <w:i w:val="0"/>
          <w:spacing w:val="-1"/>
          <w:sz w:val="24"/>
        </w:rPr>
        <w:t>management</w:t>
      </w:r>
      <w:r w:rsidRPr="009279D4">
        <w:rPr>
          <w:rFonts w:asciiTheme="minorHAnsi" w:hAnsiTheme="minorHAnsi"/>
          <w:i w:val="0"/>
          <w:sz w:val="24"/>
        </w:rPr>
        <w:t xml:space="preserve"> functions.</w:t>
      </w:r>
    </w:p>
    <w:p w14:paraId="61666435" w14:textId="14885E89" w:rsidR="00D55587" w:rsidRPr="00D55587" w:rsidRDefault="00314CD4" w:rsidP="00D55587">
      <w:pPr>
        <w:pStyle w:val="Heading3"/>
        <w:numPr>
          <w:ilvl w:val="0"/>
          <w:numId w:val="0"/>
        </w:numPr>
        <w:ind w:left="810" w:firstLine="630"/>
        <w:rPr>
          <w:b w:val="0"/>
          <w:bCs/>
        </w:rPr>
      </w:pPr>
      <w:bookmarkStart w:id="981" w:name="_Toc433814921"/>
      <w:r>
        <w:rPr>
          <w:rFonts w:asciiTheme="minorHAnsi" w:hAnsiTheme="minorHAnsi"/>
          <w:sz w:val="24"/>
        </w:rPr>
        <w:lastRenderedPageBreak/>
        <w:t>5.2.3</w:t>
      </w:r>
      <w:r w:rsidR="00D55587" w:rsidRPr="00D55587">
        <w:rPr>
          <w:rFonts w:asciiTheme="minorHAnsi" w:hAnsiTheme="minorHAnsi"/>
          <w:sz w:val="24"/>
        </w:rPr>
        <w:t>.</w:t>
      </w:r>
      <w:r w:rsidR="002B7C65">
        <w:rPr>
          <w:rFonts w:asciiTheme="minorHAnsi" w:hAnsiTheme="minorHAnsi"/>
          <w:sz w:val="24"/>
        </w:rPr>
        <w:t>2</w:t>
      </w:r>
      <w:r w:rsidR="00D55587" w:rsidRPr="00D55587">
        <w:rPr>
          <w:sz w:val="24"/>
        </w:rPr>
        <w:t xml:space="preserve"> </w:t>
      </w:r>
      <w:r w:rsidR="00D55587" w:rsidRPr="00D55587">
        <w:rPr>
          <w:rFonts w:asciiTheme="minorHAnsi" w:hAnsiTheme="minorHAnsi"/>
          <w:sz w:val="24"/>
        </w:rPr>
        <w:t>Risk Management Program Objectives</w:t>
      </w:r>
      <w:bookmarkEnd w:id="981"/>
    </w:p>
    <w:p w14:paraId="301F3E6A" w14:textId="77777777" w:rsidR="00D55587" w:rsidRPr="009279D4" w:rsidRDefault="00D55587" w:rsidP="00D55587">
      <w:pPr>
        <w:pStyle w:val="BodyText"/>
        <w:spacing w:before="0"/>
        <w:ind w:right="130"/>
        <w:rPr>
          <w:rFonts w:asciiTheme="minorHAnsi" w:hAnsiTheme="minorHAnsi"/>
          <w:i w:val="0"/>
          <w:sz w:val="24"/>
        </w:rPr>
      </w:pPr>
      <w:r w:rsidRPr="009279D4">
        <w:rPr>
          <w:rFonts w:asciiTheme="minorHAnsi" w:hAnsiTheme="minorHAnsi"/>
          <w:i w:val="0"/>
          <w:sz w:val="24"/>
        </w:rPr>
        <w:t xml:space="preserve">Risk </w:t>
      </w:r>
      <w:r w:rsidRPr="009279D4">
        <w:rPr>
          <w:rFonts w:asciiTheme="minorHAnsi" w:hAnsiTheme="minorHAnsi"/>
          <w:i w:val="0"/>
          <w:spacing w:val="-1"/>
          <w:sz w:val="24"/>
        </w:rPr>
        <w:t>management</w:t>
      </w:r>
      <w:r w:rsidRPr="009279D4">
        <w:rPr>
          <w:rFonts w:asciiTheme="minorHAnsi" w:hAnsiTheme="minorHAnsi"/>
          <w:i w:val="0"/>
          <w:sz w:val="24"/>
        </w:rPr>
        <w:t xml:space="preserve"> shares </w:t>
      </w:r>
      <w:r w:rsidRPr="009279D4">
        <w:rPr>
          <w:rFonts w:asciiTheme="minorHAnsi" w:hAnsiTheme="minorHAnsi"/>
          <w:i w:val="0"/>
          <w:spacing w:val="-1"/>
          <w:sz w:val="24"/>
        </w:rPr>
        <w:t>many</w:t>
      </w:r>
      <w:r w:rsidRPr="009279D4">
        <w:rPr>
          <w:rFonts w:asciiTheme="minorHAnsi" w:hAnsiTheme="minorHAnsi"/>
          <w:i w:val="0"/>
          <w:sz w:val="24"/>
        </w:rPr>
        <w:t xml:space="preserve"> of the </w:t>
      </w:r>
      <w:r w:rsidRPr="009279D4">
        <w:rPr>
          <w:rFonts w:asciiTheme="minorHAnsi" w:hAnsiTheme="minorHAnsi"/>
          <w:i w:val="0"/>
          <w:spacing w:val="-1"/>
          <w:sz w:val="24"/>
        </w:rPr>
        <w:t>same</w:t>
      </w:r>
      <w:r w:rsidRPr="009279D4">
        <w:rPr>
          <w:rFonts w:asciiTheme="minorHAnsi" w:hAnsiTheme="minorHAnsi"/>
          <w:i w:val="0"/>
          <w:sz w:val="24"/>
        </w:rPr>
        <w:t xml:space="preserve"> activities as program</w:t>
      </w:r>
      <w:r w:rsidRPr="009279D4">
        <w:rPr>
          <w:rFonts w:asciiTheme="minorHAnsi" w:hAnsiTheme="minorHAnsi"/>
          <w:i w:val="0"/>
          <w:spacing w:val="-2"/>
          <w:sz w:val="24"/>
        </w:rPr>
        <w:t xml:space="preserve"> </w:t>
      </w:r>
      <w:r w:rsidRPr="009279D4">
        <w:rPr>
          <w:rFonts w:asciiTheme="minorHAnsi" w:hAnsiTheme="minorHAnsi"/>
          <w:i w:val="0"/>
          <w:spacing w:val="-1"/>
          <w:sz w:val="24"/>
        </w:rPr>
        <w:t>management,</w:t>
      </w:r>
      <w:r w:rsidRPr="009279D4">
        <w:rPr>
          <w:rFonts w:asciiTheme="minorHAnsi" w:hAnsiTheme="minorHAnsi"/>
          <w:i w:val="0"/>
          <w:sz w:val="24"/>
        </w:rPr>
        <w:t xml:space="preserve"> including</w:t>
      </w:r>
      <w:r w:rsidRPr="009279D4">
        <w:rPr>
          <w:rFonts w:asciiTheme="minorHAnsi" w:hAnsiTheme="minorHAnsi"/>
          <w:i w:val="0"/>
          <w:spacing w:val="37"/>
          <w:sz w:val="24"/>
        </w:rPr>
        <w:t xml:space="preserve"> </w:t>
      </w:r>
      <w:r w:rsidRPr="009279D4">
        <w:rPr>
          <w:rFonts w:asciiTheme="minorHAnsi" w:hAnsiTheme="minorHAnsi"/>
          <w:i w:val="0"/>
          <w:sz w:val="24"/>
        </w:rPr>
        <w:t xml:space="preserve">planning, </w:t>
      </w:r>
      <w:r w:rsidRPr="009279D4">
        <w:rPr>
          <w:rFonts w:asciiTheme="minorHAnsi" w:hAnsiTheme="minorHAnsi"/>
          <w:i w:val="0"/>
          <w:spacing w:val="-1"/>
          <w:sz w:val="24"/>
        </w:rPr>
        <w:t>staffing,</w:t>
      </w:r>
      <w:r w:rsidRPr="009279D4">
        <w:rPr>
          <w:rFonts w:asciiTheme="minorHAnsi" w:hAnsiTheme="minorHAnsi"/>
          <w:i w:val="0"/>
          <w:sz w:val="24"/>
        </w:rPr>
        <w:t xml:space="preserve"> directing and controlling.  Risk</w:t>
      </w:r>
      <w:r w:rsidRPr="009279D4">
        <w:rPr>
          <w:rFonts w:asciiTheme="minorHAnsi" w:hAnsiTheme="minorHAnsi"/>
          <w:i w:val="0"/>
          <w:spacing w:val="-3"/>
          <w:sz w:val="24"/>
        </w:rPr>
        <w:t xml:space="preserve"> </w:t>
      </w:r>
      <w:r w:rsidRPr="009279D4">
        <w:rPr>
          <w:rFonts w:asciiTheme="minorHAnsi" w:hAnsiTheme="minorHAnsi"/>
          <w:i w:val="0"/>
          <w:spacing w:val="-1"/>
          <w:sz w:val="24"/>
        </w:rPr>
        <w:t>management</w:t>
      </w:r>
      <w:r w:rsidRPr="009279D4">
        <w:rPr>
          <w:rFonts w:asciiTheme="minorHAnsi" w:hAnsiTheme="minorHAnsi"/>
          <w:i w:val="0"/>
          <w:sz w:val="24"/>
        </w:rPr>
        <w:t xml:space="preserve"> shares the </w:t>
      </w:r>
      <w:r w:rsidRPr="009279D4">
        <w:rPr>
          <w:rFonts w:asciiTheme="minorHAnsi" w:hAnsiTheme="minorHAnsi"/>
          <w:i w:val="0"/>
          <w:spacing w:val="-1"/>
          <w:sz w:val="24"/>
        </w:rPr>
        <w:t>same</w:t>
      </w:r>
      <w:r w:rsidRPr="009279D4">
        <w:rPr>
          <w:rFonts w:asciiTheme="minorHAnsi" w:hAnsiTheme="minorHAnsi"/>
          <w:i w:val="0"/>
          <w:sz w:val="24"/>
        </w:rPr>
        <w:t xml:space="preserve"> goal – ensuring</w:t>
      </w:r>
      <w:r w:rsidRPr="009279D4">
        <w:rPr>
          <w:rFonts w:asciiTheme="minorHAnsi" w:hAnsiTheme="minorHAnsi"/>
          <w:i w:val="0"/>
          <w:spacing w:val="33"/>
          <w:sz w:val="24"/>
        </w:rPr>
        <w:t xml:space="preserve"> </w:t>
      </w:r>
      <w:r w:rsidRPr="009279D4">
        <w:rPr>
          <w:rFonts w:asciiTheme="minorHAnsi" w:hAnsiTheme="minorHAnsi"/>
          <w:i w:val="0"/>
          <w:sz w:val="24"/>
        </w:rPr>
        <w:t>that</w:t>
      </w:r>
      <w:r w:rsidRPr="009279D4">
        <w:rPr>
          <w:rFonts w:asciiTheme="minorHAnsi" w:hAnsiTheme="minorHAnsi"/>
          <w:i w:val="0"/>
          <w:spacing w:val="-1"/>
          <w:sz w:val="24"/>
        </w:rPr>
        <w:t xml:space="preserve"> </w:t>
      </w:r>
      <w:r w:rsidRPr="009279D4">
        <w:rPr>
          <w:rFonts w:asciiTheme="minorHAnsi" w:hAnsiTheme="minorHAnsi"/>
          <w:i w:val="0"/>
          <w:sz w:val="24"/>
        </w:rPr>
        <w:t>the</w:t>
      </w:r>
      <w:r w:rsidRPr="009279D4">
        <w:rPr>
          <w:rFonts w:asciiTheme="minorHAnsi" w:hAnsiTheme="minorHAnsi"/>
          <w:i w:val="0"/>
          <w:spacing w:val="-1"/>
          <w:sz w:val="24"/>
        </w:rPr>
        <w:t xml:space="preserve"> </w:t>
      </w:r>
      <w:r w:rsidRPr="009279D4">
        <w:rPr>
          <w:rFonts w:asciiTheme="minorHAnsi" w:hAnsiTheme="minorHAnsi"/>
          <w:i w:val="0"/>
          <w:sz w:val="24"/>
        </w:rPr>
        <w:t>program</w:t>
      </w:r>
      <w:r w:rsidRPr="009279D4">
        <w:rPr>
          <w:rFonts w:asciiTheme="minorHAnsi" w:hAnsiTheme="minorHAnsi"/>
          <w:i w:val="0"/>
          <w:spacing w:val="-1"/>
          <w:sz w:val="24"/>
        </w:rPr>
        <w:t xml:space="preserve"> </w:t>
      </w:r>
      <w:r w:rsidRPr="009279D4">
        <w:rPr>
          <w:rFonts w:asciiTheme="minorHAnsi" w:hAnsiTheme="minorHAnsi"/>
          <w:i w:val="0"/>
          <w:sz w:val="24"/>
        </w:rPr>
        <w:t>are</w:t>
      </w:r>
      <w:r w:rsidRPr="009279D4">
        <w:rPr>
          <w:rFonts w:asciiTheme="minorHAnsi" w:hAnsiTheme="minorHAnsi"/>
          <w:i w:val="0"/>
          <w:spacing w:val="-1"/>
          <w:sz w:val="24"/>
        </w:rPr>
        <w:t xml:space="preserve"> </w:t>
      </w:r>
      <w:r w:rsidRPr="009279D4">
        <w:rPr>
          <w:rFonts w:asciiTheme="minorHAnsi" w:hAnsiTheme="minorHAnsi"/>
          <w:i w:val="0"/>
          <w:sz w:val="24"/>
        </w:rPr>
        <w:t>delivered</w:t>
      </w:r>
      <w:r w:rsidRPr="009279D4">
        <w:rPr>
          <w:rFonts w:asciiTheme="minorHAnsi" w:hAnsiTheme="minorHAnsi"/>
          <w:i w:val="0"/>
          <w:spacing w:val="-1"/>
          <w:sz w:val="24"/>
        </w:rPr>
        <w:t xml:space="preserve"> </w:t>
      </w:r>
      <w:r w:rsidRPr="009279D4">
        <w:rPr>
          <w:rFonts w:asciiTheme="minorHAnsi" w:hAnsiTheme="minorHAnsi"/>
          <w:i w:val="0"/>
          <w:sz w:val="24"/>
        </w:rPr>
        <w:t>on</w:t>
      </w:r>
      <w:r w:rsidRPr="009279D4">
        <w:rPr>
          <w:rFonts w:asciiTheme="minorHAnsi" w:hAnsiTheme="minorHAnsi"/>
          <w:i w:val="0"/>
          <w:spacing w:val="-1"/>
          <w:sz w:val="24"/>
        </w:rPr>
        <w:t xml:space="preserve"> </w:t>
      </w:r>
      <w:r w:rsidRPr="009279D4">
        <w:rPr>
          <w:rFonts w:asciiTheme="minorHAnsi" w:hAnsiTheme="minorHAnsi"/>
          <w:i w:val="0"/>
          <w:sz w:val="24"/>
        </w:rPr>
        <w:t>time,</w:t>
      </w:r>
      <w:r w:rsidRPr="009279D4">
        <w:rPr>
          <w:rFonts w:asciiTheme="minorHAnsi" w:hAnsiTheme="minorHAnsi"/>
          <w:i w:val="0"/>
          <w:spacing w:val="-1"/>
          <w:sz w:val="24"/>
        </w:rPr>
        <w:t xml:space="preserve"> </w:t>
      </w:r>
      <w:r w:rsidRPr="009279D4">
        <w:rPr>
          <w:rFonts w:asciiTheme="minorHAnsi" w:hAnsiTheme="minorHAnsi"/>
          <w:i w:val="0"/>
          <w:sz w:val="24"/>
        </w:rPr>
        <w:t>within</w:t>
      </w:r>
      <w:r w:rsidRPr="009279D4">
        <w:rPr>
          <w:rFonts w:asciiTheme="minorHAnsi" w:hAnsiTheme="minorHAnsi"/>
          <w:i w:val="0"/>
          <w:spacing w:val="-1"/>
          <w:sz w:val="24"/>
        </w:rPr>
        <w:t xml:space="preserve"> cost, and in compliance with the </w:t>
      </w:r>
      <w:r w:rsidRPr="009279D4">
        <w:rPr>
          <w:rFonts w:asciiTheme="minorHAnsi" w:hAnsiTheme="minorHAnsi"/>
          <w:i w:val="0"/>
          <w:spacing w:val="-2"/>
          <w:sz w:val="24"/>
        </w:rPr>
        <w:t>program’s</w:t>
      </w:r>
      <w:r w:rsidRPr="009279D4">
        <w:rPr>
          <w:rFonts w:asciiTheme="minorHAnsi" w:hAnsiTheme="minorHAnsi"/>
          <w:i w:val="0"/>
          <w:spacing w:val="28"/>
          <w:sz w:val="24"/>
        </w:rPr>
        <w:t xml:space="preserve"> </w:t>
      </w:r>
      <w:r w:rsidRPr="009279D4">
        <w:rPr>
          <w:rFonts w:asciiTheme="minorHAnsi" w:hAnsiTheme="minorHAnsi"/>
          <w:i w:val="0"/>
          <w:spacing w:val="-1"/>
          <w:sz w:val="24"/>
        </w:rPr>
        <w:t>performance</w:t>
      </w:r>
      <w:r w:rsidRPr="009279D4">
        <w:rPr>
          <w:rFonts w:asciiTheme="minorHAnsi" w:hAnsiTheme="minorHAnsi"/>
          <w:i w:val="0"/>
          <w:sz w:val="24"/>
        </w:rPr>
        <w:t xml:space="preserve"> goals.  Therefore, risk </w:t>
      </w:r>
      <w:r w:rsidRPr="009279D4">
        <w:rPr>
          <w:rFonts w:asciiTheme="minorHAnsi" w:hAnsiTheme="minorHAnsi"/>
          <w:i w:val="0"/>
          <w:spacing w:val="-1"/>
          <w:sz w:val="24"/>
        </w:rPr>
        <w:t xml:space="preserve">management </w:t>
      </w:r>
      <w:r w:rsidRPr="009279D4">
        <w:rPr>
          <w:rFonts w:asciiTheme="minorHAnsi" w:hAnsiTheme="minorHAnsi"/>
          <w:i w:val="0"/>
          <w:sz w:val="24"/>
        </w:rPr>
        <w:t xml:space="preserve">is </w:t>
      </w:r>
      <w:r w:rsidRPr="009279D4">
        <w:rPr>
          <w:rFonts w:asciiTheme="minorHAnsi" w:hAnsiTheme="minorHAnsi"/>
          <w:i w:val="0"/>
          <w:spacing w:val="-1"/>
          <w:sz w:val="24"/>
        </w:rPr>
        <w:t>most</w:t>
      </w:r>
      <w:r w:rsidRPr="009279D4">
        <w:rPr>
          <w:rFonts w:asciiTheme="minorHAnsi" w:hAnsiTheme="minorHAnsi"/>
          <w:i w:val="0"/>
          <w:sz w:val="24"/>
        </w:rPr>
        <w:t xml:space="preserve"> </w:t>
      </w:r>
      <w:r w:rsidRPr="009279D4">
        <w:rPr>
          <w:rFonts w:asciiTheme="minorHAnsi" w:hAnsiTheme="minorHAnsi"/>
          <w:i w:val="0"/>
          <w:spacing w:val="-1"/>
          <w:sz w:val="24"/>
        </w:rPr>
        <w:t>successfully</w:t>
      </w:r>
      <w:r w:rsidRPr="009279D4">
        <w:rPr>
          <w:rFonts w:asciiTheme="minorHAnsi" w:hAnsiTheme="minorHAnsi"/>
          <w:i w:val="0"/>
          <w:sz w:val="24"/>
        </w:rPr>
        <w:t xml:space="preserve"> </w:t>
      </w:r>
      <w:r w:rsidRPr="009279D4">
        <w:rPr>
          <w:rFonts w:asciiTheme="minorHAnsi" w:hAnsiTheme="minorHAnsi"/>
          <w:i w:val="0"/>
          <w:spacing w:val="-1"/>
          <w:sz w:val="24"/>
        </w:rPr>
        <w:t>implemented</w:t>
      </w:r>
      <w:r w:rsidRPr="009279D4">
        <w:rPr>
          <w:rFonts w:asciiTheme="minorHAnsi" w:hAnsiTheme="minorHAnsi"/>
          <w:i w:val="0"/>
          <w:sz w:val="24"/>
        </w:rPr>
        <w:t xml:space="preserve"> when it is</w:t>
      </w:r>
      <w:r w:rsidRPr="009279D4">
        <w:rPr>
          <w:rFonts w:asciiTheme="minorHAnsi" w:hAnsiTheme="minorHAnsi"/>
          <w:i w:val="0"/>
          <w:spacing w:val="71"/>
          <w:sz w:val="24"/>
        </w:rPr>
        <w:t xml:space="preserve"> </w:t>
      </w:r>
      <w:r w:rsidRPr="009279D4">
        <w:rPr>
          <w:rFonts w:asciiTheme="minorHAnsi" w:hAnsiTheme="minorHAnsi"/>
          <w:i w:val="0"/>
          <w:sz w:val="24"/>
        </w:rPr>
        <w:t>integrated into the existing program</w:t>
      </w:r>
      <w:r w:rsidRPr="009279D4">
        <w:rPr>
          <w:rFonts w:asciiTheme="minorHAnsi" w:hAnsiTheme="minorHAnsi"/>
          <w:i w:val="0"/>
          <w:spacing w:val="-2"/>
          <w:sz w:val="24"/>
        </w:rPr>
        <w:t xml:space="preserve"> </w:t>
      </w:r>
      <w:r w:rsidRPr="009279D4">
        <w:rPr>
          <w:rFonts w:asciiTheme="minorHAnsi" w:hAnsiTheme="minorHAnsi"/>
          <w:i w:val="0"/>
          <w:spacing w:val="-1"/>
          <w:sz w:val="24"/>
        </w:rPr>
        <w:t>management</w:t>
      </w:r>
      <w:r w:rsidRPr="009279D4">
        <w:rPr>
          <w:rFonts w:asciiTheme="minorHAnsi" w:hAnsiTheme="minorHAnsi"/>
          <w:i w:val="0"/>
          <w:spacing w:val="1"/>
          <w:sz w:val="24"/>
        </w:rPr>
        <w:t xml:space="preserve"> </w:t>
      </w:r>
      <w:r w:rsidRPr="009279D4">
        <w:rPr>
          <w:rFonts w:asciiTheme="minorHAnsi" w:hAnsiTheme="minorHAnsi"/>
          <w:i w:val="0"/>
          <w:spacing w:val="-1"/>
          <w:sz w:val="24"/>
        </w:rPr>
        <w:t xml:space="preserve">processes, </w:t>
      </w:r>
      <w:r w:rsidRPr="009279D4">
        <w:rPr>
          <w:rFonts w:asciiTheme="minorHAnsi" w:hAnsiTheme="minorHAnsi"/>
          <w:i w:val="0"/>
          <w:sz w:val="24"/>
        </w:rPr>
        <w:t>rather</w:t>
      </w:r>
      <w:r w:rsidRPr="009279D4">
        <w:rPr>
          <w:rFonts w:asciiTheme="minorHAnsi" w:hAnsiTheme="minorHAnsi"/>
          <w:i w:val="0"/>
          <w:spacing w:val="-1"/>
          <w:sz w:val="24"/>
        </w:rPr>
        <w:t xml:space="preserve"> </w:t>
      </w:r>
      <w:r w:rsidRPr="009279D4">
        <w:rPr>
          <w:rFonts w:asciiTheme="minorHAnsi" w:hAnsiTheme="minorHAnsi"/>
          <w:i w:val="0"/>
          <w:sz w:val="24"/>
        </w:rPr>
        <w:t>than</w:t>
      </w:r>
      <w:r w:rsidRPr="009279D4">
        <w:rPr>
          <w:rFonts w:asciiTheme="minorHAnsi" w:hAnsiTheme="minorHAnsi"/>
          <w:i w:val="0"/>
          <w:spacing w:val="-1"/>
          <w:sz w:val="24"/>
        </w:rPr>
        <w:t xml:space="preserve"> </w:t>
      </w:r>
      <w:r w:rsidRPr="009279D4">
        <w:rPr>
          <w:rFonts w:asciiTheme="minorHAnsi" w:hAnsiTheme="minorHAnsi"/>
          <w:i w:val="0"/>
          <w:sz w:val="24"/>
        </w:rPr>
        <w:t>as</w:t>
      </w:r>
      <w:r w:rsidRPr="009279D4">
        <w:rPr>
          <w:rFonts w:asciiTheme="minorHAnsi" w:hAnsiTheme="minorHAnsi"/>
          <w:i w:val="0"/>
          <w:spacing w:val="-2"/>
          <w:sz w:val="24"/>
        </w:rPr>
        <w:t xml:space="preserve"> </w:t>
      </w:r>
      <w:r w:rsidRPr="009279D4">
        <w:rPr>
          <w:rFonts w:asciiTheme="minorHAnsi" w:hAnsiTheme="minorHAnsi"/>
          <w:i w:val="0"/>
          <w:sz w:val="24"/>
        </w:rPr>
        <w:t>a</w:t>
      </w:r>
      <w:r w:rsidRPr="009279D4">
        <w:rPr>
          <w:rFonts w:asciiTheme="minorHAnsi" w:hAnsiTheme="minorHAnsi"/>
          <w:i w:val="0"/>
          <w:spacing w:val="-1"/>
          <w:sz w:val="24"/>
        </w:rPr>
        <w:t xml:space="preserve"> </w:t>
      </w:r>
      <w:r w:rsidRPr="009279D4">
        <w:rPr>
          <w:rFonts w:asciiTheme="minorHAnsi" w:hAnsiTheme="minorHAnsi"/>
          <w:i w:val="0"/>
          <w:sz w:val="24"/>
        </w:rPr>
        <w:t>separate</w:t>
      </w:r>
      <w:r w:rsidRPr="009279D4">
        <w:rPr>
          <w:rFonts w:asciiTheme="minorHAnsi" w:hAnsiTheme="minorHAnsi"/>
          <w:i w:val="0"/>
          <w:spacing w:val="-1"/>
          <w:sz w:val="24"/>
        </w:rPr>
        <w:t xml:space="preserve"> process.</w:t>
      </w:r>
      <w:r w:rsidRPr="009279D4">
        <w:rPr>
          <w:rFonts w:asciiTheme="minorHAnsi" w:hAnsiTheme="minorHAnsi"/>
          <w:i w:val="0"/>
          <w:spacing w:val="59"/>
          <w:sz w:val="24"/>
        </w:rPr>
        <w:t xml:space="preserve"> </w:t>
      </w:r>
      <w:r w:rsidRPr="009279D4">
        <w:rPr>
          <w:rFonts w:asciiTheme="minorHAnsi" w:hAnsiTheme="minorHAnsi"/>
          <w:i w:val="0"/>
          <w:sz w:val="24"/>
        </w:rPr>
        <w:t>As</w:t>
      </w:r>
      <w:r w:rsidRPr="009279D4">
        <w:rPr>
          <w:rFonts w:asciiTheme="minorHAnsi" w:hAnsiTheme="minorHAnsi"/>
          <w:i w:val="0"/>
          <w:spacing w:val="45"/>
          <w:sz w:val="24"/>
        </w:rPr>
        <w:t xml:space="preserve"> </w:t>
      </w:r>
      <w:r w:rsidRPr="009279D4">
        <w:rPr>
          <w:rFonts w:asciiTheme="minorHAnsi" w:hAnsiTheme="minorHAnsi"/>
          <w:i w:val="0"/>
          <w:sz w:val="24"/>
        </w:rPr>
        <w:t xml:space="preserve">such, </w:t>
      </w:r>
      <w:r w:rsidRPr="009279D4">
        <w:rPr>
          <w:rFonts w:asciiTheme="minorHAnsi" w:hAnsiTheme="minorHAnsi"/>
          <w:i w:val="0"/>
          <w:spacing w:val="-1"/>
          <w:sz w:val="24"/>
        </w:rPr>
        <w:t>the</w:t>
      </w:r>
      <w:r w:rsidRPr="009279D4">
        <w:rPr>
          <w:rFonts w:asciiTheme="minorHAnsi" w:hAnsiTheme="minorHAnsi"/>
          <w:i w:val="0"/>
          <w:sz w:val="24"/>
        </w:rPr>
        <w:t xml:space="preserve"> risk </w:t>
      </w:r>
      <w:r w:rsidRPr="009279D4">
        <w:rPr>
          <w:rFonts w:asciiTheme="minorHAnsi" w:hAnsiTheme="minorHAnsi"/>
          <w:i w:val="0"/>
          <w:spacing w:val="-1"/>
          <w:sz w:val="24"/>
        </w:rPr>
        <w:t>management</w:t>
      </w:r>
      <w:r w:rsidRPr="009279D4">
        <w:rPr>
          <w:rFonts w:asciiTheme="minorHAnsi" w:hAnsiTheme="minorHAnsi"/>
          <w:i w:val="0"/>
          <w:sz w:val="24"/>
        </w:rPr>
        <w:t xml:space="preserve"> program</w:t>
      </w:r>
      <w:r w:rsidRPr="009279D4">
        <w:rPr>
          <w:rFonts w:asciiTheme="minorHAnsi" w:hAnsiTheme="minorHAnsi"/>
          <w:i w:val="0"/>
          <w:spacing w:val="-2"/>
          <w:sz w:val="24"/>
        </w:rPr>
        <w:t xml:space="preserve"> </w:t>
      </w:r>
      <w:r w:rsidRPr="009279D4">
        <w:rPr>
          <w:rFonts w:asciiTheme="minorHAnsi" w:hAnsiTheme="minorHAnsi"/>
          <w:i w:val="0"/>
          <w:sz w:val="24"/>
        </w:rPr>
        <w:t xml:space="preserve">will </w:t>
      </w:r>
      <w:r w:rsidRPr="009279D4">
        <w:rPr>
          <w:rFonts w:asciiTheme="minorHAnsi" w:hAnsiTheme="minorHAnsi"/>
          <w:i w:val="0"/>
          <w:spacing w:val="-1"/>
          <w:sz w:val="24"/>
        </w:rPr>
        <w:t>strive</w:t>
      </w:r>
      <w:r w:rsidRPr="009279D4">
        <w:rPr>
          <w:rFonts w:asciiTheme="minorHAnsi" w:hAnsiTheme="minorHAnsi"/>
          <w:i w:val="0"/>
          <w:sz w:val="24"/>
        </w:rPr>
        <w:t xml:space="preserve"> </w:t>
      </w:r>
      <w:r w:rsidRPr="009279D4">
        <w:rPr>
          <w:rFonts w:asciiTheme="minorHAnsi" w:hAnsiTheme="minorHAnsi"/>
          <w:i w:val="0"/>
          <w:spacing w:val="-1"/>
          <w:sz w:val="24"/>
        </w:rPr>
        <w:t>for the following objectives:</w:t>
      </w:r>
    </w:p>
    <w:p w14:paraId="39AA3755" w14:textId="652D103E" w:rsidR="00D55587" w:rsidRPr="009279D4" w:rsidRDefault="00D55587" w:rsidP="00D55587">
      <w:pPr>
        <w:pStyle w:val="BodyText"/>
        <w:numPr>
          <w:ilvl w:val="2"/>
          <w:numId w:val="56"/>
        </w:numPr>
        <w:tabs>
          <w:tab w:val="left" w:pos="860"/>
        </w:tabs>
        <w:spacing w:before="0" w:after="160" w:line="259" w:lineRule="auto"/>
        <w:ind w:left="864" w:right="245"/>
        <w:rPr>
          <w:rFonts w:asciiTheme="minorHAnsi" w:hAnsiTheme="minorHAnsi"/>
          <w:i w:val="0"/>
          <w:sz w:val="24"/>
        </w:rPr>
      </w:pPr>
      <w:r w:rsidRPr="009279D4">
        <w:rPr>
          <w:rFonts w:asciiTheme="minorHAnsi" w:hAnsiTheme="minorHAnsi"/>
          <w:b/>
          <w:bCs/>
          <w:i w:val="0"/>
          <w:spacing w:val="-1"/>
          <w:sz w:val="24"/>
        </w:rPr>
        <w:t>Rigorous identification of risk</w:t>
      </w:r>
      <w:r w:rsidRPr="009279D4">
        <w:rPr>
          <w:rFonts w:asciiTheme="minorHAnsi" w:hAnsiTheme="minorHAnsi"/>
          <w:i w:val="0"/>
          <w:spacing w:val="-1"/>
          <w:sz w:val="24"/>
        </w:rPr>
        <w:t>.</w:t>
      </w:r>
      <w:r w:rsidRPr="009279D4">
        <w:rPr>
          <w:rFonts w:asciiTheme="minorHAnsi" w:hAnsiTheme="minorHAnsi"/>
          <w:i w:val="0"/>
          <w:spacing w:val="59"/>
          <w:sz w:val="24"/>
        </w:rPr>
        <w:t xml:space="preserve"> </w:t>
      </w:r>
      <w:r w:rsidRPr="009279D4">
        <w:rPr>
          <w:rFonts w:asciiTheme="minorHAnsi" w:hAnsiTheme="minorHAnsi"/>
          <w:i w:val="0"/>
          <w:sz w:val="24"/>
        </w:rPr>
        <w:t xml:space="preserve">The Cyber.gov PM will </w:t>
      </w:r>
      <w:r w:rsidRPr="009279D4">
        <w:rPr>
          <w:rFonts w:asciiTheme="minorHAnsi" w:hAnsiTheme="minorHAnsi"/>
          <w:i w:val="0"/>
          <w:spacing w:val="-1"/>
          <w:sz w:val="24"/>
        </w:rPr>
        <w:t>institute</w:t>
      </w:r>
      <w:r w:rsidRPr="009279D4">
        <w:rPr>
          <w:rFonts w:asciiTheme="minorHAnsi" w:hAnsiTheme="minorHAnsi"/>
          <w:i w:val="0"/>
          <w:sz w:val="24"/>
        </w:rPr>
        <w:t xml:space="preserve"> a </w:t>
      </w:r>
      <w:r w:rsidRPr="009279D4">
        <w:rPr>
          <w:rFonts w:asciiTheme="minorHAnsi" w:hAnsiTheme="minorHAnsi"/>
          <w:i w:val="0"/>
          <w:spacing w:val="-1"/>
          <w:sz w:val="24"/>
        </w:rPr>
        <w:t>thorough</w:t>
      </w:r>
      <w:r w:rsidRPr="009279D4">
        <w:rPr>
          <w:rFonts w:asciiTheme="minorHAnsi" w:hAnsiTheme="minorHAnsi"/>
          <w:i w:val="0"/>
          <w:sz w:val="24"/>
        </w:rPr>
        <w:t xml:space="preserve"> and </w:t>
      </w:r>
      <w:r w:rsidRPr="009279D4">
        <w:rPr>
          <w:rFonts w:asciiTheme="minorHAnsi" w:hAnsiTheme="minorHAnsi"/>
          <w:i w:val="0"/>
          <w:spacing w:val="-1"/>
          <w:sz w:val="24"/>
        </w:rPr>
        <w:t xml:space="preserve">repeatable </w:t>
      </w:r>
      <w:r w:rsidRPr="009279D4">
        <w:rPr>
          <w:rFonts w:asciiTheme="minorHAnsi" w:hAnsiTheme="minorHAnsi"/>
          <w:i w:val="0"/>
          <w:sz w:val="24"/>
        </w:rPr>
        <w:t>process for regularly assessing the p</w:t>
      </w:r>
      <w:r w:rsidRPr="009279D4">
        <w:rPr>
          <w:rFonts w:asciiTheme="minorHAnsi" w:hAnsiTheme="minorHAnsi"/>
          <w:i w:val="0"/>
          <w:spacing w:val="-1"/>
          <w:sz w:val="24"/>
        </w:rPr>
        <w:t>rogram’s</w:t>
      </w:r>
      <w:r w:rsidRPr="009279D4">
        <w:rPr>
          <w:rFonts w:asciiTheme="minorHAnsi" w:hAnsiTheme="minorHAnsi"/>
          <w:i w:val="0"/>
          <w:sz w:val="24"/>
        </w:rPr>
        <w:t xml:space="preserve"> conditions in order to</w:t>
      </w:r>
      <w:r w:rsidRPr="009279D4">
        <w:rPr>
          <w:rFonts w:asciiTheme="minorHAnsi" w:hAnsiTheme="minorHAnsi"/>
          <w:i w:val="0"/>
          <w:spacing w:val="35"/>
          <w:sz w:val="24"/>
        </w:rPr>
        <w:t xml:space="preserve"> </w:t>
      </w:r>
      <w:r w:rsidRPr="009279D4">
        <w:rPr>
          <w:rFonts w:asciiTheme="minorHAnsi" w:hAnsiTheme="minorHAnsi"/>
          <w:i w:val="0"/>
          <w:sz w:val="24"/>
        </w:rPr>
        <w:t>capture newly introduced risks.  This process</w:t>
      </w:r>
      <w:r w:rsidRPr="009279D4">
        <w:rPr>
          <w:rFonts w:asciiTheme="minorHAnsi" w:hAnsiTheme="minorHAnsi"/>
          <w:i w:val="0"/>
          <w:spacing w:val="-1"/>
          <w:sz w:val="24"/>
        </w:rPr>
        <w:t xml:space="preserve"> </w:t>
      </w:r>
      <w:r w:rsidRPr="009279D4">
        <w:rPr>
          <w:rFonts w:asciiTheme="minorHAnsi" w:hAnsiTheme="minorHAnsi"/>
          <w:i w:val="0"/>
          <w:sz w:val="24"/>
        </w:rPr>
        <w:t>will</w:t>
      </w:r>
      <w:r w:rsidRPr="009279D4">
        <w:rPr>
          <w:rFonts w:asciiTheme="minorHAnsi" w:hAnsiTheme="minorHAnsi"/>
          <w:i w:val="0"/>
          <w:spacing w:val="-1"/>
          <w:sz w:val="24"/>
        </w:rPr>
        <w:t xml:space="preserve"> </w:t>
      </w:r>
      <w:r w:rsidRPr="009279D4">
        <w:rPr>
          <w:rFonts w:asciiTheme="minorHAnsi" w:hAnsiTheme="minorHAnsi"/>
          <w:i w:val="0"/>
          <w:sz w:val="24"/>
        </w:rPr>
        <w:t>be</w:t>
      </w:r>
      <w:r w:rsidRPr="009279D4">
        <w:rPr>
          <w:rFonts w:asciiTheme="minorHAnsi" w:hAnsiTheme="minorHAnsi"/>
          <w:i w:val="0"/>
          <w:spacing w:val="-1"/>
          <w:sz w:val="24"/>
        </w:rPr>
        <w:t xml:space="preserve"> </w:t>
      </w:r>
      <w:r w:rsidRPr="009279D4">
        <w:rPr>
          <w:rFonts w:asciiTheme="minorHAnsi" w:hAnsiTheme="minorHAnsi"/>
          <w:i w:val="0"/>
          <w:sz w:val="24"/>
        </w:rPr>
        <w:t>an</w:t>
      </w:r>
      <w:r w:rsidRPr="009279D4">
        <w:rPr>
          <w:rFonts w:asciiTheme="minorHAnsi" w:hAnsiTheme="minorHAnsi"/>
          <w:i w:val="0"/>
          <w:spacing w:val="-1"/>
          <w:sz w:val="24"/>
        </w:rPr>
        <w:t xml:space="preserve"> </w:t>
      </w:r>
      <w:r w:rsidRPr="009279D4">
        <w:rPr>
          <w:rFonts w:asciiTheme="minorHAnsi" w:hAnsiTheme="minorHAnsi"/>
          <w:i w:val="0"/>
          <w:sz w:val="24"/>
        </w:rPr>
        <w:t>open</w:t>
      </w:r>
      <w:r w:rsidRPr="009279D4">
        <w:rPr>
          <w:rFonts w:asciiTheme="minorHAnsi" w:hAnsiTheme="minorHAnsi"/>
          <w:i w:val="0"/>
          <w:spacing w:val="-1"/>
          <w:sz w:val="24"/>
        </w:rPr>
        <w:t xml:space="preserve"> </w:t>
      </w:r>
      <w:r w:rsidRPr="009279D4">
        <w:rPr>
          <w:rFonts w:asciiTheme="minorHAnsi" w:hAnsiTheme="minorHAnsi"/>
          <w:i w:val="0"/>
          <w:sz w:val="24"/>
        </w:rPr>
        <w:t>process</w:t>
      </w:r>
      <w:r w:rsidRPr="009279D4">
        <w:rPr>
          <w:rFonts w:asciiTheme="minorHAnsi" w:hAnsiTheme="minorHAnsi"/>
          <w:i w:val="0"/>
          <w:spacing w:val="-1"/>
          <w:sz w:val="24"/>
        </w:rPr>
        <w:t xml:space="preserve"> </w:t>
      </w:r>
      <w:r w:rsidRPr="009279D4">
        <w:rPr>
          <w:rFonts w:asciiTheme="minorHAnsi" w:hAnsiTheme="minorHAnsi"/>
          <w:i w:val="0"/>
          <w:sz w:val="24"/>
        </w:rPr>
        <w:t>that</w:t>
      </w:r>
      <w:r w:rsidRPr="009279D4">
        <w:rPr>
          <w:rFonts w:asciiTheme="minorHAnsi" w:hAnsiTheme="minorHAnsi"/>
          <w:i w:val="0"/>
          <w:spacing w:val="-1"/>
          <w:sz w:val="24"/>
        </w:rPr>
        <w:t xml:space="preserve"> </w:t>
      </w:r>
      <w:r w:rsidRPr="009279D4">
        <w:rPr>
          <w:rFonts w:asciiTheme="minorHAnsi" w:hAnsiTheme="minorHAnsi"/>
          <w:i w:val="0"/>
          <w:sz w:val="24"/>
        </w:rPr>
        <w:t>encourages</w:t>
      </w:r>
      <w:r w:rsidRPr="009279D4">
        <w:rPr>
          <w:rFonts w:asciiTheme="minorHAnsi" w:hAnsiTheme="minorHAnsi"/>
          <w:i w:val="0"/>
          <w:spacing w:val="-1"/>
          <w:sz w:val="24"/>
        </w:rPr>
        <w:t xml:space="preserve"> </w:t>
      </w:r>
      <w:r w:rsidRPr="009279D4">
        <w:rPr>
          <w:rFonts w:asciiTheme="minorHAnsi" w:hAnsiTheme="minorHAnsi"/>
          <w:i w:val="0"/>
          <w:sz w:val="24"/>
        </w:rPr>
        <w:t>all stakeholders</w:t>
      </w:r>
      <w:r w:rsidRPr="009279D4">
        <w:rPr>
          <w:rFonts w:asciiTheme="minorHAnsi" w:hAnsiTheme="minorHAnsi"/>
          <w:i w:val="0"/>
          <w:spacing w:val="-1"/>
          <w:sz w:val="24"/>
        </w:rPr>
        <w:t xml:space="preserve"> </w:t>
      </w:r>
      <w:r w:rsidRPr="009279D4">
        <w:rPr>
          <w:rFonts w:asciiTheme="minorHAnsi" w:hAnsiTheme="minorHAnsi"/>
          <w:i w:val="0"/>
          <w:sz w:val="24"/>
        </w:rPr>
        <w:t>to</w:t>
      </w:r>
      <w:r w:rsidRPr="009279D4">
        <w:rPr>
          <w:rFonts w:asciiTheme="minorHAnsi" w:hAnsiTheme="minorHAnsi"/>
          <w:i w:val="0"/>
          <w:spacing w:val="-1"/>
          <w:sz w:val="24"/>
        </w:rPr>
        <w:t xml:space="preserve"> participate, rather </w:t>
      </w:r>
      <w:r w:rsidRPr="009279D4">
        <w:rPr>
          <w:rFonts w:asciiTheme="minorHAnsi" w:hAnsiTheme="minorHAnsi"/>
          <w:i w:val="0"/>
          <w:sz w:val="24"/>
        </w:rPr>
        <w:t>than</w:t>
      </w:r>
      <w:r w:rsidRPr="009279D4">
        <w:rPr>
          <w:rFonts w:asciiTheme="minorHAnsi" w:hAnsiTheme="minorHAnsi"/>
          <w:i w:val="0"/>
          <w:spacing w:val="-1"/>
          <w:sz w:val="24"/>
        </w:rPr>
        <w:t xml:space="preserve"> relying </w:t>
      </w:r>
      <w:r w:rsidRPr="009279D4">
        <w:rPr>
          <w:rFonts w:asciiTheme="minorHAnsi" w:hAnsiTheme="minorHAnsi"/>
          <w:i w:val="0"/>
          <w:sz w:val="24"/>
        </w:rPr>
        <w:t>solely</w:t>
      </w:r>
      <w:r w:rsidRPr="009279D4">
        <w:rPr>
          <w:rFonts w:asciiTheme="minorHAnsi" w:hAnsiTheme="minorHAnsi"/>
          <w:i w:val="0"/>
          <w:spacing w:val="-1"/>
          <w:sz w:val="24"/>
        </w:rPr>
        <w:t xml:space="preserve"> </w:t>
      </w:r>
      <w:r w:rsidRPr="009279D4">
        <w:rPr>
          <w:rFonts w:asciiTheme="minorHAnsi" w:hAnsiTheme="minorHAnsi"/>
          <w:i w:val="0"/>
          <w:sz w:val="24"/>
        </w:rPr>
        <w:t>on specific</w:t>
      </w:r>
      <w:r w:rsidRPr="009279D4">
        <w:rPr>
          <w:rFonts w:asciiTheme="minorHAnsi" w:hAnsiTheme="minorHAnsi"/>
          <w:i w:val="0"/>
          <w:spacing w:val="-1"/>
          <w:sz w:val="24"/>
        </w:rPr>
        <w:t xml:space="preserve"> </w:t>
      </w:r>
      <w:r w:rsidRPr="009279D4">
        <w:rPr>
          <w:rFonts w:asciiTheme="minorHAnsi" w:hAnsiTheme="minorHAnsi"/>
          <w:i w:val="0"/>
          <w:sz w:val="24"/>
        </w:rPr>
        <w:t>individuals</w:t>
      </w:r>
      <w:r w:rsidRPr="009279D4">
        <w:rPr>
          <w:rFonts w:asciiTheme="minorHAnsi" w:hAnsiTheme="minorHAnsi"/>
          <w:i w:val="0"/>
          <w:spacing w:val="-1"/>
          <w:sz w:val="24"/>
        </w:rPr>
        <w:t xml:space="preserve"> </w:t>
      </w:r>
      <w:r w:rsidRPr="009279D4">
        <w:rPr>
          <w:rFonts w:asciiTheme="minorHAnsi" w:hAnsiTheme="minorHAnsi"/>
          <w:i w:val="0"/>
          <w:sz w:val="24"/>
        </w:rPr>
        <w:t>within</w:t>
      </w:r>
      <w:r w:rsidRPr="009279D4">
        <w:rPr>
          <w:rFonts w:asciiTheme="minorHAnsi" w:hAnsiTheme="minorHAnsi"/>
          <w:i w:val="0"/>
          <w:spacing w:val="-1"/>
          <w:sz w:val="24"/>
        </w:rPr>
        <w:t xml:space="preserve"> </w:t>
      </w:r>
      <w:r w:rsidRPr="009279D4">
        <w:rPr>
          <w:rFonts w:asciiTheme="minorHAnsi" w:hAnsiTheme="minorHAnsi"/>
          <w:i w:val="0"/>
          <w:sz w:val="24"/>
        </w:rPr>
        <w:t>the</w:t>
      </w:r>
      <w:r w:rsidRPr="009279D4">
        <w:rPr>
          <w:rFonts w:asciiTheme="minorHAnsi" w:hAnsiTheme="minorHAnsi"/>
          <w:i w:val="0"/>
          <w:spacing w:val="-1"/>
          <w:sz w:val="24"/>
        </w:rPr>
        <w:t xml:space="preserve"> </w:t>
      </w:r>
      <w:r w:rsidRPr="009279D4">
        <w:rPr>
          <w:rFonts w:asciiTheme="minorHAnsi" w:hAnsiTheme="minorHAnsi"/>
          <w:i w:val="0"/>
          <w:sz w:val="24"/>
        </w:rPr>
        <w:t>Cyber.gov program.</w:t>
      </w:r>
    </w:p>
    <w:p w14:paraId="52199504" w14:textId="0C84CA75" w:rsidR="00D55587" w:rsidRPr="009279D4" w:rsidRDefault="00D55587" w:rsidP="00D55587">
      <w:pPr>
        <w:pStyle w:val="BodyText"/>
        <w:numPr>
          <w:ilvl w:val="2"/>
          <w:numId w:val="56"/>
        </w:numPr>
        <w:tabs>
          <w:tab w:val="left" w:pos="860"/>
        </w:tabs>
        <w:spacing w:before="0" w:after="160" w:line="259" w:lineRule="auto"/>
        <w:ind w:left="864" w:right="193"/>
        <w:rPr>
          <w:rFonts w:asciiTheme="minorHAnsi" w:hAnsiTheme="minorHAnsi"/>
          <w:i w:val="0"/>
          <w:sz w:val="24"/>
        </w:rPr>
      </w:pPr>
      <w:r w:rsidRPr="009279D4">
        <w:rPr>
          <w:rFonts w:asciiTheme="minorHAnsi" w:hAnsiTheme="minorHAnsi"/>
          <w:b/>
          <w:i w:val="0"/>
          <w:sz w:val="24"/>
        </w:rPr>
        <w:t xml:space="preserve">Timely </w:t>
      </w:r>
      <w:r w:rsidRPr="009279D4">
        <w:rPr>
          <w:rFonts w:asciiTheme="minorHAnsi" w:hAnsiTheme="minorHAnsi"/>
          <w:b/>
          <w:i w:val="0"/>
          <w:spacing w:val="-1"/>
          <w:sz w:val="24"/>
        </w:rPr>
        <w:t>decisions</w:t>
      </w:r>
      <w:r w:rsidRPr="009279D4">
        <w:rPr>
          <w:rFonts w:asciiTheme="minorHAnsi" w:hAnsiTheme="minorHAnsi"/>
          <w:i w:val="0"/>
          <w:spacing w:val="-1"/>
          <w:sz w:val="24"/>
        </w:rPr>
        <w:t>.</w:t>
      </w:r>
      <w:r w:rsidRPr="009279D4">
        <w:rPr>
          <w:rFonts w:asciiTheme="minorHAnsi" w:hAnsiTheme="minorHAnsi"/>
          <w:i w:val="0"/>
          <w:sz w:val="24"/>
        </w:rPr>
        <w:t xml:space="preserve">  The </w:t>
      </w:r>
      <w:r w:rsidRPr="009279D4">
        <w:rPr>
          <w:rFonts w:asciiTheme="minorHAnsi" w:hAnsiTheme="minorHAnsi"/>
          <w:i w:val="0"/>
          <w:spacing w:val="-1"/>
          <w:sz w:val="24"/>
        </w:rPr>
        <w:t>focus</w:t>
      </w:r>
      <w:r w:rsidRPr="009279D4">
        <w:rPr>
          <w:rFonts w:asciiTheme="minorHAnsi" w:hAnsiTheme="minorHAnsi"/>
          <w:i w:val="0"/>
          <w:sz w:val="24"/>
        </w:rPr>
        <w:t xml:space="preserve"> of</w:t>
      </w:r>
      <w:r w:rsidRPr="009279D4">
        <w:rPr>
          <w:rFonts w:asciiTheme="minorHAnsi" w:hAnsiTheme="minorHAnsi"/>
          <w:i w:val="0"/>
          <w:spacing w:val="-1"/>
          <w:sz w:val="24"/>
        </w:rPr>
        <w:t xml:space="preserve"> </w:t>
      </w:r>
      <w:r w:rsidRPr="009279D4">
        <w:rPr>
          <w:rFonts w:asciiTheme="minorHAnsi" w:hAnsiTheme="minorHAnsi"/>
          <w:i w:val="0"/>
          <w:sz w:val="24"/>
        </w:rPr>
        <w:t xml:space="preserve">the </w:t>
      </w:r>
      <w:r w:rsidRPr="009279D4">
        <w:rPr>
          <w:rFonts w:asciiTheme="minorHAnsi" w:hAnsiTheme="minorHAnsi"/>
          <w:i w:val="0"/>
          <w:spacing w:val="-1"/>
          <w:sz w:val="24"/>
        </w:rPr>
        <w:t>risk</w:t>
      </w:r>
      <w:r w:rsidRPr="009279D4">
        <w:rPr>
          <w:rFonts w:asciiTheme="minorHAnsi" w:hAnsiTheme="minorHAnsi"/>
          <w:i w:val="0"/>
          <w:sz w:val="24"/>
        </w:rPr>
        <w:t xml:space="preserve"> </w:t>
      </w:r>
      <w:r w:rsidRPr="009279D4">
        <w:rPr>
          <w:rFonts w:asciiTheme="minorHAnsi" w:hAnsiTheme="minorHAnsi"/>
          <w:i w:val="0"/>
          <w:spacing w:val="-1"/>
          <w:sz w:val="24"/>
        </w:rPr>
        <w:t>management</w:t>
      </w:r>
      <w:r w:rsidRPr="009279D4">
        <w:rPr>
          <w:rFonts w:asciiTheme="minorHAnsi" w:hAnsiTheme="minorHAnsi"/>
          <w:i w:val="0"/>
          <w:sz w:val="24"/>
        </w:rPr>
        <w:t xml:space="preserve"> process will be on </w:t>
      </w:r>
      <w:r w:rsidRPr="009279D4">
        <w:rPr>
          <w:rFonts w:asciiTheme="minorHAnsi" w:hAnsiTheme="minorHAnsi"/>
          <w:i w:val="0"/>
          <w:spacing w:val="-1"/>
          <w:sz w:val="24"/>
        </w:rPr>
        <w:t>managing</w:t>
      </w:r>
      <w:r w:rsidRPr="009279D4">
        <w:rPr>
          <w:rFonts w:asciiTheme="minorHAnsi" w:hAnsiTheme="minorHAnsi"/>
          <w:i w:val="0"/>
          <w:sz w:val="24"/>
        </w:rPr>
        <w:t xml:space="preserve"> risks,</w:t>
      </w:r>
      <w:r w:rsidRPr="009279D4">
        <w:rPr>
          <w:rFonts w:asciiTheme="minorHAnsi" w:hAnsiTheme="minorHAnsi"/>
          <w:i w:val="0"/>
          <w:spacing w:val="57"/>
          <w:sz w:val="24"/>
        </w:rPr>
        <w:t xml:space="preserve"> </w:t>
      </w:r>
      <w:r w:rsidRPr="009279D4">
        <w:rPr>
          <w:rFonts w:asciiTheme="minorHAnsi" w:hAnsiTheme="minorHAnsi"/>
          <w:i w:val="0"/>
          <w:sz w:val="24"/>
        </w:rPr>
        <w:t>not</w:t>
      </w:r>
      <w:r w:rsidRPr="009279D4">
        <w:rPr>
          <w:rFonts w:asciiTheme="minorHAnsi" w:hAnsiTheme="minorHAnsi"/>
          <w:i w:val="0"/>
          <w:spacing w:val="-1"/>
          <w:sz w:val="24"/>
        </w:rPr>
        <w:t xml:space="preserve"> </w:t>
      </w:r>
      <w:r w:rsidRPr="009279D4">
        <w:rPr>
          <w:rFonts w:asciiTheme="minorHAnsi" w:hAnsiTheme="minorHAnsi"/>
          <w:i w:val="0"/>
          <w:sz w:val="24"/>
        </w:rPr>
        <w:t>just</w:t>
      </w:r>
      <w:r w:rsidRPr="009279D4">
        <w:rPr>
          <w:rFonts w:asciiTheme="minorHAnsi" w:hAnsiTheme="minorHAnsi"/>
          <w:i w:val="0"/>
          <w:spacing w:val="-1"/>
          <w:sz w:val="24"/>
        </w:rPr>
        <w:t xml:space="preserve"> </w:t>
      </w:r>
      <w:r w:rsidRPr="009279D4">
        <w:rPr>
          <w:rFonts w:asciiTheme="minorHAnsi" w:hAnsiTheme="minorHAnsi"/>
          <w:i w:val="0"/>
          <w:sz w:val="24"/>
        </w:rPr>
        <w:t>identifying</w:t>
      </w:r>
      <w:r w:rsidRPr="009279D4">
        <w:rPr>
          <w:rFonts w:asciiTheme="minorHAnsi" w:hAnsiTheme="minorHAnsi"/>
          <w:i w:val="0"/>
          <w:spacing w:val="-1"/>
          <w:sz w:val="24"/>
        </w:rPr>
        <w:t xml:space="preserve"> them.</w:t>
      </w:r>
      <w:r w:rsidRPr="009279D4">
        <w:rPr>
          <w:rFonts w:asciiTheme="minorHAnsi" w:hAnsiTheme="minorHAnsi"/>
          <w:i w:val="0"/>
          <w:spacing w:val="59"/>
          <w:sz w:val="24"/>
        </w:rPr>
        <w:t xml:space="preserve"> </w:t>
      </w:r>
      <w:r w:rsidRPr="009279D4">
        <w:rPr>
          <w:rFonts w:asciiTheme="minorHAnsi" w:hAnsiTheme="minorHAnsi"/>
          <w:i w:val="0"/>
          <w:sz w:val="24"/>
        </w:rPr>
        <w:t>Risks</w:t>
      </w:r>
      <w:r w:rsidRPr="009279D4">
        <w:rPr>
          <w:rFonts w:asciiTheme="minorHAnsi" w:hAnsiTheme="minorHAnsi"/>
          <w:i w:val="0"/>
          <w:spacing w:val="-1"/>
          <w:sz w:val="24"/>
        </w:rPr>
        <w:t xml:space="preserve"> </w:t>
      </w:r>
      <w:r w:rsidRPr="009279D4">
        <w:rPr>
          <w:rFonts w:asciiTheme="minorHAnsi" w:hAnsiTheme="minorHAnsi"/>
          <w:i w:val="0"/>
          <w:sz w:val="24"/>
        </w:rPr>
        <w:t>and</w:t>
      </w:r>
      <w:r w:rsidRPr="009279D4">
        <w:rPr>
          <w:rFonts w:asciiTheme="minorHAnsi" w:hAnsiTheme="minorHAnsi"/>
          <w:i w:val="0"/>
          <w:spacing w:val="-1"/>
          <w:sz w:val="24"/>
        </w:rPr>
        <w:t xml:space="preserve"> </w:t>
      </w:r>
      <w:r w:rsidRPr="009279D4">
        <w:rPr>
          <w:rFonts w:asciiTheme="minorHAnsi" w:hAnsiTheme="minorHAnsi"/>
          <w:i w:val="0"/>
          <w:sz w:val="24"/>
        </w:rPr>
        <w:t>their</w:t>
      </w:r>
      <w:r w:rsidRPr="009279D4">
        <w:rPr>
          <w:rFonts w:asciiTheme="minorHAnsi" w:hAnsiTheme="minorHAnsi"/>
          <w:i w:val="0"/>
          <w:spacing w:val="-1"/>
          <w:sz w:val="24"/>
        </w:rPr>
        <w:t xml:space="preserve"> </w:t>
      </w:r>
      <w:r w:rsidRPr="009279D4">
        <w:rPr>
          <w:rFonts w:asciiTheme="minorHAnsi" w:hAnsiTheme="minorHAnsi"/>
          <w:i w:val="0"/>
          <w:sz w:val="24"/>
        </w:rPr>
        <w:t>associated</w:t>
      </w:r>
      <w:r w:rsidRPr="009279D4">
        <w:rPr>
          <w:rFonts w:asciiTheme="minorHAnsi" w:hAnsiTheme="minorHAnsi"/>
          <w:i w:val="0"/>
          <w:spacing w:val="-1"/>
          <w:sz w:val="24"/>
        </w:rPr>
        <w:t xml:space="preserve"> </w:t>
      </w:r>
      <w:r w:rsidRPr="009279D4">
        <w:rPr>
          <w:rFonts w:asciiTheme="minorHAnsi" w:hAnsiTheme="minorHAnsi"/>
          <w:i w:val="0"/>
          <w:sz w:val="24"/>
        </w:rPr>
        <w:t>data</w:t>
      </w:r>
      <w:r w:rsidRPr="009279D4">
        <w:rPr>
          <w:rFonts w:asciiTheme="minorHAnsi" w:hAnsiTheme="minorHAnsi"/>
          <w:i w:val="0"/>
          <w:spacing w:val="-1"/>
          <w:sz w:val="24"/>
        </w:rPr>
        <w:t xml:space="preserve"> </w:t>
      </w:r>
      <w:r w:rsidRPr="009279D4">
        <w:rPr>
          <w:rFonts w:asciiTheme="minorHAnsi" w:hAnsiTheme="minorHAnsi"/>
          <w:i w:val="0"/>
          <w:sz w:val="24"/>
        </w:rPr>
        <w:t>will</w:t>
      </w:r>
      <w:r w:rsidRPr="009279D4">
        <w:rPr>
          <w:rFonts w:asciiTheme="minorHAnsi" w:hAnsiTheme="minorHAnsi"/>
          <w:i w:val="0"/>
          <w:spacing w:val="-1"/>
          <w:sz w:val="24"/>
        </w:rPr>
        <w:t xml:space="preserve"> </w:t>
      </w:r>
      <w:r w:rsidRPr="009279D4">
        <w:rPr>
          <w:rFonts w:asciiTheme="minorHAnsi" w:hAnsiTheme="minorHAnsi"/>
          <w:i w:val="0"/>
          <w:sz w:val="24"/>
        </w:rPr>
        <w:t>be</w:t>
      </w:r>
      <w:r w:rsidRPr="009279D4">
        <w:rPr>
          <w:rFonts w:asciiTheme="minorHAnsi" w:hAnsiTheme="minorHAnsi"/>
          <w:i w:val="0"/>
          <w:spacing w:val="-1"/>
          <w:sz w:val="24"/>
        </w:rPr>
        <w:t xml:space="preserve"> </w:t>
      </w:r>
      <w:r w:rsidRPr="009279D4">
        <w:rPr>
          <w:rFonts w:asciiTheme="minorHAnsi" w:hAnsiTheme="minorHAnsi"/>
          <w:i w:val="0"/>
          <w:sz w:val="24"/>
        </w:rPr>
        <w:t>forwarded</w:t>
      </w:r>
      <w:r w:rsidRPr="009279D4">
        <w:rPr>
          <w:rFonts w:asciiTheme="minorHAnsi" w:hAnsiTheme="minorHAnsi"/>
          <w:i w:val="0"/>
          <w:spacing w:val="-1"/>
          <w:sz w:val="24"/>
        </w:rPr>
        <w:t xml:space="preserve"> </w:t>
      </w:r>
      <w:r w:rsidRPr="009279D4">
        <w:rPr>
          <w:rFonts w:asciiTheme="minorHAnsi" w:hAnsiTheme="minorHAnsi"/>
          <w:i w:val="0"/>
          <w:sz w:val="24"/>
        </w:rPr>
        <w:t>to</w:t>
      </w:r>
      <w:r w:rsidRPr="009279D4">
        <w:rPr>
          <w:rFonts w:asciiTheme="minorHAnsi" w:hAnsiTheme="minorHAnsi"/>
          <w:i w:val="0"/>
          <w:spacing w:val="24"/>
          <w:sz w:val="24"/>
        </w:rPr>
        <w:t xml:space="preserve"> </w:t>
      </w:r>
      <w:r w:rsidRPr="009279D4">
        <w:rPr>
          <w:rFonts w:asciiTheme="minorHAnsi" w:hAnsiTheme="minorHAnsi"/>
          <w:i w:val="0"/>
          <w:spacing w:val="-1"/>
          <w:sz w:val="24"/>
        </w:rPr>
        <w:t>management</w:t>
      </w:r>
      <w:r w:rsidRPr="009279D4">
        <w:rPr>
          <w:rFonts w:asciiTheme="minorHAnsi" w:hAnsiTheme="minorHAnsi"/>
          <w:i w:val="0"/>
          <w:spacing w:val="1"/>
          <w:sz w:val="24"/>
        </w:rPr>
        <w:t xml:space="preserve"> </w:t>
      </w:r>
      <w:r w:rsidRPr="009279D4">
        <w:rPr>
          <w:rFonts w:asciiTheme="minorHAnsi" w:hAnsiTheme="minorHAnsi"/>
          <w:i w:val="0"/>
          <w:sz w:val="24"/>
        </w:rPr>
        <w:t xml:space="preserve">in a </w:t>
      </w:r>
      <w:r w:rsidRPr="009279D4">
        <w:rPr>
          <w:rFonts w:asciiTheme="minorHAnsi" w:hAnsiTheme="minorHAnsi"/>
          <w:i w:val="0"/>
          <w:spacing w:val="-1"/>
          <w:sz w:val="24"/>
        </w:rPr>
        <w:t>timely</w:t>
      </w:r>
      <w:r w:rsidRPr="009279D4">
        <w:rPr>
          <w:rFonts w:asciiTheme="minorHAnsi" w:hAnsiTheme="minorHAnsi"/>
          <w:i w:val="0"/>
          <w:sz w:val="24"/>
        </w:rPr>
        <w:t xml:space="preserve"> </w:t>
      </w:r>
      <w:r w:rsidRPr="009279D4">
        <w:rPr>
          <w:rFonts w:asciiTheme="minorHAnsi" w:hAnsiTheme="minorHAnsi"/>
          <w:i w:val="0"/>
          <w:spacing w:val="-1"/>
          <w:sz w:val="24"/>
        </w:rPr>
        <w:t>manner</w:t>
      </w:r>
      <w:r w:rsidRPr="009279D4">
        <w:rPr>
          <w:rFonts w:asciiTheme="minorHAnsi" w:hAnsiTheme="minorHAnsi"/>
          <w:i w:val="0"/>
          <w:sz w:val="24"/>
        </w:rPr>
        <w:t xml:space="preserve"> to facilitate the</w:t>
      </w:r>
      <w:r w:rsidRPr="009279D4">
        <w:rPr>
          <w:rFonts w:asciiTheme="minorHAnsi" w:hAnsiTheme="minorHAnsi"/>
          <w:i w:val="0"/>
          <w:spacing w:val="-1"/>
          <w:sz w:val="24"/>
        </w:rPr>
        <w:t xml:space="preserve"> decision-making </w:t>
      </w:r>
      <w:r w:rsidRPr="009279D4">
        <w:rPr>
          <w:rFonts w:asciiTheme="minorHAnsi" w:hAnsiTheme="minorHAnsi"/>
          <w:i w:val="0"/>
          <w:sz w:val="24"/>
        </w:rPr>
        <w:t>process.</w:t>
      </w:r>
      <w:r w:rsidRPr="009279D4">
        <w:rPr>
          <w:rFonts w:asciiTheme="minorHAnsi" w:hAnsiTheme="minorHAnsi"/>
          <w:i w:val="0"/>
          <w:spacing w:val="59"/>
          <w:sz w:val="24"/>
        </w:rPr>
        <w:t xml:space="preserve"> </w:t>
      </w:r>
      <w:r w:rsidRPr="009279D4">
        <w:rPr>
          <w:rFonts w:asciiTheme="minorHAnsi" w:hAnsiTheme="minorHAnsi"/>
          <w:i w:val="0"/>
          <w:spacing w:val="-1"/>
          <w:sz w:val="24"/>
        </w:rPr>
        <w:t xml:space="preserve">Prompt </w:t>
      </w:r>
      <w:r w:rsidRPr="009279D4">
        <w:rPr>
          <w:rFonts w:asciiTheme="minorHAnsi" w:hAnsiTheme="minorHAnsi"/>
          <w:i w:val="0"/>
          <w:sz w:val="24"/>
        </w:rPr>
        <w:t xml:space="preserve">and </w:t>
      </w:r>
      <w:r w:rsidRPr="009279D4">
        <w:rPr>
          <w:rFonts w:asciiTheme="minorHAnsi" w:hAnsiTheme="minorHAnsi"/>
          <w:i w:val="0"/>
          <w:spacing w:val="-1"/>
          <w:sz w:val="24"/>
        </w:rPr>
        <w:t>timely</w:t>
      </w:r>
      <w:r w:rsidRPr="009279D4">
        <w:rPr>
          <w:rFonts w:asciiTheme="minorHAnsi" w:hAnsiTheme="minorHAnsi"/>
          <w:i w:val="0"/>
          <w:sz w:val="24"/>
        </w:rPr>
        <w:t xml:space="preserve"> </w:t>
      </w:r>
      <w:r w:rsidRPr="009279D4">
        <w:rPr>
          <w:rFonts w:asciiTheme="minorHAnsi" w:hAnsiTheme="minorHAnsi"/>
          <w:i w:val="0"/>
          <w:spacing w:val="-1"/>
          <w:sz w:val="24"/>
        </w:rPr>
        <w:t>decision</w:t>
      </w:r>
      <w:r w:rsidRPr="009279D4">
        <w:rPr>
          <w:rFonts w:asciiTheme="minorHAnsi" w:hAnsiTheme="minorHAnsi"/>
          <w:i w:val="0"/>
          <w:sz w:val="24"/>
        </w:rPr>
        <w:t xml:space="preserve"> </w:t>
      </w:r>
      <w:r w:rsidRPr="009279D4">
        <w:rPr>
          <w:rFonts w:asciiTheme="minorHAnsi" w:hAnsiTheme="minorHAnsi"/>
          <w:i w:val="0"/>
          <w:spacing w:val="-1"/>
          <w:sz w:val="24"/>
        </w:rPr>
        <w:t>making</w:t>
      </w:r>
      <w:r w:rsidRPr="009279D4">
        <w:rPr>
          <w:rFonts w:asciiTheme="minorHAnsi" w:hAnsiTheme="minorHAnsi"/>
          <w:i w:val="0"/>
          <w:sz w:val="24"/>
        </w:rPr>
        <w:t xml:space="preserve"> will </w:t>
      </w:r>
      <w:r w:rsidRPr="009279D4">
        <w:rPr>
          <w:rFonts w:asciiTheme="minorHAnsi" w:hAnsiTheme="minorHAnsi"/>
          <w:i w:val="0"/>
          <w:spacing w:val="-1"/>
          <w:sz w:val="24"/>
        </w:rPr>
        <w:t>focus</w:t>
      </w:r>
      <w:r w:rsidRPr="009279D4">
        <w:rPr>
          <w:rFonts w:asciiTheme="minorHAnsi" w:hAnsiTheme="minorHAnsi"/>
          <w:i w:val="0"/>
          <w:sz w:val="24"/>
        </w:rPr>
        <w:t xml:space="preserve"> </w:t>
      </w:r>
      <w:r w:rsidRPr="009279D4">
        <w:rPr>
          <w:rFonts w:asciiTheme="minorHAnsi" w:hAnsiTheme="minorHAnsi"/>
          <w:i w:val="0"/>
          <w:spacing w:val="-1"/>
          <w:sz w:val="24"/>
        </w:rPr>
        <w:t xml:space="preserve">on </w:t>
      </w:r>
      <w:r w:rsidRPr="009279D4">
        <w:rPr>
          <w:rFonts w:asciiTheme="minorHAnsi" w:hAnsiTheme="minorHAnsi"/>
          <w:i w:val="0"/>
          <w:sz w:val="24"/>
        </w:rPr>
        <w:t xml:space="preserve">ensuring that </w:t>
      </w:r>
      <w:r w:rsidRPr="009279D4">
        <w:rPr>
          <w:rFonts w:asciiTheme="minorHAnsi" w:hAnsiTheme="minorHAnsi"/>
          <w:i w:val="0"/>
          <w:spacing w:val="-1"/>
          <w:sz w:val="24"/>
        </w:rPr>
        <w:t>risks</w:t>
      </w:r>
      <w:r w:rsidRPr="009279D4">
        <w:rPr>
          <w:rFonts w:asciiTheme="minorHAnsi" w:hAnsiTheme="minorHAnsi"/>
          <w:i w:val="0"/>
          <w:sz w:val="24"/>
        </w:rPr>
        <w:t xml:space="preserve"> </w:t>
      </w:r>
      <w:r w:rsidRPr="009279D4">
        <w:rPr>
          <w:rFonts w:asciiTheme="minorHAnsi" w:hAnsiTheme="minorHAnsi"/>
          <w:i w:val="0"/>
          <w:spacing w:val="-1"/>
          <w:sz w:val="24"/>
        </w:rPr>
        <w:t>are</w:t>
      </w:r>
      <w:r w:rsidRPr="009279D4">
        <w:rPr>
          <w:rFonts w:asciiTheme="minorHAnsi" w:hAnsiTheme="minorHAnsi"/>
          <w:i w:val="0"/>
          <w:sz w:val="24"/>
        </w:rPr>
        <w:t xml:space="preserve"> </w:t>
      </w:r>
      <w:r w:rsidRPr="009279D4">
        <w:rPr>
          <w:rFonts w:asciiTheme="minorHAnsi" w:hAnsiTheme="minorHAnsi"/>
          <w:i w:val="0"/>
          <w:spacing w:val="-1"/>
          <w:sz w:val="24"/>
        </w:rPr>
        <w:t>controlled</w:t>
      </w:r>
      <w:r w:rsidRPr="009279D4">
        <w:rPr>
          <w:rFonts w:asciiTheme="minorHAnsi" w:hAnsiTheme="minorHAnsi"/>
          <w:i w:val="0"/>
          <w:sz w:val="24"/>
        </w:rPr>
        <w:t xml:space="preserve"> </w:t>
      </w:r>
      <w:r w:rsidRPr="009279D4">
        <w:rPr>
          <w:rFonts w:asciiTheme="minorHAnsi" w:hAnsiTheme="minorHAnsi"/>
          <w:i w:val="0"/>
          <w:spacing w:val="-1"/>
          <w:sz w:val="24"/>
        </w:rPr>
        <w:t>before</w:t>
      </w:r>
      <w:r w:rsidRPr="009279D4">
        <w:rPr>
          <w:rFonts w:asciiTheme="minorHAnsi" w:hAnsiTheme="minorHAnsi"/>
          <w:i w:val="0"/>
          <w:sz w:val="24"/>
        </w:rPr>
        <w:t xml:space="preserve"> negative</w:t>
      </w:r>
      <w:r w:rsidR="009279D4">
        <w:rPr>
          <w:rFonts w:asciiTheme="minorHAnsi" w:hAnsiTheme="minorHAnsi"/>
          <w:i w:val="0"/>
          <w:spacing w:val="73"/>
          <w:sz w:val="24"/>
        </w:rPr>
        <w:t xml:space="preserve"> </w:t>
      </w:r>
      <w:r w:rsidRPr="009279D4">
        <w:rPr>
          <w:rFonts w:asciiTheme="minorHAnsi" w:hAnsiTheme="minorHAnsi"/>
          <w:i w:val="0"/>
          <w:sz w:val="24"/>
        </w:rPr>
        <w:t>consequences occur</w:t>
      </w:r>
      <w:r w:rsidR="009279D4">
        <w:rPr>
          <w:rFonts w:asciiTheme="minorHAnsi" w:hAnsiTheme="minorHAnsi"/>
          <w:i w:val="0"/>
          <w:sz w:val="24"/>
        </w:rPr>
        <w:t>.</w:t>
      </w:r>
    </w:p>
    <w:p w14:paraId="3A768BD3" w14:textId="77777777" w:rsidR="00D55587" w:rsidRPr="00D55587" w:rsidRDefault="00D55587" w:rsidP="00D55587">
      <w:pPr>
        <w:numPr>
          <w:ilvl w:val="2"/>
          <w:numId w:val="56"/>
        </w:numPr>
        <w:tabs>
          <w:tab w:val="left" w:pos="860"/>
        </w:tabs>
        <w:spacing w:after="160" w:line="259" w:lineRule="auto"/>
        <w:ind w:right="430"/>
        <w:rPr>
          <w:rFonts w:asciiTheme="minorHAnsi" w:hAnsiTheme="minorHAnsi"/>
          <w:sz w:val="24"/>
          <w:szCs w:val="24"/>
        </w:rPr>
      </w:pPr>
      <w:r w:rsidRPr="00D55587">
        <w:rPr>
          <w:rFonts w:asciiTheme="minorHAnsi" w:hAnsiTheme="minorHAnsi"/>
          <w:b/>
          <w:spacing w:val="-1"/>
          <w:sz w:val="24"/>
        </w:rPr>
        <w:t>Effective</w:t>
      </w:r>
      <w:r w:rsidRPr="00D55587">
        <w:rPr>
          <w:rFonts w:asciiTheme="minorHAnsi" w:hAnsiTheme="minorHAnsi"/>
          <w:b/>
          <w:sz w:val="24"/>
        </w:rPr>
        <w:t xml:space="preserve"> </w:t>
      </w:r>
      <w:r w:rsidRPr="00D55587">
        <w:rPr>
          <w:rFonts w:asciiTheme="minorHAnsi" w:hAnsiTheme="minorHAnsi"/>
          <w:b/>
          <w:spacing w:val="-1"/>
          <w:sz w:val="24"/>
        </w:rPr>
        <w:t>planning</w:t>
      </w:r>
      <w:r w:rsidRPr="00D55587">
        <w:rPr>
          <w:rFonts w:asciiTheme="minorHAnsi" w:hAnsiTheme="minorHAnsi"/>
          <w:b/>
          <w:sz w:val="24"/>
        </w:rPr>
        <w:t xml:space="preserve"> </w:t>
      </w:r>
      <w:r w:rsidRPr="00D55587">
        <w:rPr>
          <w:rFonts w:asciiTheme="minorHAnsi" w:hAnsiTheme="minorHAnsi"/>
          <w:b/>
          <w:spacing w:val="-1"/>
          <w:sz w:val="24"/>
        </w:rPr>
        <w:t>and</w:t>
      </w:r>
      <w:r w:rsidRPr="00D55587">
        <w:rPr>
          <w:rFonts w:asciiTheme="minorHAnsi" w:hAnsiTheme="minorHAnsi"/>
          <w:b/>
          <w:sz w:val="24"/>
        </w:rPr>
        <w:t xml:space="preserve"> </w:t>
      </w:r>
      <w:r w:rsidRPr="00D55587">
        <w:rPr>
          <w:rFonts w:asciiTheme="minorHAnsi" w:hAnsiTheme="minorHAnsi"/>
          <w:b/>
          <w:spacing w:val="-1"/>
          <w:sz w:val="24"/>
        </w:rPr>
        <w:t xml:space="preserve">assignment </w:t>
      </w:r>
      <w:r w:rsidRPr="00D55587">
        <w:rPr>
          <w:rFonts w:asciiTheme="minorHAnsi" w:hAnsiTheme="minorHAnsi"/>
          <w:b/>
          <w:sz w:val="24"/>
        </w:rPr>
        <w:t>of</w:t>
      </w:r>
      <w:r w:rsidRPr="00D55587">
        <w:rPr>
          <w:rFonts w:asciiTheme="minorHAnsi" w:hAnsiTheme="minorHAnsi"/>
          <w:b/>
          <w:spacing w:val="-1"/>
          <w:sz w:val="24"/>
        </w:rPr>
        <w:t xml:space="preserve"> </w:t>
      </w:r>
      <w:r w:rsidRPr="00D55587">
        <w:rPr>
          <w:rFonts w:asciiTheme="minorHAnsi" w:hAnsiTheme="minorHAnsi"/>
          <w:b/>
          <w:sz w:val="24"/>
        </w:rPr>
        <w:t>priorities.</w:t>
      </w:r>
      <w:r w:rsidRPr="00D55587">
        <w:rPr>
          <w:rFonts w:asciiTheme="minorHAnsi" w:hAnsiTheme="minorHAnsi"/>
          <w:b/>
          <w:spacing w:val="1"/>
          <w:sz w:val="24"/>
        </w:rPr>
        <w:t xml:space="preserve"> </w:t>
      </w:r>
      <w:r w:rsidRPr="00D55587">
        <w:rPr>
          <w:rFonts w:asciiTheme="minorHAnsi" w:hAnsiTheme="minorHAnsi"/>
          <w:sz w:val="24"/>
        </w:rPr>
        <w:t xml:space="preserve">The </w:t>
      </w:r>
      <w:r w:rsidRPr="00D55587">
        <w:rPr>
          <w:rFonts w:asciiTheme="minorHAnsi" w:hAnsiTheme="minorHAnsi"/>
          <w:spacing w:val="-1"/>
          <w:sz w:val="24"/>
        </w:rPr>
        <w:t>development</w:t>
      </w:r>
      <w:r w:rsidRPr="00D55587">
        <w:rPr>
          <w:rFonts w:asciiTheme="minorHAnsi" w:hAnsiTheme="minorHAnsi"/>
          <w:sz w:val="24"/>
        </w:rPr>
        <w:t xml:space="preserve"> of an appropriate</w:t>
      </w:r>
      <w:r w:rsidRPr="00D55587">
        <w:rPr>
          <w:rFonts w:asciiTheme="minorHAnsi" w:hAnsiTheme="minorHAnsi"/>
          <w:spacing w:val="43"/>
          <w:sz w:val="24"/>
        </w:rPr>
        <w:t xml:space="preserve"> </w:t>
      </w:r>
      <w:r w:rsidRPr="00D55587">
        <w:rPr>
          <w:rFonts w:asciiTheme="minorHAnsi" w:hAnsiTheme="minorHAnsi"/>
          <w:spacing w:val="-1"/>
          <w:sz w:val="24"/>
        </w:rPr>
        <w:t>mitigation</w:t>
      </w:r>
      <w:r w:rsidRPr="00D55587">
        <w:rPr>
          <w:rFonts w:asciiTheme="minorHAnsi" w:hAnsiTheme="minorHAnsi"/>
          <w:sz w:val="24"/>
        </w:rPr>
        <w:t xml:space="preserve"> </w:t>
      </w:r>
      <w:r w:rsidRPr="00D55587">
        <w:rPr>
          <w:rFonts w:asciiTheme="minorHAnsi" w:hAnsiTheme="minorHAnsi"/>
          <w:spacing w:val="-1"/>
          <w:sz w:val="24"/>
        </w:rPr>
        <w:t>plan</w:t>
      </w:r>
      <w:r w:rsidRPr="00D55587">
        <w:rPr>
          <w:rFonts w:asciiTheme="minorHAnsi" w:hAnsiTheme="minorHAnsi"/>
          <w:sz w:val="24"/>
        </w:rPr>
        <w:t xml:space="preserve"> will </w:t>
      </w:r>
      <w:r w:rsidRPr="00D55587">
        <w:rPr>
          <w:rFonts w:asciiTheme="minorHAnsi" w:hAnsiTheme="minorHAnsi"/>
          <w:spacing w:val="-1"/>
          <w:sz w:val="24"/>
        </w:rPr>
        <w:t>involve</w:t>
      </w:r>
      <w:r w:rsidRPr="00D55587">
        <w:rPr>
          <w:rFonts w:asciiTheme="minorHAnsi" w:hAnsiTheme="minorHAnsi"/>
          <w:sz w:val="24"/>
        </w:rPr>
        <w:t xml:space="preserve"> </w:t>
      </w:r>
      <w:r w:rsidRPr="00D55587">
        <w:rPr>
          <w:rFonts w:asciiTheme="minorHAnsi" w:hAnsiTheme="minorHAnsi"/>
          <w:spacing w:val="-1"/>
          <w:sz w:val="24"/>
        </w:rPr>
        <w:t>consideration</w:t>
      </w:r>
      <w:r w:rsidRPr="00D55587">
        <w:rPr>
          <w:rFonts w:asciiTheme="minorHAnsi" w:hAnsiTheme="minorHAnsi"/>
          <w:sz w:val="24"/>
        </w:rPr>
        <w:t xml:space="preserve"> of</w:t>
      </w:r>
      <w:r w:rsidRPr="00D55587">
        <w:rPr>
          <w:rFonts w:asciiTheme="minorHAnsi" w:hAnsiTheme="minorHAnsi"/>
          <w:spacing w:val="-1"/>
          <w:sz w:val="24"/>
        </w:rPr>
        <w:t xml:space="preserve"> different</w:t>
      </w:r>
      <w:r w:rsidRPr="00D55587">
        <w:rPr>
          <w:rFonts w:asciiTheme="minorHAnsi" w:hAnsiTheme="minorHAnsi"/>
          <w:sz w:val="24"/>
        </w:rPr>
        <w:t xml:space="preserve"> </w:t>
      </w:r>
      <w:r w:rsidRPr="00D55587">
        <w:rPr>
          <w:rFonts w:asciiTheme="minorHAnsi" w:hAnsiTheme="minorHAnsi"/>
          <w:spacing w:val="-1"/>
          <w:sz w:val="24"/>
        </w:rPr>
        <w:t>mitigation</w:t>
      </w:r>
      <w:r w:rsidRPr="00D55587">
        <w:rPr>
          <w:rFonts w:asciiTheme="minorHAnsi" w:hAnsiTheme="minorHAnsi"/>
          <w:sz w:val="24"/>
        </w:rPr>
        <w:t xml:space="preserve"> </w:t>
      </w:r>
      <w:r w:rsidRPr="00D55587">
        <w:rPr>
          <w:rFonts w:asciiTheme="minorHAnsi" w:hAnsiTheme="minorHAnsi"/>
          <w:spacing w:val="-1"/>
          <w:sz w:val="24"/>
        </w:rPr>
        <w:t>strategies,</w:t>
      </w:r>
      <w:r w:rsidRPr="00D55587">
        <w:rPr>
          <w:rFonts w:asciiTheme="minorHAnsi" w:hAnsiTheme="minorHAnsi"/>
          <w:sz w:val="24"/>
        </w:rPr>
        <w:t xml:space="preserve"> the </w:t>
      </w:r>
      <w:r w:rsidRPr="00D55587">
        <w:rPr>
          <w:rFonts w:asciiTheme="minorHAnsi" w:hAnsiTheme="minorHAnsi"/>
          <w:spacing w:val="-1"/>
          <w:sz w:val="24"/>
        </w:rPr>
        <w:t>cost</w:t>
      </w:r>
      <w:r w:rsidRPr="00D55587">
        <w:rPr>
          <w:rFonts w:asciiTheme="minorHAnsi" w:hAnsiTheme="minorHAnsi"/>
          <w:sz w:val="24"/>
        </w:rPr>
        <w:t xml:space="preserve"> of</w:t>
      </w:r>
      <w:r w:rsidRPr="00D55587">
        <w:rPr>
          <w:rFonts w:asciiTheme="minorHAnsi" w:hAnsiTheme="minorHAnsi"/>
          <w:spacing w:val="99"/>
          <w:sz w:val="24"/>
        </w:rPr>
        <w:t xml:space="preserve"> </w:t>
      </w:r>
      <w:r w:rsidRPr="00D55587">
        <w:rPr>
          <w:rFonts w:asciiTheme="minorHAnsi" w:hAnsiTheme="minorHAnsi"/>
          <w:spacing w:val="-1"/>
          <w:sz w:val="24"/>
        </w:rPr>
        <w:t xml:space="preserve">managing </w:t>
      </w:r>
      <w:r w:rsidRPr="00D55587">
        <w:rPr>
          <w:rFonts w:asciiTheme="minorHAnsi" w:hAnsiTheme="minorHAnsi"/>
          <w:sz w:val="24"/>
        </w:rPr>
        <w:t>a</w:t>
      </w:r>
      <w:r w:rsidRPr="00D55587">
        <w:rPr>
          <w:rFonts w:asciiTheme="minorHAnsi" w:hAnsiTheme="minorHAnsi"/>
          <w:spacing w:val="-1"/>
          <w:sz w:val="24"/>
        </w:rPr>
        <w:t xml:space="preserve"> </w:t>
      </w:r>
      <w:r w:rsidRPr="00D55587">
        <w:rPr>
          <w:rFonts w:asciiTheme="minorHAnsi" w:hAnsiTheme="minorHAnsi"/>
          <w:sz w:val="24"/>
        </w:rPr>
        <w:t>risk,</w:t>
      </w:r>
      <w:r w:rsidRPr="00D55587">
        <w:rPr>
          <w:rFonts w:asciiTheme="minorHAnsi" w:hAnsiTheme="minorHAnsi"/>
          <w:spacing w:val="-1"/>
          <w:sz w:val="24"/>
        </w:rPr>
        <w:t xml:space="preserve"> </w:t>
      </w:r>
      <w:r w:rsidRPr="00D55587">
        <w:rPr>
          <w:rFonts w:asciiTheme="minorHAnsi" w:hAnsiTheme="minorHAnsi"/>
          <w:sz w:val="24"/>
        </w:rPr>
        <w:t>and</w:t>
      </w:r>
      <w:r w:rsidRPr="00D55587">
        <w:rPr>
          <w:rFonts w:asciiTheme="minorHAnsi" w:hAnsiTheme="minorHAnsi"/>
          <w:spacing w:val="-1"/>
          <w:sz w:val="24"/>
        </w:rPr>
        <w:t xml:space="preserve"> </w:t>
      </w:r>
      <w:r w:rsidRPr="00D55587">
        <w:rPr>
          <w:rFonts w:asciiTheme="minorHAnsi" w:hAnsiTheme="minorHAnsi"/>
          <w:sz w:val="24"/>
        </w:rPr>
        <w:t>the</w:t>
      </w:r>
      <w:r w:rsidRPr="00D55587">
        <w:rPr>
          <w:rFonts w:asciiTheme="minorHAnsi" w:hAnsiTheme="minorHAnsi"/>
          <w:spacing w:val="-1"/>
          <w:sz w:val="24"/>
        </w:rPr>
        <w:t xml:space="preserve"> </w:t>
      </w:r>
      <w:r w:rsidRPr="00D55587">
        <w:rPr>
          <w:rFonts w:asciiTheme="minorHAnsi" w:hAnsiTheme="minorHAnsi"/>
          <w:sz w:val="24"/>
        </w:rPr>
        <w:t>best use</w:t>
      </w:r>
      <w:r w:rsidRPr="00D55587">
        <w:rPr>
          <w:rFonts w:asciiTheme="minorHAnsi" w:hAnsiTheme="minorHAnsi"/>
          <w:spacing w:val="-1"/>
          <w:sz w:val="24"/>
        </w:rPr>
        <w:t xml:space="preserve"> </w:t>
      </w:r>
      <w:r w:rsidRPr="00D55587">
        <w:rPr>
          <w:rFonts w:asciiTheme="minorHAnsi" w:hAnsiTheme="minorHAnsi"/>
          <w:sz w:val="24"/>
        </w:rPr>
        <w:t>of</w:t>
      </w:r>
      <w:r w:rsidRPr="00D55587">
        <w:rPr>
          <w:rFonts w:asciiTheme="minorHAnsi" w:hAnsiTheme="minorHAnsi"/>
          <w:spacing w:val="-1"/>
          <w:sz w:val="24"/>
        </w:rPr>
        <w:t xml:space="preserve"> </w:t>
      </w:r>
      <w:r w:rsidRPr="00D55587">
        <w:rPr>
          <w:rFonts w:asciiTheme="minorHAnsi" w:hAnsiTheme="minorHAnsi"/>
          <w:sz w:val="24"/>
        </w:rPr>
        <w:t>program</w:t>
      </w:r>
      <w:r w:rsidRPr="00D55587">
        <w:rPr>
          <w:rFonts w:asciiTheme="minorHAnsi" w:hAnsiTheme="minorHAnsi"/>
          <w:spacing w:val="-3"/>
          <w:sz w:val="24"/>
        </w:rPr>
        <w:t xml:space="preserve"> </w:t>
      </w:r>
      <w:r w:rsidRPr="00D55587">
        <w:rPr>
          <w:rFonts w:asciiTheme="minorHAnsi" w:hAnsiTheme="minorHAnsi"/>
          <w:sz w:val="24"/>
        </w:rPr>
        <w:t>resources</w:t>
      </w:r>
    </w:p>
    <w:p w14:paraId="70DF0187" w14:textId="1C6587AC" w:rsidR="00D55587" w:rsidRPr="009279D4" w:rsidRDefault="00D55587" w:rsidP="00D55587">
      <w:pPr>
        <w:pStyle w:val="BodyText"/>
        <w:numPr>
          <w:ilvl w:val="2"/>
          <w:numId w:val="56"/>
        </w:numPr>
        <w:tabs>
          <w:tab w:val="left" w:pos="860"/>
        </w:tabs>
        <w:spacing w:before="0" w:after="160" w:line="259" w:lineRule="auto"/>
        <w:ind w:right="394"/>
        <w:rPr>
          <w:rFonts w:asciiTheme="minorHAnsi" w:hAnsiTheme="minorHAnsi"/>
          <w:i w:val="0"/>
          <w:sz w:val="24"/>
        </w:rPr>
      </w:pPr>
      <w:r w:rsidRPr="009279D4">
        <w:rPr>
          <w:rFonts w:asciiTheme="minorHAnsi" w:hAnsiTheme="minorHAnsi"/>
          <w:b/>
          <w:i w:val="0"/>
          <w:sz w:val="24"/>
        </w:rPr>
        <w:t>Systematic</w:t>
      </w:r>
      <w:r w:rsidRPr="009279D4">
        <w:rPr>
          <w:rFonts w:asciiTheme="minorHAnsi" w:hAnsiTheme="minorHAnsi"/>
          <w:b/>
          <w:i w:val="0"/>
          <w:spacing w:val="-1"/>
          <w:sz w:val="24"/>
        </w:rPr>
        <w:t xml:space="preserve"> </w:t>
      </w:r>
      <w:r w:rsidRPr="009279D4">
        <w:rPr>
          <w:rFonts w:asciiTheme="minorHAnsi" w:hAnsiTheme="minorHAnsi"/>
          <w:b/>
          <w:i w:val="0"/>
          <w:sz w:val="24"/>
        </w:rPr>
        <w:t>tracking</w:t>
      </w:r>
      <w:r w:rsidRPr="009279D4">
        <w:rPr>
          <w:rFonts w:asciiTheme="minorHAnsi" w:hAnsiTheme="minorHAnsi"/>
          <w:b/>
          <w:i w:val="0"/>
          <w:spacing w:val="-1"/>
          <w:sz w:val="24"/>
        </w:rPr>
        <w:t xml:space="preserve"> </w:t>
      </w:r>
      <w:r w:rsidRPr="009279D4">
        <w:rPr>
          <w:rFonts w:asciiTheme="minorHAnsi" w:hAnsiTheme="minorHAnsi"/>
          <w:b/>
          <w:i w:val="0"/>
          <w:sz w:val="24"/>
        </w:rPr>
        <w:t>of</w:t>
      </w:r>
      <w:r w:rsidRPr="009279D4">
        <w:rPr>
          <w:rFonts w:asciiTheme="minorHAnsi" w:hAnsiTheme="minorHAnsi"/>
          <w:b/>
          <w:i w:val="0"/>
          <w:spacing w:val="-1"/>
          <w:sz w:val="24"/>
        </w:rPr>
        <w:t xml:space="preserve"> </w:t>
      </w:r>
      <w:r w:rsidRPr="009279D4">
        <w:rPr>
          <w:rFonts w:asciiTheme="minorHAnsi" w:hAnsiTheme="minorHAnsi"/>
          <w:b/>
          <w:i w:val="0"/>
          <w:sz w:val="24"/>
        </w:rPr>
        <w:t xml:space="preserve">progress. </w:t>
      </w:r>
      <w:r w:rsidRPr="009279D4">
        <w:rPr>
          <w:rFonts w:asciiTheme="minorHAnsi" w:hAnsiTheme="minorHAnsi"/>
          <w:b/>
          <w:i w:val="0"/>
          <w:spacing w:val="2"/>
          <w:sz w:val="24"/>
        </w:rPr>
        <w:t xml:space="preserve"> </w:t>
      </w:r>
      <w:r w:rsidRPr="009279D4">
        <w:rPr>
          <w:rFonts w:asciiTheme="minorHAnsi" w:hAnsiTheme="minorHAnsi"/>
          <w:i w:val="0"/>
          <w:spacing w:val="-1"/>
          <w:sz w:val="24"/>
        </w:rPr>
        <w:t>The</w:t>
      </w:r>
      <w:r w:rsidRPr="009279D4">
        <w:rPr>
          <w:rFonts w:asciiTheme="minorHAnsi" w:hAnsiTheme="minorHAnsi"/>
          <w:i w:val="0"/>
          <w:sz w:val="24"/>
        </w:rPr>
        <w:t xml:space="preserve"> Cyber.gov program </w:t>
      </w:r>
      <w:r w:rsidRPr="009279D4">
        <w:rPr>
          <w:rFonts w:asciiTheme="minorHAnsi" w:hAnsiTheme="minorHAnsi"/>
          <w:i w:val="0"/>
          <w:spacing w:val="-1"/>
          <w:sz w:val="24"/>
        </w:rPr>
        <w:t xml:space="preserve">staff </w:t>
      </w:r>
      <w:r w:rsidRPr="009279D4">
        <w:rPr>
          <w:rFonts w:asciiTheme="minorHAnsi" w:hAnsiTheme="minorHAnsi"/>
          <w:i w:val="0"/>
          <w:sz w:val="24"/>
        </w:rPr>
        <w:t xml:space="preserve">will </w:t>
      </w:r>
      <w:r w:rsidRPr="009279D4">
        <w:rPr>
          <w:rFonts w:asciiTheme="minorHAnsi" w:hAnsiTheme="minorHAnsi"/>
          <w:i w:val="0"/>
          <w:spacing w:val="-1"/>
          <w:sz w:val="24"/>
        </w:rPr>
        <w:t>ensure</w:t>
      </w:r>
      <w:r w:rsidRPr="009279D4">
        <w:rPr>
          <w:rFonts w:asciiTheme="minorHAnsi" w:hAnsiTheme="minorHAnsi"/>
          <w:i w:val="0"/>
          <w:sz w:val="24"/>
        </w:rPr>
        <w:t xml:space="preserve"> that the </w:t>
      </w:r>
      <w:r w:rsidRPr="009279D4">
        <w:rPr>
          <w:rFonts w:asciiTheme="minorHAnsi" w:hAnsiTheme="minorHAnsi"/>
          <w:i w:val="0"/>
          <w:spacing w:val="-1"/>
          <w:sz w:val="24"/>
        </w:rPr>
        <w:t>mitigation</w:t>
      </w:r>
      <w:r w:rsidRPr="009279D4">
        <w:rPr>
          <w:rFonts w:asciiTheme="minorHAnsi" w:hAnsiTheme="minorHAnsi"/>
          <w:i w:val="0"/>
          <w:spacing w:val="35"/>
          <w:sz w:val="24"/>
        </w:rPr>
        <w:t xml:space="preserve"> </w:t>
      </w:r>
      <w:r w:rsidRPr="009279D4">
        <w:rPr>
          <w:rFonts w:asciiTheme="minorHAnsi" w:hAnsiTheme="minorHAnsi"/>
          <w:i w:val="0"/>
          <w:sz w:val="24"/>
        </w:rPr>
        <w:t>progress</w:t>
      </w:r>
      <w:r w:rsidRPr="009279D4">
        <w:rPr>
          <w:rFonts w:asciiTheme="minorHAnsi" w:hAnsiTheme="minorHAnsi"/>
          <w:i w:val="0"/>
          <w:spacing w:val="-1"/>
          <w:sz w:val="24"/>
        </w:rPr>
        <w:t xml:space="preserve"> </w:t>
      </w:r>
      <w:r w:rsidRPr="009279D4">
        <w:rPr>
          <w:rFonts w:asciiTheme="minorHAnsi" w:hAnsiTheme="minorHAnsi"/>
          <w:i w:val="0"/>
          <w:sz w:val="24"/>
        </w:rPr>
        <w:t>is</w:t>
      </w:r>
      <w:r w:rsidRPr="009279D4">
        <w:rPr>
          <w:rFonts w:asciiTheme="minorHAnsi" w:hAnsiTheme="minorHAnsi"/>
          <w:i w:val="0"/>
          <w:spacing w:val="-1"/>
          <w:sz w:val="24"/>
        </w:rPr>
        <w:t xml:space="preserve"> </w:t>
      </w:r>
      <w:r w:rsidRPr="009279D4">
        <w:rPr>
          <w:rFonts w:asciiTheme="minorHAnsi" w:hAnsiTheme="minorHAnsi"/>
          <w:i w:val="0"/>
          <w:sz w:val="24"/>
        </w:rPr>
        <w:t>tracked</w:t>
      </w:r>
      <w:r w:rsidRPr="009279D4">
        <w:rPr>
          <w:rFonts w:asciiTheme="minorHAnsi" w:hAnsiTheme="minorHAnsi"/>
          <w:i w:val="0"/>
          <w:spacing w:val="-1"/>
          <w:sz w:val="24"/>
        </w:rPr>
        <w:t xml:space="preserve"> </w:t>
      </w:r>
      <w:r w:rsidRPr="009279D4">
        <w:rPr>
          <w:rFonts w:asciiTheme="minorHAnsi" w:hAnsiTheme="minorHAnsi"/>
          <w:i w:val="0"/>
          <w:sz w:val="24"/>
        </w:rPr>
        <w:t>and</w:t>
      </w:r>
      <w:r w:rsidRPr="009279D4">
        <w:rPr>
          <w:rFonts w:asciiTheme="minorHAnsi" w:hAnsiTheme="minorHAnsi"/>
          <w:i w:val="0"/>
          <w:spacing w:val="-1"/>
          <w:sz w:val="24"/>
        </w:rPr>
        <w:t xml:space="preserve"> regularly reported</w:t>
      </w:r>
      <w:r w:rsidRPr="009279D4">
        <w:rPr>
          <w:rFonts w:asciiTheme="minorHAnsi" w:hAnsiTheme="minorHAnsi"/>
          <w:i w:val="0"/>
          <w:sz w:val="24"/>
        </w:rPr>
        <w:t xml:space="preserve"> to </w:t>
      </w:r>
      <w:r w:rsidRPr="009279D4">
        <w:rPr>
          <w:rFonts w:asciiTheme="minorHAnsi" w:hAnsiTheme="minorHAnsi"/>
          <w:i w:val="0"/>
          <w:spacing w:val="-1"/>
          <w:sz w:val="24"/>
        </w:rPr>
        <w:t>upper</w:t>
      </w:r>
      <w:r w:rsidRPr="009279D4">
        <w:rPr>
          <w:rFonts w:asciiTheme="minorHAnsi" w:hAnsiTheme="minorHAnsi"/>
          <w:i w:val="0"/>
          <w:sz w:val="24"/>
        </w:rPr>
        <w:t xml:space="preserve"> </w:t>
      </w:r>
      <w:r w:rsidRPr="009279D4">
        <w:rPr>
          <w:rFonts w:asciiTheme="minorHAnsi" w:hAnsiTheme="minorHAnsi"/>
          <w:i w:val="0"/>
          <w:spacing w:val="-1"/>
          <w:sz w:val="24"/>
        </w:rPr>
        <w:t>management.</w:t>
      </w:r>
      <w:r w:rsidRPr="009279D4">
        <w:rPr>
          <w:rFonts w:asciiTheme="minorHAnsi" w:hAnsiTheme="minorHAnsi"/>
          <w:i w:val="0"/>
          <w:spacing w:val="59"/>
          <w:sz w:val="24"/>
        </w:rPr>
        <w:t xml:space="preserve"> </w:t>
      </w:r>
      <w:r w:rsidRPr="009279D4">
        <w:rPr>
          <w:rFonts w:asciiTheme="minorHAnsi" w:hAnsiTheme="minorHAnsi"/>
          <w:i w:val="0"/>
          <w:spacing w:val="-1"/>
          <w:sz w:val="24"/>
        </w:rPr>
        <w:t>Management</w:t>
      </w:r>
      <w:r w:rsidRPr="009279D4">
        <w:rPr>
          <w:rFonts w:asciiTheme="minorHAnsi" w:hAnsiTheme="minorHAnsi"/>
          <w:i w:val="0"/>
          <w:sz w:val="24"/>
        </w:rPr>
        <w:t xml:space="preserve"> will</w:t>
      </w:r>
      <w:r w:rsidRPr="009279D4">
        <w:rPr>
          <w:rFonts w:asciiTheme="minorHAnsi" w:hAnsiTheme="minorHAnsi"/>
          <w:i w:val="0"/>
          <w:spacing w:val="63"/>
          <w:sz w:val="24"/>
        </w:rPr>
        <w:t xml:space="preserve"> </w:t>
      </w:r>
      <w:r w:rsidRPr="009279D4">
        <w:rPr>
          <w:rFonts w:asciiTheme="minorHAnsi" w:hAnsiTheme="minorHAnsi"/>
          <w:i w:val="0"/>
          <w:sz w:val="24"/>
        </w:rPr>
        <w:t>ensure</w:t>
      </w:r>
      <w:r w:rsidRPr="009279D4">
        <w:rPr>
          <w:rFonts w:asciiTheme="minorHAnsi" w:hAnsiTheme="minorHAnsi"/>
          <w:i w:val="0"/>
          <w:spacing w:val="-1"/>
          <w:sz w:val="24"/>
        </w:rPr>
        <w:t xml:space="preserve"> that </w:t>
      </w:r>
      <w:r w:rsidRPr="009279D4">
        <w:rPr>
          <w:rFonts w:asciiTheme="minorHAnsi" w:hAnsiTheme="minorHAnsi"/>
          <w:i w:val="0"/>
          <w:sz w:val="24"/>
        </w:rPr>
        <w:t>the</w:t>
      </w:r>
      <w:r w:rsidRPr="009279D4">
        <w:rPr>
          <w:rFonts w:asciiTheme="minorHAnsi" w:hAnsiTheme="minorHAnsi"/>
          <w:i w:val="0"/>
          <w:spacing w:val="-1"/>
          <w:sz w:val="24"/>
        </w:rPr>
        <w:t xml:space="preserve"> </w:t>
      </w:r>
      <w:r w:rsidRPr="009279D4">
        <w:rPr>
          <w:rFonts w:asciiTheme="minorHAnsi" w:hAnsiTheme="minorHAnsi"/>
          <w:i w:val="0"/>
          <w:sz w:val="24"/>
        </w:rPr>
        <w:t>planned</w:t>
      </w:r>
      <w:r w:rsidRPr="009279D4">
        <w:rPr>
          <w:rFonts w:asciiTheme="minorHAnsi" w:hAnsiTheme="minorHAnsi"/>
          <w:i w:val="0"/>
          <w:spacing w:val="-1"/>
          <w:sz w:val="24"/>
        </w:rPr>
        <w:t xml:space="preserve"> mitigation </w:t>
      </w:r>
      <w:r w:rsidRPr="009279D4">
        <w:rPr>
          <w:rFonts w:asciiTheme="minorHAnsi" w:hAnsiTheme="minorHAnsi"/>
          <w:i w:val="0"/>
          <w:sz w:val="24"/>
        </w:rPr>
        <w:t>achieves</w:t>
      </w:r>
      <w:r w:rsidRPr="009279D4">
        <w:rPr>
          <w:rFonts w:asciiTheme="minorHAnsi" w:hAnsiTheme="minorHAnsi"/>
          <w:i w:val="0"/>
          <w:spacing w:val="-1"/>
          <w:sz w:val="24"/>
        </w:rPr>
        <w:t xml:space="preserve"> the </w:t>
      </w:r>
      <w:r w:rsidRPr="009279D4">
        <w:rPr>
          <w:rFonts w:asciiTheme="minorHAnsi" w:hAnsiTheme="minorHAnsi"/>
          <w:i w:val="0"/>
          <w:sz w:val="24"/>
        </w:rPr>
        <w:t>desired</w:t>
      </w:r>
      <w:r w:rsidRPr="009279D4">
        <w:rPr>
          <w:rFonts w:asciiTheme="minorHAnsi" w:hAnsiTheme="minorHAnsi"/>
          <w:i w:val="0"/>
          <w:spacing w:val="-1"/>
          <w:sz w:val="24"/>
        </w:rPr>
        <w:t xml:space="preserve"> result </w:t>
      </w:r>
      <w:r w:rsidRPr="009279D4">
        <w:rPr>
          <w:rFonts w:asciiTheme="minorHAnsi" w:hAnsiTheme="minorHAnsi"/>
          <w:i w:val="0"/>
          <w:sz w:val="24"/>
        </w:rPr>
        <w:t>and,</w:t>
      </w:r>
      <w:r w:rsidRPr="009279D4">
        <w:rPr>
          <w:rFonts w:asciiTheme="minorHAnsi" w:hAnsiTheme="minorHAnsi"/>
          <w:i w:val="0"/>
          <w:spacing w:val="-1"/>
          <w:sz w:val="24"/>
        </w:rPr>
        <w:t xml:space="preserve"> </w:t>
      </w:r>
      <w:r w:rsidRPr="009279D4">
        <w:rPr>
          <w:rFonts w:asciiTheme="minorHAnsi" w:hAnsiTheme="minorHAnsi"/>
          <w:i w:val="0"/>
          <w:sz w:val="24"/>
        </w:rPr>
        <w:t>if</w:t>
      </w:r>
      <w:r w:rsidRPr="009279D4">
        <w:rPr>
          <w:rFonts w:asciiTheme="minorHAnsi" w:hAnsiTheme="minorHAnsi"/>
          <w:i w:val="0"/>
          <w:spacing w:val="-2"/>
          <w:sz w:val="24"/>
        </w:rPr>
        <w:t xml:space="preserve"> </w:t>
      </w:r>
      <w:r w:rsidRPr="009279D4">
        <w:rPr>
          <w:rFonts w:asciiTheme="minorHAnsi" w:hAnsiTheme="minorHAnsi"/>
          <w:i w:val="0"/>
          <w:sz w:val="24"/>
        </w:rPr>
        <w:t>not,</w:t>
      </w:r>
      <w:r w:rsidRPr="009279D4">
        <w:rPr>
          <w:rFonts w:asciiTheme="minorHAnsi" w:hAnsiTheme="minorHAnsi"/>
          <w:i w:val="0"/>
          <w:spacing w:val="-1"/>
          <w:sz w:val="24"/>
        </w:rPr>
        <w:t xml:space="preserve"> </w:t>
      </w:r>
      <w:r w:rsidRPr="009279D4">
        <w:rPr>
          <w:rFonts w:asciiTheme="minorHAnsi" w:hAnsiTheme="minorHAnsi"/>
          <w:i w:val="0"/>
          <w:sz w:val="24"/>
        </w:rPr>
        <w:t>be</w:t>
      </w:r>
      <w:r w:rsidRPr="009279D4">
        <w:rPr>
          <w:rFonts w:asciiTheme="minorHAnsi" w:hAnsiTheme="minorHAnsi"/>
          <w:i w:val="0"/>
          <w:spacing w:val="-1"/>
          <w:sz w:val="24"/>
        </w:rPr>
        <w:t xml:space="preserve"> </w:t>
      </w:r>
      <w:r w:rsidRPr="009279D4">
        <w:rPr>
          <w:rFonts w:asciiTheme="minorHAnsi" w:hAnsiTheme="minorHAnsi"/>
          <w:i w:val="0"/>
          <w:sz w:val="24"/>
        </w:rPr>
        <w:t>prepared</w:t>
      </w:r>
      <w:r w:rsidRPr="009279D4">
        <w:rPr>
          <w:rFonts w:asciiTheme="minorHAnsi" w:hAnsiTheme="minorHAnsi"/>
          <w:i w:val="0"/>
          <w:spacing w:val="-1"/>
          <w:sz w:val="24"/>
        </w:rPr>
        <w:t xml:space="preserve"> </w:t>
      </w:r>
      <w:r w:rsidRPr="009279D4">
        <w:rPr>
          <w:rFonts w:asciiTheme="minorHAnsi" w:hAnsiTheme="minorHAnsi"/>
          <w:i w:val="0"/>
          <w:sz w:val="24"/>
        </w:rPr>
        <w:t>to</w:t>
      </w:r>
      <w:r w:rsidRPr="009279D4">
        <w:rPr>
          <w:rFonts w:asciiTheme="minorHAnsi" w:hAnsiTheme="minorHAnsi"/>
          <w:i w:val="0"/>
          <w:spacing w:val="31"/>
          <w:sz w:val="24"/>
        </w:rPr>
        <w:t xml:space="preserve"> </w:t>
      </w:r>
      <w:r w:rsidRPr="009279D4">
        <w:rPr>
          <w:rFonts w:asciiTheme="minorHAnsi" w:hAnsiTheme="minorHAnsi"/>
          <w:i w:val="0"/>
          <w:sz w:val="24"/>
        </w:rPr>
        <w:t>execute</w:t>
      </w:r>
      <w:r w:rsidRPr="009279D4">
        <w:rPr>
          <w:rFonts w:asciiTheme="minorHAnsi" w:hAnsiTheme="minorHAnsi"/>
          <w:i w:val="0"/>
          <w:spacing w:val="-1"/>
          <w:sz w:val="24"/>
        </w:rPr>
        <w:t xml:space="preserve"> </w:t>
      </w:r>
      <w:r w:rsidRPr="009279D4">
        <w:rPr>
          <w:rFonts w:asciiTheme="minorHAnsi" w:hAnsiTheme="minorHAnsi"/>
          <w:i w:val="0"/>
          <w:sz w:val="24"/>
        </w:rPr>
        <w:t>an</w:t>
      </w:r>
      <w:r w:rsidRPr="009279D4">
        <w:rPr>
          <w:rFonts w:asciiTheme="minorHAnsi" w:hAnsiTheme="minorHAnsi"/>
          <w:i w:val="0"/>
          <w:spacing w:val="-1"/>
          <w:sz w:val="24"/>
        </w:rPr>
        <w:t xml:space="preserve"> alternative mitigation </w:t>
      </w:r>
      <w:r w:rsidRPr="009279D4">
        <w:rPr>
          <w:rFonts w:asciiTheme="minorHAnsi" w:hAnsiTheme="minorHAnsi"/>
          <w:i w:val="0"/>
          <w:sz w:val="24"/>
        </w:rPr>
        <w:t>or</w:t>
      </w:r>
      <w:r w:rsidRPr="009279D4">
        <w:rPr>
          <w:rFonts w:asciiTheme="minorHAnsi" w:hAnsiTheme="minorHAnsi"/>
          <w:i w:val="0"/>
          <w:spacing w:val="-1"/>
          <w:sz w:val="24"/>
        </w:rPr>
        <w:t xml:space="preserve"> </w:t>
      </w:r>
      <w:r w:rsidRPr="009279D4">
        <w:rPr>
          <w:rFonts w:asciiTheme="minorHAnsi" w:hAnsiTheme="minorHAnsi"/>
          <w:i w:val="0"/>
          <w:sz w:val="24"/>
        </w:rPr>
        <w:t>invoke</w:t>
      </w:r>
      <w:r w:rsidRPr="009279D4">
        <w:rPr>
          <w:rFonts w:asciiTheme="minorHAnsi" w:hAnsiTheme="minorHAnsi"/>
          <w:i w:val="0"/>
          <w:spacing w:val="-1"/>
          <w:sz w:val="24"/>
        </w:rPr>
        <w:t xml:space="preserve"> </w:t>
      </w:r>
      <w:r w:rsidRPr="009279D4">
        <w:rPr>
          <w:rFonts w:asciiTheme="minorHAnsi" w:hAnsiTheme="minorHAnsi"/>
          <w:i w:val="0"/>
          <w:sz w:val="24"/>
        </w:rPr>
        <w:t>a</w:t>
      </w:r>
      <w:r w:rsidRPr="009279D4">
        <w:rPr>
          <w:rFonts w:asciiTheme="minorHAnsi" w:hAnsiTheme="minorHAnsi"/>
          <w:i w:val="0"/>
          <w:spacing w:val="-1"/>
          <w:sz w:val="24"/>
        </w:rPr>
        <w:t xml:space="preserve"> </w:t>
      </w:r>
      <w:r w:rsidRPr="009279D4">
        <w:rPr>
          <w:rFonts w:asciiTheme="minorHAnsi" w:hAnsiTheme="minorHAnsi"/>
          <w:i w:val="0"/>
          <w:sz w:val="24"/>
        </w:rPr>
        <w:t>contingency</w:t>
      </w:r>
      <w:r w:rsidRPr="009279D4">
        <w:rPr>
          <w:rFonts w:asciiTheme="minorHAnsi" w:hAnsiTheme="minorHAnsi"/>
          <w:i w:val="0"/>
          <w:spacing w:val="-1"/>
          <w:sz w:val="24"/>
        </w:rPr>
        <w:t xml:space="preserve"> </w:t>
      </w:r>
      <w:r w:rsidRPr="009279D4">
        <w:rPr>
          <w:rFonts w:asciiTheme="minorHAnsi" w:hAnsiTheme="minorHAnsi"/>
          <w:i w:val="0"/>
          <w:sz w:val="24"/>
        </w:rPr>
        <w:t>plan.</w:t>
      </w:r>
    </w:p>
    <w:p w14:paraId="364A9D1E" w14:textId="77777777" w:rsidR="00D55587" w:rsidRPr="009279D4" w:rsidRDefault="00D55587" w:rsidP="00D55587">
      <w:pPr>
        <w:pStyle w:val="BodyText"/>
        <w:numPr>
          <w:ilvl w:val="2"/>
          <w:numId w:val="56"/>
        </w:numPr>
        <w:tabs>
          <w:tab w:val="left" w:pos="860"/>
        </w:tabs>
        <w:spacing w:before="0" w:after="160" w:line="259" w:lineRule="auto"/>
        <w:ind w:right="145"/>
        <w:rPr>
          <w:rFonts w:asciiTheme="minorHAnsi" w:hAnsiTheme="minorHAnsi"/>
          <w:i w:val="0"/>
          <w:sz w:val="24"/>
        </w:rPr>
      </w:pPr>
      <w:r w:rsidRPr="009279D4">
        <w:rPr>
          <w:rFonts w:asciiTheme="minorHAnsi" w:hAnsiTheme="minorHAnsi"/>
          <w:b/>
          <w:i w:val="0"/>
          <w:sz w:val="24"/>
        </w:rPr>
        <w:lastRenderedPageBreak/>
        <w:t>Prudent</w:t>
      </w:r>
      <w:r w:rsidRPr="009279D4">
        <w:rPr>
          <w:rFonts w:asciiTheme="minorHAnsi" w:hAnsiTheme="minorHAnsi"/>
          <w:b/>
          <w:i w:val="0"/>
          <w:spacing w:val="-1"/>
          <w:sz w:val="24"/>
        </w:rPr>
        <w:t xml:space="preserve"> </w:t>
      </w:r>
      <w:r w:rsidRPr="009279D4">
        <w:rPr>
          <w:rFonts w:asciiTheme="minorHAnsi" w:hAnsiTheme="minorHAnsi"/>
          <w:b/>
          <w:i w:val="0"/>
          <w:sz w:val="24"/>
        </w:rPr>
        <w:t>escalation</w:t>
      </w:r>
      <w:r w:rsidRPr="009279D4">
        <w:rPr>
          <w:rFonts w:asciiTheme="minorHAnsi" w:hAnsiTheme="minorHAnsi"/>
          <w:b/>
          <w:i w:val="0"/>
          <w:spacing w:val="-1"/>
          <w:sz w:val="24"/>
        </w:rPr>
        <w:t xml:space="preserve"> </w:t>
      </w:r>
      <w:r w:rsidRPr="009279D4">
        <w:rPr>
          <w:rFonts w:asciiTheme="minorHAnsi" w:hAnsiTheme="minorHAnsi"/>
          <w:b/>
          <w:i w:val="0"/>
          <w:sz w:val="24"/>
        </w:rPr>
        <w:t>of</w:t>
      </w:r>
      <w:r w:rsidRPr="009279D4">
        <w:rPr>
          <w:rFonts w:asciiTheme="minorHAnsi" w:hAnsiTheme="minorHAnsi"/>
          <w:b/>
          <w:i w:val="0"/>
          <w:spacing w:val="-1"/>
          <w:sz w:val="24"/>
        </w:rPr>
        <w:t xml:space="preserve"> countermeasures.</w:t>
      </w:r>
      <w:r w:rsidRPr="009279D4">
        <w:rPr>
          <w:rFonts w:asciiTheme="minorHAnsi" w:hAnsiTheme="minorHAnsi"/>
          <w:b/>
          <w:i w:val="0"/>
          <w:spacing w:val="59"/>
          <w:sz w:val="24"/>
        </w:rPr>
        <w:t xml:space="preserve"> </w:t>
      </w:r>
      <w:r w:rsidRPr="009279D4">
        <w:rPr>
          <w:rFonts w:asciiTheme="minorHAnsi" w:hAnsiTheme="minorHAnsi"/>
          <w:i w:val="0"/>
          <w:sz w:val="24"/>
        </w:rPr>
        <w:t xml:space="preserve">Contingency </w:t>
      </w:r>
      <w:r w:rsidRPr="009279D4">
        <w:rPr>
          <w:rFonts w:asciiTheme="minorHAnsi" w:hAnsiTheme="minorHAnsi"/>
          <w:i w:val="0"/>
          <w:spacing w:val="-1"/>
          <w:sz w:val="24"/>
        </w:rPr>
        <w:t>plans,</w:t>
      </w:r>
      <w:r w:rsidRPr="009279D4">
        <w:rPr>
          <w:rFonts w:asciiTheme="minorHAnsi" w:hAnsiTheme="minorHAnsi"/>
          <w:i w:val="0"/>
          <w:sz w:val="24"/>
        </w:rPr>
        <w:t xml:space="preserve"> like </w:t>
      </w:r>
      <w:r w:rsidRPr="009279D4">
        <w:rPr>
          <w:rFonts w:asciiTheme="minorHAnsi" w:hAnsiTheme="minorHAnsi"/>
          <w:i w:val="0"/>
          <w:spacing w:val="-1"/>
          <w:sz w:val="24"/>
        </w:rPr>
        <w:t>mitigation</w:t>
      </w:r>
      <w:r w:rsidRPr="009279D4">
        <w:rPr>
          <w:rFonts w:asciiTheme="minorHAnsi" w:hAnsiTheme="minorHAnsi"/>
          <w:i w:val="0"/>
          <w:sz w:val="24"/>
        </w:rPr>
        <w:t xml:space="preserve"> </w:t>
      </w:r>
      <w:r w:rsidRPr="009279D4">
        <w:rPr>
          <w:rFonts w:asciiTheme="minorHAnsi" w:hAnsiTheme="minorHAnsi"/>
          <w:i w:val="0"/>
          <w:spacing w:val="-1"/>
          <w:sz w:val="24"/>
        </w:rPr>
        <w:t>plans,</w:t>
      </w:r>
      <w:r w:rsidRPr="009279D4">
        <w:rPr>
          <w:rFonts w:asciiTheme="minorHAnsi" w:hAnsiTheme="minorHAnsi"/>
          <w:i w:val="0"/>
          <w:sz w:val="24"/>
        </w:rPr>
        <w:t xml:space="preserve"> must</w:t>
      </w:r>
      <w:r w:rsidRPr="009279D4">
        <w:rPr>
          <w:rFonts w:asciiTheme="minorHAnsi" w:hAnsiTheme="minorHAnsi"/>
          <w:i w:val="0"/>
          <w:spacing w:val="57"/>
          <w:sz w:val="24"/>
        </w:rPr>
        <w:t xml:space="preserve"> </w:t>
      </w:r>
      <w:r w:rsidRPr="009279D4">
        <w:rPr>
          <w:rFonts w:asciiTheme="minorHAnsi" w:hAnsiTheme="minorHAnsi"/>
          <w:i w:val="0"/>
          <w:sz w:val="24"/>
        </w:rPr>
        <w:t>be</w:t>
      </w:r>
      <w:r w:rsidRPr="009279D4">
        <w:rPr>
          <w:rFonts w:asciiTheme="minorHAnsi" w:hAnsiTheme="minorHAnsi"/>
          <w:i w:val="0"/>
          <w:spacing w:val="-1"/>
          <w:sz w:val="24"/>
        </w:rPr>
        <w:t xml:space="preserve"> </w:t>
      </w:r>
      <w:r w:rsidRPr="009279D4">
        <w:rPr>
          <w:rFonts w:asciiTheme="minorHAnsi" w:hAnsiTheme="minorHAnsi"/>
          <w:i w:val="0"/>
          <w:sz w:val="24"/>
        </w:rPr>
        <w:t>developed</w:t>
      </w:r>
      <w:r w:rsidRPr="009279D4">
        <w:rPr>
          <w:rFonts w:asciiTheme="minorHAnsi" w:hAnsiTheme="minorHAnsi"/>
          <w:i w:val="0"/>
          <w:spacing w:val="-1"/>
          <w:sz w:val="24"/>
        </w:rPr>
        <w:t xml:space="preserve"> </w:t>
      </w:r>
      <w:r w:rsidRPr="009279D4">
        <w:rPr>
          <w:rFonts w:asciiTheme="minorHAnsi" w:hAnsiTheme="minorHAnsi"/>
          <w:i w:val="0"/>
          <w:sz w:val="24"/>
        </w:rPr>
        <w:t>within</w:t>
      </w:r>
      <w:r w:rsidRPr="009279D4">
        <w:rPr>
          <w:rFonts w:asciiTheme="minorHAnsi" w:hAnsiTheme="minorHAnsi"/>
          <w:i w:val="0"/>
          <w:spacing w:val="-1"/>
          <w:sz w:val="24"/>
        </w:rPr>
        <w:t xml:space="preserve"> </w:t>
      </w:r>
      <w:r w:rsidRPr="009279D4">
        <w:rPr>
          <w:rFonts w:asciiTheme="minorHAnsi" w:hAnsiTheme="minorHAnsi"/>
          <w:i w:val="0"/>
          <w:sz w:val="24"/>
        </w:rPr>
        <w:t>the</w:t>
      </w:r>
      <w:r w:rsidRPr="009279D4">
        <w:rPr>
          <w:rFonts w:asciiTheme="minorHAnsi" w:hAnsiTheme="minorHAnsi"/>
          <w:i w:val="0"/>
          <w:spacing w:val="-1"/>
          <w:sz w:val="24"/>
        </w:rPr>
        <w:t xml:space="preserve"> </w:t>
      </w:r>
      <w:r w:rsidRPr="009279D4">
        <w:rPr>
          <w:rFonts w:asciiTheme="minorHAnsi" w:hAnsiTheme="minorHAnsi"/>
          <w:i w:val="0"/>
          <w:sz w:val="24"/>
        </w:rPr>
        <w:t>guideline</w:t>
      </w:r>
      <w:r w:rsidRPr="009279D4">
        <w:rPr>
          <w:rFonts w:asciiTheme="minorHAnsi" w:hAnsiTheme="minorHAnsi"/>
          <w:i w:val="0"/>
          <w:spacing w:val="-1"/>
          <w:sz w:val="24"/>
        </w:rPr>
        <w:t xml:space="preserve"> </w:t>
      </w:r>
      <w:r w:rsidRPr="009279D4">
        <w:rPr>
          <w:rFonts w:asciiTheme="minorHAnsi" w:hAnsiTheme="minorHAnsi"/>
          <w:i w:val="0"/>
          <w:sz w:val="24"/>
        </w:rPr>
        <w:t xml:space="preserve">that the cost of </w:t>
      </w:r>
      <w:r w:rsidRPr="009279D4">
        <w:rPr>
          <w:rFonts w:asciiTheme="minorHAnsi" w:hAnsiTheme="minorHAnsi"/>
          <w:i w:val="0"/>
          <w:spacing w:val="-1"/>
          <w:sz w:val="24"/>
        </w:rPr>
        <w:t>managing</w:t>
      </w:r>
      <w:r w:rsidRPr="009279D4">
        <w:rPr>
          <w:rFonts w:asciiTheme="minorHAnsi" w:hAnsiTheme="minorHAnsi"/>
          <w:i w:val="0"/>
          <w:sz w:val="24"/>
        </w:rPr>
        <w:t xml:space="preserve"> a</w:t>
      </w:r>
      <w:r w:rsidRPr="009279D4">
        <w:rPr>
          <w:rFonts w:asciiTheme="minorHAnsi" w:hAnsiTheme="minorHAnsi"/>
          <w:i w:val="0"/>
          <w:spacing w:val="-1"/>
          <w:sz w:val="24"/>
        </w:rPr>
        <w:t xml:space="preserve"> risk should be </w:t>
      </w:r>
      <w:r w:rsidRPr="009279D4">
        <w:rPr>
          <w:rFonts w:asciiTheme="minorHAnsi" w:hAnsiTheme="minorHAnsi"/>
          <w:i w:val="0"/>
          <w:sz w:val="24"/>
        </w:rPr>
        <w:t>less</w:t>
      </w:r>
      <w:r w:rsidRPr="009279D4">
        <w:rPr>
          <w:rFonts w:asciiTheme="minorHAnsi" w:hAnsiTheme="minorHAnsi"/>
          <w:i w:val="0"/>
          <w:spacing w:val="-1"/>
          <w:sz w:val="24"/>
        </w:rPr>
        <w:t xml:space="preserve"> </w:t>
      </w:r>
      <w:r w:rsidRPr="009279D4">
        <w:rPr>
          <w:rFonts w:asciiTheme="minorHAnsi" w:hAnsiTheme="minorHAnsi"/>
          <w:i w:val="0"/>
          <w:sz w:val="24"/>
        </w:rPr>
        <w:t>than</w:t>
      </w:r>
      <w:r w:rsidRPr="009279D4">
        <w:rPr>
          <w:rFonts w:asciiTheme="minorHAnsi" w:hAnsiTheme="minorHAnsi"/>
          <w:i w:val="0"/>
          <w:spacing w:val="-2"/>
          <w:sz w:val="24"/>
        </w:rPr>
        <w:t xml:space="preserve"> </w:t>
      </w:r>
      <w:r w:rsidRPr="009279D4">
        <w:rPr>
          <w:rFonts w:asciiTheme="minorHAnsi" w:hAnsiTheme="minorHAnsi"/>
          <w:i w:val="0"/>
          <w:sz w:val="24"/>
        </w:rPr>
        <w:t>the</w:t>
      </w:r>
      <w:r w:rsidRPr="009279D4">
        <w:rPr>
          <w:rFonts w:asciiTheme="minorHAnsi" w:hAnsiTheme="minorHAnsi"/>
          <w:i w:val="0"/>
          <w:spacing w:val="30"/>
          <w:sz w:val="24"/>
        </w:rPr>
        <w:t xml:space="preserve"> </w:t>
      </w:r>
      <w:r w:rsidRPr="009279D4">
        <w:rPr>
          <w:rFonts w:asciiTheme="minorHAnsi" w:hAnsiTheme="minorHAnsi"/>
          <w:i w:val="0"/>
          <w:spacing w:val="-1"/>
          <w:sz w:val="24"/>
        </w:rPr>
        <w:t>projected</w:t>
      </w:r>
      <w:r w:rsidRPr="009279D4">
        <w:rPr>
          <w:rFonts w:asciiTheme="minorHAnsi" w:hAnsiTheme="minorHAnsi"/>
          <w:i w:val="0"/>
          <w:sz w:val="24"/>
        </w:rPr>
        <w:t xml:space="preserve"> </w:t>
      </w:r>
      <w:r w:rsidRPr="009279D4">
        <w:rPr>
          <w:rFonts w:asciiTheme="minorHAnsi" w:hAnsiTheme="minorHAnsi"/>
          <w:i w:val="0"/>
          <w:spacing w:val="-1"/>
          <w:sz w:val="24"/>
        </w:rPr>
        <w:t>impact</w:t>
      </w:r>
      <w:r w:rsidRPr="009279D4">
        <w:rPr>
          <w:rFonts w:asciiTheme="minorHAnsi" w:hAnsiTheme="minorHAnsi"/>
          <w:i w:val="0"/>
          <w:sz w:val="24"/>
        </w:rPr>
        <w:t xml:space="preserve"> of</w:t>
      </w:r>
      <w:r w:rsidRPr="009279D4">
        <w:rPr>
          <w:rFonts w:asciiTheme="minorHAnsi" w:hAnsiTheme="minorHAnsi"/>
          <w:i w:val="0"/>
          <w:spacing w:val="-1"/>
          <w:sz w:val="24"/>
        </w:rPr>
        <w:t xml:space="preserve"> </w:t>
      </w:r>
      <w:r w:rsidRPr="009279D4">
        <w:rPr>
          <w:rFonts w:asciiTheme="minorHAnsi" w:hAnsiTheme="minorHAnsi"/>
          <w:i w:val="0"/>
          <w:sz w:val="24"/>
        </w:rPr>
        <w:t xml:space="preserve">the </w:t>
      </w:r>
      <w:r w:rsidRPr="009279D4">
        <w:rPr>
          <w:rFonts w:asciiTheme="minorHAnsi" w:hAnsiTheme="minorHAnsi"/>
          <w:i w:val="0"/>
          <w:spacing w:val="-1"/>
          <w:sz w:val="24"/>
        </w:rPr>
        <w:t>risk.</w:t>
      </w:r>
      <w:r w:rsidRPr="009279D4">
        <w:rPr>
          <w:rFonts w:asciiTheme="minorHAnsi" w:hAnsiTheme="minorHAnsi"/>
          <w:i w:val="0"/>
          <w:spacing w:val="60"/>
          <w:sz w:val="24"/>
        </w:rPr>
        <w:t xml:space="preserve"> </w:t>
      </w:r>
      <w:r w:rsidRPr="009279D4">
        <w:rPr>
          <w:rFonts w:asciiTheme="minorHAnsi" w:hAnsiTheme="minorHAnsi"/>
          <w:i w:val="0"/>
          <w:sz w:val="24"/>
        </w:rPr>
        <w:t xml:space="preserve">To ensure </w:t>
      </w:r>
      <w:r w:rsidRPr="009279D4">
        <w:rPr>
          <w:rFonts w:asciiTheme="minorHAnsi" w:hAnsiTheme="minorHAnsi"/>
          <w:i w:val="0"/>
          <w:spacing w:val="-1"/>
          <w:sz w:val="24"/>
        </w:rPr>
        <w:t>this,</w:t>
      </w:r>
      <w:r w:rsidRPr="009279D4">
        <w:rPr>
          <w:rFonts w:asciiTheme="minorHAnsi" w:hAnsiTheme="minorHAnsi"/>
          <w:i w:val="0"/>
          <w:sz w:val="24"/>
        </w:rPr>
        <w:t xml:space="preserve"> contingency </w:t>
      </w:r>
      <w:r w:rsidRPr="009279D4">
        <w:rPr>
          <w:rFonts w:asciiTheme="minorHAnsi" w:hAnsiTheme="minorHAnsi"/>
          <w:i w:val="0"/>
          <w:spacing w:val="-1"/>
          <w:sz w:val="24"/>
        </w:rPr>
        <w:t>plans</w:t>
      </w:r>
      <w:r w:rsidRPr="009279D4">
        <w:rPr>
          <w:rFonts w:asciiTheme="minorHAnsi" w:hAnsiTheme="minorHAnsi"/>
          <w:i w:val="0"/>
          <w:sz w:val="24"/>
        </w:rPr>
        <w:t xml:space="preserve"> will be </w:t>
      </w:r>
      <w:r w:rsidRPr="009279D4">
        <w:rPr>
          <w:rFonts w:asciiTheme="minorHAnsi" w:hAnsiTheme="minorHAnsi"/>
          <w:i w:val="0"/>
          <w:spacing w:val="-1"/>
          <w:sz w:val="24"/>
        </w:rPr>
        <w:t>developed</w:t>
      </w:r>
      <w:r w:rsidRPr="009279D4">
        <w:rPr>
          <w:rFonts w:asciiTheme="minorHAnsi" w:hAnsiTheme="minorHAnsi"/>
          <w:i w:val="0"/>
          <w:sz w:val="24"/>
        </w:rPr>
        <w:t xml:space="preserve"> </w:t>
      </w:r>
      <w:r w:rsidRPr="009279D4">
        <w:rPr>
          <w:rFonts w:asciiTheme="minorHAnsi" w:hAnsiTheme="minorHAnsi"/>
          <w:i w:val="0"/>
          <w:spacing w:val="-1"/>
          <w:sz w:val="24"/>
        </w:rPr>
        <w:t>before</w:t>
      </w:r>
      <w:r w:rsidRPr="009279D4">
        <w:rPr>
          <w:rFonts w:asciiTheme="minorHAnsi" w:hAnsiTheme="minorHAnsi"/>
          <w:i w:val="0"/>
          <w:spacing w:val="61"/>
          <w:sz w:val="24"/>
        </w:rPr>
        <w:t xml:space="preserve"> </w:t>
      </w:r>
      <w:r w:rsidRPr="009279D4">
        <w:rPr>
          <w:rFonts w:asciiTheme="minorHAnsi" w:hAnsiTheme="minorHAnsi"/>
          <w:i w:val="0"/>
          <w:sz w:val="24"/>
        </w:rPr>
        <w:t xml:space="preserve">they are needed </w:t>
      </w:r>
      <w:r w:rsidRPr="009279D4">
        <w:rPr>
          <w:rFonts w:asciiTheme="minorHAnsi" w:hAnsiTheme="minorHAnsi"/>
          <w:i w:val="0"/>
          <w:spacing w:val="-1"/>
          <w:sz w:val="24"/>
        </w:rPr>
        <w:t>rather</w:t>
      </w:r>
      <w:r w:rsidRPr="009279D4">
        <w:rPr>
          <w:rFonts w:asciiTheme="minorHAnsi" w:hAnsiTheme="minorHAnsi"/>
          <w:i w:val="0"/>
          <w:sz w:val="24"/>
        </w:rPr>
        <w:t xml:space="preserve"> </w:t>
      </w:r>
      <w:r w:rsidRPr="009279D4">
        <w:rPr>
          <w:rFonts w:asciiTheme="minorHAnsi" w:hAnsiTheme="minorHAnsi"/>
          <w:i w:val="0"/>
          <w:spacing w:val="-1"/>
          <w:sz w:val="24"/>
        </w:rPr>
        <w:t>than</w:t>
      </w:r>
      <w:r w:rsidRPr="009279D4">
        <w:rPr>
          <w:rFonts w:asciiTheme="minorHAnsi" w:hAnsiTheme="minorHAnsi"/>
          <w:i w:val="0"/>
          <w:sz w:val="24"/>
        </w:rPr>
        <w:t xml:space="preserve"> as ad hoc </w:t>
      </w:r>
      <w:r w:rsidRPr="009279D4">
        <w:rPr>
          <w:rFonts w:asciiTheme="minorHAnsi" w:hAnsiTheme="minorHAnsi"/>
          <w:i w:val="0"/>
          <w:spacing w:val="-1"/>
          <w:sz w:val="24"/>
        </w:rPr>
        <w:t>actions.</w:t>
      </w:r>
    </w:p>
    <w:p w14:paraId="677A5226" w14:textId="0D2F553C" w:rsidR="00D55587" w:rsidRPr="00314CD4" w:rsidRDefault="00314CD4" w:rsidP="00314CD4">
      <w:pPr>
        <w:pStyle w:val="Heading3"/>
        <w:numPr>
          <w:ilvl w:val="0"/>
          <w:numId w:val="0"/>
        </w:numPr>
        <w:ind w:left="810" w:firstLine="630"/>
        <w:rPr>
          <w:rFonts w:asciiTheme="minorHAnsi" w:hAnsiTheme="minorHAnsi"/>
          <w:b w:val="0"/>
          <w:bCs/>
          <w:sz w:val="24"/>
        </w:rPr>
      </w:pPr>
      <w:bookmarkStart w:id="982" w:name="_Toc433814922"/>
      <w:r w:rsidRPr="00314CD4">
        <w:rPr>
          <w:rFonts w:asciiTheme="minorHAnsi" w:hAnsiTheme="minorHAnsi"/>
          <w:sz w:val="24"/>
        </w:rPr>
        <w:t>5</w:t>
      </w:r>
      <w:r>
        <w:rPr>
          <w:rFonts w:asciiTheme="minorHAnsi" w:hAnsiTheme="minorHAnsi"/>
          <w:sz w:val="24"/>
        </w:rPr>
        <w:t>.2.3</w:t>
      </w:r>
      <w:r w:rsidRPr="00314CD4">
        <w:rPr>
          <w:rFonts w:asciiTheme="minorHAnsi" w:hAnsiTheme="minorHAnsi"/>
          <w:sz w:val="24"/>
        </w:rPr>
        <w:t>.</w:t>
      </w:r>
      <w:r w:rsidR="002B7C65">
        <w:rPr>
          <w:rFonts w:asciiTheme="minorHAnsi" w:hAnsiTheme="minorHAnsi"/>
          <w:sz w:val="24"/>
        </w:rPr>
        <w:t>3</w:t>
      </w:r>
      <w:r w:rsidR="00D55587" w:rsidRPr="00314CD4">
        <w:rPr>
          <w:rFonts w:asciiTheme="minorHAnsi" w:hAnsiTheme="minorHAnsi"/>
          <w:sz w:val="24"/>
        </w:rPr>
        <w:t xml:space="preserve"> Critical Success Factors</w:t>
      </w:r>
      <w:bookmarkEnd w:id="982"/>
    </w:p>
    <w:p w14:paraId="5AAE7C3B" w14:textId="77777777" w:rsidR="00D55587" w:rsidRPr="00D55587" w:rsidRDefault="00D55587" w:rsidP="00D55587">
      <w:pPr>
        <w:pStyle w:val="BodyText"/>
        <w:spacing w:before="0"/>
        <w:ind w:right="454"/>
        <w:rPr>
          <w:rFonts w:asciiTheme="minorHAnsi" w:hAnsiTheme="minorHAnsi"/>
          <w:i w:val="0"/>
        </w:rPr>
      </w:pPr>
      <w:r w:rsidRPr="009279D4">
        <w:rPr>
          <w:rFonts w:asciiTheme="minorHAnsi" w:hAnsiTheme="minorHAnsi"/>
          <w:i w:val="0"/>
          <w:sz w:val="24"/>
        </w:rPr>
        <w:t>A</w:t>
      </w:r>
      <w:r w:rsidRPr="009279D4">
        <w:rPr>
          <w:rFonts w:asciiTheme="minorHAnsi" w:hAnsiTheme="minorHAnsi"/>
          <w:i w:val="0"/>
          <w:spacing w:val="-1"/>
          <w:sz w:val="24"/>
        </w:rPr>
        <w:t xml:space="preserve"> number </w:t>
      </w:r>
      <w:r w:rsidRPr="009279D4">
        <w:rPr>
          <w:rFonts w:asciiTheme="minorHAnsi" w:hAnsiTheme="minorHAnsi"/>
          <w:i w:val="0"/>
          <w:sz w:val="24"/>
        </w:rPr>
        <w:t>of</w:t>
      </w:r>
      <w:r w:rsidRPr="009279D4">
        <w:rPr>
          <w:rFonts w:asciiTheme="minorHAnsi" w:hAnsiTheme="minorHAnsi"/>
          <w:i w:val="0"/>
          <w:spacing w:val="-1"/>
          <w:sz w:val="24"/>
        </w:rPr>
        <w:t xml:space="preserve"> </w:t>
      </w:r>
      <w:r w:rsidRPr="009279D4">
        <w:rPr>
          <w:rFonts w:asciiTheme="minorHAnsi" w:hAnsiTheme="minorHAnsi"/>
          <w:i w:val="0"/>
          <w:sz w:val="24"/>
        </w:rPr>
        <w:t>factors</w:t>
      </w:r>
      <w:r w:rsidRPr="009279D4">
        <w:rPr>
          <w:rFonts w:asciiTheme="minorHAnsi" w:hAnsiTheme="minorHAnsi"/>
          <w:i w:val="0"/>
          <w:spacing w:val="-1"/>
          <w:sz w:val="24"/>
        </w:rPr>
        <w:t xml:space="preserve"> </w:t>
      </w:r>
      <w:r w:rsidRPr="009279D4">
        <w:rPr>
          <w:rFonts w:asciiTheme="minorHAnsi" w:hAnsiTheme="minorHAnsi"/>
          <w:i w:val="0"/>
          <w:sz w:val="24"/>
        </w:rPr>
        <w:t>are</w:t>
      </w:r>
      <w:r w:rsidRPr="009279D4">
        <w:rPr>
          <w:rFonts w:asciiTheme="minorHAnsi" w:hAnsiTheme="minorHAnsi"/>
          <w:i w:val="0"/>
          <w:spacing w:val="-1"/>
          <w:sz w:val="24"/>
        </w:rPr>
        <w:t xml:space="preserve"> critical</w:t>
      </w:r>
      <w:r w:rsidRPr="009279D4">
        <w:rPr>
          <w:rFonts w:asciiTheme="minorHAnsi" w:hAnsiTheme="minorHAnsi"/>
          <w:i w:val="0"/>
          <w:sz w:val="24"/>
        </w:rPr>
        <w:t xml:space="preserve"> to</w:t>
      </w:r>
      <w:r w:rsidRPr="009279D4">
        <w:rPr>
          <w:rFonts w:asciiTheme="minorHAnsi" w:hAnsiTheme="minorHAnsi"/>
          <w:i w:val="0"/>
          <w:spacing w:val="-1"/>
          <w:sz w:val="24"/>
        </w:rPr>
        <w:t xml:space="preserve"> the </w:t>
      </w:r>
      <w:r w:rsidRPr="009279D4">
        <w:rPr>
          <w:rFonts w:asciiTheme="minorHAnsi" w:hAnsiTheme="minorHAnsi"/>
          <w:i w:val="0"/>
          <w:sz w:val="24"/>
        </w:rPr>
        <w:t>success</w:t>
      </w:r>
      <w:r w:rsidRPr="009279D4">
        <w:rPr>
          <w:rFonts w:asciiTheme="minorHAnsi" w:hAnsiTheme="minorHAnsi"/>
          <w:i w:val="0"/>
          <w:spacing w:val="-1"/>
          <w:sz w:val="24"/>
        </w:rPr>
        <w:t xml:space="preserve"> </w:t>
      </w:r>
      <w:r w:rsidRPr="009279D4">
        <w:rPr>
          <w:rFonts w:asciiTheme="minorHAnsi" w:hAnsiTheme="minorHAnsi"/>
          <w:i w:val="0"/>
          <w:sz w:val="24"/>
        </w:rPr>
        <w:t>of</w:t>
      </w:r>
      <w:r w:rsidRPr="009279D4">
        <w:rPr>
          <w:rFonts w:asciiTheme="minorHAnsi" w:hAnsiTheme="minorHAnsi"/>
          <w:i w:val="0"/>
          <w:spacing w:val="-2"/>
          <w:sz w:val="24"/>
        </w:rPr>
        <w:t xml:space="preserve"> </w:t>
      </w:r>
      <w:r w:rsidRPr="009279D4">
        <w:rPr>
          <w:rFonts w:asciiTheme="minorHAnsi" w:hAnsiTheme="minorHAnsi"/>
          <w:i w:val="0"/>
          <w:spacing w:val="-1"/>
          <w:sz w:val="24"/>
        </w:rPr>
        <w:t>implementing</w:t>
      </w:r>
      <w:r w:rsidRPr="009279D4">
        <w:rPr>
          <w:rFonts w:asciiTheme="minorHAnsi" w:hAnsiTheme="minorHAnsi"/>
          <w:i w:val="0"/>
          <w:sz w:val="24"/>
        </w:rPr>
        <w:t xml:space="preserve"> a risk </w:t>
      </w:r>
      <w:r w:rsidRPr="009279D4">
        <w:rPr>
          <w:rFonts w:asciiTheme="minorHAnsi" w:hAnsiTheme="minorHAnsi"/>
          <w:i w:val="0"/>
          <w:spacing w:val="-1"/>
          <w:sz w:val="24"/>
        </w:rPr>
        <w:t>management</w:t>
      </w:r>
      <w:r w:rsidRPr="009279D4">
        <w:rPr>
          <w:rFonts w:asciiTheme="minorHAnsi" w:hAnsiTheme="minorHAnsi"/>
          <w:i w:val="0"/>
          <w:sz w:val="24"/>
        </w:rPr>
        <w:t xml:space="preserve"> </w:t>
      </w:r>
      <w:r w:rsidRPr="009279D4">
        <w:rPr>
          <w:rFonts w:asciiTheme="minorHAnsi" w:hAnsiTheme="minorHAnsi"/>
          <w:i w:val="0"/>
          <w:spacing w:val="-1"/>
          <w:sz w:val="24"/>
        </w:rPr>
        <w:t>program</w:t>
      </w:r>
      <w:r w:rsidRPr="00D55587">
        <w:rPr>
          <w:rFonts w:asciiTheme="minorHAnsi" w:hAnsiTheme="minorHAnsi"/>
          <w:i w:val="0"/>
          <w:spacing w:val="-1"/>
        </w:rPr>
        <w:t>.</w:t>
      </w:r>
    </w:p>
    <w:p w14:paraId="72E0CA02" w14:textId="0A8C2ABF" w:rsidR="00D55587" w:rsidRPr="009279D4" w:rsidRDefault="00D55587" w:rsidP="00D55587">
      <w:pPr>
        <w:pStyle w:val="BodyText"/>
        <w:numPr>
          <w:ilvl w:val="2"/>
          <w:numId w:val="56"/>
        </w:numPr>
        <w:tabs>
          <w:tab w:val="left" w:pos="860"/>
        </w:tabs>
        <w:spacing w:before="0" w:after="160" w:line="259" w:lineRule="auto"/>
        <w:ind w:right="254"/>
        <w:rPr>
          <w:rFonts w:asciiTheme="minorHAnsi" w:hAnsiTheme="minorHAnsi"/>
          <w:i w:val="0"/>
          <w:sz w:val="24"/>
        </w:rPr>
      </w:pPr>
      <w:r w:rsidRPr="009279D4">
        <w:rPr>
          <w:rFonts w:asciiTheme="minorHAnsi" w:hAnsiTheme="minorHAnsi"/>
          <w:b/>
          <w:bCs/>
          <w:i w:val="0"/>
          <w:sz w:val="24"/>
        </w:rPr>
        <w:t>Commitment of an executive as</w:t>
      </w:r>
      <w:r w:rsidRPr="009279D4">
        <w:rPr>
          <w:rFonts w:asciiTheme="minorHAnsi" w:hAnsiTheme="minorHAnsi"/>
          <w:b/>
          <w:bCs/>
          <w:i w:val="0"/>
          <w:spacing w:val="-1"/>
          <w:sz w:val="24"/>
        </w:rPr>
        <w:t xml:space="preserve"> </w:t>
      </w:r>
      <w:r w:rsidRPr="009279D4">
        <w:rPr>
          <w:rFonts w:asciiTheme="minorHAnsi" w:hAnsiTheme="minorHAnsi"/>
          <w:b/>
          <w:bCs/>
          <w:i w:val="0"/>
          <w:sz w:val="24"/>
        </w:rPr>
        <w:t xml:space="preserve">the </w:t>
      </w:r>
      <w:r w:rsidRPr="009279D4">
        <w:rPr>
          <w:rFonts w:asciiTheme="minorHAnsi" w:hAnsiTheme="minorHAnsi"/>
          <w:b/>
          <w:bCs/>
          <w:i w:val="0"/>
          <w:spacing w:val="-1"/>
          <w:sz w:val="24"/>
        </w:rPr>
        <w:t>risk</w:t>
      </w:r>
      <w:r w:rsidRPr="009279D4">
        <w:rPr>
          <w:rFonts w:asciiTheme="minorHAnsi" w:hAnsiTheme="minorHAnsi"/>
          <w:b/>
          <w:bCs/>
          <w:i w:val="0"/>
          <w:sz w:val="24"/>
        </w:rPr>
        <w:t xml:space="preserve"> </w:t>
      </w:r>
      <w:r w:rsidRPr="009279D4">
        <w:rPr>
          <w:rFonts w:asciiTheme="minorHAnsi" w:hAnsiTheme="minorHAnsi"/>
          <w:b/>
          <w:bCs/>
          <w:i w:val="0"/>
          <w:spacing w:val="-1"/>
          <w:sz w:val="24"/>
        </w:rPr>
        <w:t>management</w:t>
      </w:r>
      <w:r w:rsidRPr="009279D4">
        <w:rPr>
          <w:rFonts w:asciiTheme="minorHAnsi" w:hAnsiTheme="minorHAnsi"/>
          <w:b/>
          <w:bCs/>
          <w:i w:val="0"/>
          <w:sz w:val="24"/>
        </w:rPr>
        <w:t xml:space="preserve"> </w:t>
      </w:r>
      <w:r w:rsidRPr="009279D4">
        <w:rPr>
          <w:rFonts w:asciiTheme="minorHAnsi" w:hAnsiTheme="minorHAnsi"/>
          <w:b/>
          <w:bCs/>
          <w:i w:val="0"/>
          <w:spacing w:val="-1"/>
          <w:sz w:val="24"/>
        </w:rPr>
        <w:t>sponsor.</w:t>
      </w:r>
      <w:r w:rsidRPr="009279D4">
        <w:rPr>
          <w:rFonts w:asciiTheme="minorHAnsi" w:hAnsiTheme="minorHAnsi"/>
          <w:b/>
          <w:bCs/>
          <w:i w:val="0"/>
          <w:spacing w:val="60"/>
          <w:sz w:val="24"/>
        </w:rPr>
        <w:t xml:space="preserve"> </w:t>
      </w:r>
      <w:r w:rsidRPr="009279D4">
        <w:rPr>
          <w:rFonts w:asciiTheme="minorHAnsi" w:hAnsiTheme="minorHAnsi"/>
          <w:i w:val="0"/>
          <w:sz w:val="24"/>
        </w:rPr>
        <w:t>The</w:t>
      </w:r>
      <w:r w:rsidRPr="009279D4">
        <w:rPr>
          <w:rFonts w:asciiTheme="minorHAnsi" w:hAnsiTheme="minorHAnsi"/>
          <w:i w:val="0"/>
          <w:spacing w:val="-1"/>
          <w:sz w:val="24"/>
        </w:rPr>
        <w:t xml:space="preserve"> </w:t>
      </w:r>
      <w:r w:rsidRPr="009279D4">
        <w:rPr>
          <w:rFonts w:asciiTheme="minorHAnsi" w:hAnsiTheme="minorHAnsi"/>
          <w:i w:val="0"/>
          <w:sz w:val="24"/>
        </w:rPr>
        <w:t>Director, Cyber Security Division (CSD) will</w:t>
      </w:r>
      <w:r w:rsidRPr="009279D4">
        <w:rPr>
          <w:rFonts w:asciiTheme="minorHAnsi" w:hAnsiTheme="minorHAnsi"/>
          <w:i w:val="0"/>
          <w:spacing w:val="-1"/>
          <w:sz w:val="24"/>
        </w:rPr>
        <w:t xml:space="preserve"> act </w:t>
      </w:r>
      <w:r w:rsidRPr="009279D4">
        <w:rPr>
          <w:rFonts w:asciiTheme="minorHAnsi" w:hAnsiTheme="minorHAnsi"/>
          <w:i w:val="0"/>
          <w:sz w:val="24"/>
        </w:rPr>
        <w:t>as</w:t>
      </w:r>
      <w:r w:rsidRPr="009279D4">
        <w:rPr>
          <w:rFonts w:asciiTheme="minorHAnsi" w:hAnsiTheme="minorHAnsi"/>
          <w:i w:val="0"/>
          <w:spacing w:val="37"/>
          <w:sz w:val="24"/>
        </w:rPr>
        <w:t xml:space="preserve"> </w:t>
      </w:r>
      <w:r w:rsidRPr="009279D4">
        <w:rPr>
          <w:rFonts w:asciiTheme="minorHAnsi" w:hAnsiTheme="minorHAnsi"/>
          <w:i w:val="0"/>
          <w:sz w:val="24"/>
        </w:rPr>
        <w:t xml:space="preserve">the risk </w:t>
      </w:r>
      <w:r w:rsidRPr="009279D4">
        <w:rPr>
          <w:rFonts w:asciiTheme="minorHAnsi" w:hAnsiTheme="minorHAnsi"/>
          <w:i w:val="0"/>
          <w:spacing w:val="-1"/>
          <w:sz w:val="24"/>
        </w:rPr>
        <w:t>management</w:t>
      </w:r>
      <w:r w:rsidRPr="009279D4">
        <w:rPr>
          <w:rFonts w:asciiTheme="minorHAnsi" w:hAnsiTheme="minorHAnsi"/>
          <w:i w:val="0"/>
          <w:sz w:val="24"/>
        </w:rPr>
        <w:t xml:space="preserve"> executive leader </w:t>
      </w:r>
      <w:r w:rsidRPr="009279D4">
        <w:rPr>
          <w:rFonts w:asciiTheme="minorHAnsi" w:hAnsiTheme="minorHAnsi"/>
          <w:i w:val="0"/>
          <w:spacing w:val="-1"/>
          <w:sz w:val="24"/>
        </w:rPr>
        <w:t>providing</w:t>
      </w:r>
      <w:r w:rsidRPr="009279D4">
        <w:rPr>
          <w:rFonts w:asciiTheme="minorHAnsi" w:hAnsiTheme="minorHAnsi"/>
          <w:i w:val="0"/>
          <w:sz w:val="24"/>
        </w:rPr>
        <w:t xml:space="preserve"> the </w:t>
      </w:r>
      <w:r w:rsidRPr="009279D4">
        <w:rPr>
          <w:rFonts w:asciiTheme="minorHAnsi" w:hAnsiTheme="minorHAnsi"/>
          <w:i w:val="0"/>
          <w:spacing w:val="-1"/>
          <w:sz w:val="24"/>
        </w:rPr>
        <w:t>necessary</w:t>
      </w:r>
      <w:r w:rsidRPr="009279D4">
        <w:rPr>
          <w:rFonts w:asciiTheme="minorHAnsi" w:hAnsiTheme="minorHAnsi"/>
          <w:i w:val="0"/>
          <w:spacing w:val="-2"/>
          <w:sz w:val="24"/>
        </w:rPr>
        <w:t xml:space="preserve"> </w:t>
      </w:r>
      <w:r w:rsidRPr="009279D4">
        <w:rPr>
          <w:rFonts w:asciiTheme="minorHAnsi" w:hAnsiTheme="minorHAnsi"/>
          <w:i w:val="0"/>
          <w:sz w:val="24"/>
        </w:rPr>
        <w:t>level of leadership and</w:t>
      </w:r>
      <w:r w:rsidRPr="009279D4">
        <w:rPr>
          <w:rFonts w:asciiTheme="minorHAnsi" w:hAnsiTheme="minorHAnsi"/>
          <w:i w:val="0"/>
          <w:spacing w:val="43"/>
          <w:sz w:val="24"/>
        </w:rPr>
        <w:t xml:space="preserve"> </w:t>
      </w:r>
      <w:r w:rsidRPr="009279D4">
        <w:rPr>
          <w:rFonts w:asciiTheme="minorHAnsi" w:hAnsiTheme="minorHAnsi"/>
          <w:i w:val="0"/>
          <w:sz w:val="24"/>
        </w:rPr>
        <w:t>ensuring</w:t>
      </w:r>
      <w:r w:rsidRPr="009279D4">
        <w:rPr>
          <w:rFonts w:asciiTheme="minorHAnsi" w:hAnsiTheme="minorHAnsi"/>
          <w:i w:val="0"/>
          <w:spacing w:val="-1"/>
          <w:sz w:val="24"/>
        </w:rPr>
        <w:t xml:space="preserve"> </w:t>
      </w:r>
      <w:r w:rsidRPr="009279D4">
        <w:rPr>
          <w:rFonts w:asciiTheme="minorHAnsi" w:hAnsiTheme="minorHAnsi"/>
          <w:i w:val="0"/>
          <w:sz w:val="24"/>
        </w:rPr>
        <w:t>that</w:t>
      </w:r>
      <w:r w:rsidRPr="009279D4">
        <w:rPr>
          <w:rFonts w:asciiTheme="minorHAnsi" w:hAnsiTheme="minorHAnsi"/>
          <w:i w:val="0"/>
          <w:spacing w:val="-1"/>
          <w:sz w:val="24"/>
        </w:rPr>
        <w:t xml:space="preserve"> </w:t>
      </w:r>
      <w:r w:rsidRPr="009279D4">
        <w:rPr>
          <w:rFonts w:asciiTheme="minorHAnsi" w:hAnsiTheme="minorHAnsi"/>
          <w:i w:val="0"/>
          <w:sz w:val="24"/>
        </w:rPr>
        <w:t>clear</w:t>
      </w:r>
      <w:r w:rsidRPr="009279D4">
        <w:rPr>
          <w:rFonts w:asciiTheme="minorHAnsi" w:hAnsiTheme="minorHAnsi"/>
          <w:i w:val="0"/>
          <w:spacing w:val="-1"/>
          <w:sz w:val="24"/>
        </w:rPr>
        <w:t xml:space="preserve"> communication </w:t>
      </w:r>
      <w:r w:rsidRPr="009279D4">
        <w:rPr>
          <w:rFonts w:asciiTheme="minorHAnsi" w:hAnsiTheme="minorHAnsi"/>
          <w:i w:val="0"/>
          <w:sz w:val="24"/>
        </w:rPr>
        <w:t>exists</w:t>
      </w:r>
      <w:r w:rsidRPr="009279D4">
        <w:rPr>
          <w:rFonts w:asciiTheme="minorHAnsi" w:hAnsiTheme="minorHAnsi"/>
          <w:i w:val="0"/>
          <w:spacing w:val="-1"/>
          <w:sz w:val="24"/>
        </w:rPr>
        <w:t xml:space="preserve"> across </w:t>
      </w:r>
      <w:r w:rsidRPr="009279D4">
        <w:rPr>
          <w:rFonts w:asciiTheme="minorHAnsi" w:hAnsiTheme="minorHAnsi"/>
          <w:i w:val="0"/>
          <w:sz w:val="24"/>
        </w:rPr>
        <w:t xml:space="preserve">the </w:t>
      </w:r>
      <w:r w:rsidRPr="009279D4">
        <w:rPr>
          <w:rFonts w:asciiTheme="minorHAnsi" w:hAnsiTheme="minorHAnsi"/>
          <w:i w:val="0"/>
          <w:spacing w:val="-1"/>
          <w:sz w:val="24"/>
        </w:rPr>
        <w:t>Cyber.gov Program.</w:t>
      </w:r>
      <w:r w:rsidRPr="009279D4">
        <w:rPr>
          <w:rFonts w:asciiTheme="minorHAnsi" w:hAnsiTheme="minorHAnsi"/>
          <w:i w:val="0"/>
          <w:spacing w:val="60"/>
          <w:sz w:val="24"/>
        </w:rPr>
        <w:t xml:space="preserve"> </w:t>
      </w:r>
      <w:r w:rsidRPr="009279D4">
        <w:rPr>
          <w:rFonts w:asciiTheme="minorHAnsi" w:hAnsiTheme="minorHAnsi"/>
          <w:i w:val="0"/>
          <w:sz w:val="24"/>
        </w:rPr>
        <w:t xml:space="preserve">The CSD </w:t>
      </w:r>
      <w:r w:rsidRPr="009279D4">
        <w:rPr>
          <w:rFonts w:asciiTheme="minorHAnsi" w:hAnsiTheme="minorHAnsi"/>
          <w:i w:val="0"/>
          <w:spacing w:val="-1"/>
          <w:sz w:val="24"/>
        </w:rPr>
        <w:t>executive</w:t>
      </w:r>
      <w:r w:rsidRPr="009279D4">
        <w:rPr>
          <w:rFonts w:asciiTheme="minorHAnsi" w:hAnsiTheme="minorHAnsi"/>
          <w:i w:val="0"/>
          <w:sz w:val="24"/>
        </w:rPr>
        <w:t xml:space="preserve"> </w:t>
      </w:r>
      <w:r w:rsidRPr="009279D4">
        <w:rPr>
          <w:rFonts w:asciiTheme="minorHAnsi" w:hAnsiTheme="minorHAnsi"/>
          <w:i w:val="0"/>
          <w:spacing w:val="-1"/>
          <w:sz w:val="24"/>
        </w:rPr>
        <w:t>leadership</w:t>
      </w:r>
      <w:r w:rsidRPr="009279D4">
        <w:rPr>
          <w:rFonts w:asciiTheme="minorHAnsi" w:hAnsiTheme="minorHAnsi"/>
          <w:i w:val="0"/>
          <w:sz w:val="24"/>
        </w:rPr>
        <w:t xml:space="preserve"> will </w:t>
      </w:r>
      <w:r w:rsidRPr="009279D4">
        <w:rPr>
          <w:rFonts w:asciiTheme="minorHAnsi" w:hAnsiTheme="minorHAnsi"/>
          <w:i w:val="0"/>
          <w:spacing w:val="-1"/>
          <w:sz w:val="24"/>
        </w:rPr>
        <w:t>help</w:t>
      </w:r>
      <w:r w:rsidRPr="009279D4">
        <w:rPr>
          <w:rFonts w:asciiTheme="minorHAnsi" w:hAnsiTheme="minorHAnsi"/>
          <w:i w:val="0"/>
          <w:spacing w:val="-2"/>
          <w:sz w:val="24"/>
        </w:rPr>
        <w:t xml:space="preserve"> </w:t>
      </w:r>
      <w:r w:rsidRPr="009279D4">
        <w:rPr>
          <w:rFonts w:asciiTheme="minorHAnsi" w:hAnsiTheme="minorHAnsi"/>
          <w:i w:val="0"/>
          <w:sz w:val="24"/>
        </w:rPr>
        <w:t xml:space="preserve">to </w:t>
      </w:r>
      <w:r w:rsidRPr="009279D4">
        <w:rPr>
          <w:rFonts w:asciiTheme="minorHAnsi" w:hAnsiTheme="minorHAnsi"/>
          <w:i w:val="0"/>
          <w:spacing w:val="-1"/>
          <w:sz w:val="24"/>
        </w:rPr>
        <w:t>reinforce</w:t>
      </w:r>
      <w:r w:rsidRPr="009279D4">
        <w:rPr>
          <w:rFonts w:asciiTheme="minorHAnsi" w:hAnsiTheme="minorHAnsi"/>
          <w:i w:val="0"/>
          <w:spacing w:val="-2"/>
          <w:sz w:val="24"/>
        </w:rPr>
        <w:t xml:space="preserve"> </w:t>
      </w:r>
      <w:r w:rsidRPr="009279D4">
        <w:rPr>
          <w:rFonts w:asciiTheme="minorHAnsi" w:hAnsiTheme="minorHAnsi"/>
          <w:i w:val="0"/>
          <w:sz w:val="24"/>
        </w:rPr>
        <w:t xml:space="preserve">the </w:t>
      </w:r>
      <w:r w:rsidRPr="009279D4">
        <w:rPr>
          <w:rFonts w:asciiTheme="minorHAnsi" w:hAnsiTheme="minorHAnsi"/>
          <w:i w:val="0"/>
          <w:spacing w:val="-1"/>
          <w:sz w:val="24"/>
        </w:rPr>
        <w:t>importance</w:t>
      </w:r>
      <w:r w:rsidRPr="009279D4">
        <w:rPr>
          <w:rFonts w:asciiTheme="minorHAnsi" w:hAnsiTheme="minorHAnsi"/>
          <w:i w:val="0"/>
          <w:sz w:val="24"/>
        </w:rPr>
        <w:t xml:space="preserve"> of</w:t>
      </w:r>
      <w:r w:rsidRPr="009279D4">
        <w:rPr>
          <w:rFonts w:asciiTheme="minorHAnsi" w:hAnsiTheme="minorHAnsi"/>
          <w:i w:val="0"/>
          <w:spacing w:val="-1"/>
          <w:sz w:val="24"/>
        </w:rPr>
        <w:t xml:space="preserve"> </w:t>
      </w:r>
      <w:r w:rsidRPr="009279D4">
        <w:rPr>
          <w:rFonts w:asciiTheme="minorHAnsi" w:hAnsiTheme="minorHAnsi"/>
          <w:i w:val="0"/>
          <w:sz w:val="24"/>
        </w:rPr>
        <w:t xml:space="preserve">risk </w:t>
      </w:r>
      <w:r w:rsidRPr="009279D4">
        <w:rPr>
          <w:rFonts w:asciiTheme="minorHAnsi" w:hAnsiTheme="minorHAnsi"/>
          <w:i w:val="0"/>
          <w:spacing w:val="-1"/>
          <w:sz w:val="24"/>
        </w:rPr>
        <w:t>management</w:t>
      </w:r>
      <w:r w:rsidRPr="009279D4">
        <w:rPr>
          <w:rFonts w:asciiTheme="minorHAnsi" w:hAnsiTheme="minorHAnsi"/>
          <w:i w:val="0"/>
          <w:sz w:val="24"/>
        </w:rPr>
        <w:t xml:space="preserve"> to</w:t>
      </w:r>
      <w:r w:rsidRPr="009279D4">
        <w:rPr>
          <w:rFonts w:asciiTheme="minorHAnsi" w:hAnsiTheme="minorHAnsi"/>
          <w:i w:val="0"/>
          <w:spacing w:val="73"/>
          <w:sz w:val="24"/>
        </w:rPr>
        <w:t xml:space="preserve"> </w:t>
      </w:r>
      <w:r w:rsidRPr="009279D4">
        <w:rPr>
          <w:rFonts w:asciiTheme="minorHAnsi" w:hAnsiTheme="minorHAnsi"/>
          <w:i w:val="0"/>
          <w:sz w:val="24"/>
        </w:rPr>
        <w:t xml:space="preserve">ensure </w:t>
      </w:r>
      <w:r w:rsidRPr="009279D4">
        <w:rPr>
          <w:rFonts w:asciiTheme="minorHAnsi" w:hAnsiTheme="minorHAnsi"/>
          <w:i w:val="0"/>
          <w:spacing w:val="-1"/>
          <w:sz w:val="24"/>
        </w:rPr>
        <w:t>that</w:t>
      </w:r>
      <w:r w:rsidRPr="009279D4">
        <w:rPr>
          <w:rFonts w:asciiTheme="minorHAnsi" w:hAnsiTheme="minorHAnsi"/>
          <w:i w:val="0"/>
          <w:sz w:val="24"/>
        </w:rPr>
        <w:t xml:space="preserve"> the </w:t>
      </w:r>
      <w:r w:rsidRPr="009279D4">
        <w:rPr>
          <w:rFonts w:asciiTheme="minorHAnsi" w:hAnsiTheme="minorHAnsi"/>
          <w:i w:val="0"/>
          <w:spacing w:val="-1"/>
          <w:sz w:val="24"/>
        </w:rPr>
        <w:t>implementation</w:t>
      </w:r>
      <w:r w:rsidRPr="009279D4">
        <w:rPr>
          <w:rFonts w:asciiTheme="minorHAnsi" w:hAnsiTheme="minorHAnsi"/>
          <w:i w:val="0"/>
          <w:sz w:val="24"/>
        </w:rPr>
        <w:t xml:space="preserve"> is </w:t>
      </w:r>
      <w:r w:rsidRPr="009279D4">
        <w:rPr>
          <w:rFonts w:asciiTheme="minorHAnsi" w:hAnsiTheme="minorHAnsi"/>
          <w:i w:val="0"/>
          <w:spacing w:val="-1"/>
          <w:sz w:val="24"/>
        </w:rPr>
        <w:t>effective</w:t>
      </w:r>
      <w:r w:rsidRPr="009279D4">
        <w:rPr>
          <w:rFonts w:asciiTheme="minorHAnsi" w:hAnsiTheme="minorHAnsi"/>
          <w:i w:val="0"/>
          <w:sz w:val="24"/>
        </w:rPr>
        <w:t xml:space="preserve"> and the results </w:t>
      </w:r>
      <w:r w:rsidRPr="009279D4">
        <w:rPr>
          <w:rFonts w:asciiTheme="minorHAnsi" w:hAnsiTheme="minorHAnsi"/>
          <w:i w:val="0"/>
          <w:spacing w:val="-1"/>
          <w:sz w:val="24"/>
        </w:rPr>
        <w:t>become</w:t>
      </w:r>
      <w:r w:rsidRPr="009279D4">
        <w:rPr>
          <w:rFonts w:asciiTheme="minorHAnsi" w:hAnsiTheme="minorHAnsi"/>
          <w:i w:val="0"/>
          <w:sz w:val="24"/>
        </w:rPr>
        <w:t xml:space="preserve"> visible.</w:t>
      </w:r>
    </w:p>
    <w:p w14:paraId="34B2A21E" w14:textId="5D57A279" w:rsidR="00D55587" w:rsidRPr="009279D4" w:rsidRDefault="00D55587" w:rsidP="00D55587">
      <w:pPr>
        <w:pStyle w:val="BodyText"/>
        <w:numPr>
          <w:ilvl w:val="2"/>
          <w:numId w:val="56"/>
        </w:numPr>
        <w:tabs>
          <w:tab w:val="left" w:pos="860"/>
        </w:tabs>
        <w:spacing w:before="0" w:after="160" w:line="259" w:lineRule="auto"/>
        <w:ind w:right="240"/>
        <w:rPr>
          <w:rFonts w:asciiTheme="minorHAnsi" w:hAnsiTheme="minorHAnsi"/>
          <w:i w:val="0"/>
          <w:sz w:val="24"/>
        </w:rPr>
      </w:pPr>
      <w:r w:rsidRPr="009279D4">
        <w:rPr>
          <w:rFonts w:asciiTheme="minorHAnsi" w:hAnsiTheme="minorHAnsi"/>
          <w:b/>
          <w:i w:val="0"/>
          <w:sz w:val="24"/>
        </w:rPr>
        <w:t xml:space="preserve">Development, </w:t>
      </w:r>
      <w:r w:rsidRPr="009279D4">
        <w:rPr>
          <w:rFonts w:asciiTheme="minorHAnsi" w:hAnsiTheme="minorHAnsi"/>
          <w:b/>
          <w:i w:val="0"/>
          <w:spacing w:val="-1"/>
          <w:sz w:val="24"/>
        </w:rPr>
        <w:t>articulation,</w:t>
      </w:r>
      <w:r w:rsidRPr="009279D4">
        <w:rPr>
          <w:rFonts w:asciiTheme="minorHAnsi" w:hAnsiTheme="minorHAnsi"/>
          <w:b/>
          <w:i w:val="0"/>
          <w:sz w:val="24"/>
        </w:rPr>
        <w:t xml:space="preserve"> and </w:t>
      </w:r>
      <w:r w:rsidRPr="009279D4">
        <w:rPr>
          <w:rFonts w:asciiTheme="minorHAnsi" w:hAnsiTheme="minorHAnsi"/>
          <w:b/>
          <w:i w:val="0"/>
          <w:spacing w:val="-1"/>
          <w:sz w:val="24"/>
        </w:rPr>
        <w:t xml:space="preserve">communication of </w:t>
      </w:r>
      <w:r w:rsidRPr="009279D4">
        <w:rPr>
          <w:rFonts w:asciiTheme="minorHAnsi" w:hAnsiTheme="minorHAnsi"/>
          <w:b/>
          <w:i w:val="0"/>
          <w:sz w:val="24"/>
        </w:rPr>
        <w:t>a</w:t>
      </w:r>
      <w:r w:rsidRPr="009279D4">
        <w:rPr>
          <w:rFonts w:asciiTheme="minorHAnsi" w:hAnsiTheme="minorHAnsi"/>
          <w:b/>
          <w:i w:val="0"/>
          <w:spacing w:val="-1"/>
          <w:sz w:val="24"/>
        </w:rPr>
        <w:t xml:space="preserve"> risk management</w:t>
      </w:r>
      <w:r w:rsidRPr="009279D4">
        <w:rPr>
          <w:rFonts w:asciiTheme="minorHAnsi" w:hAnsiTheme="minorHAnsi"/>
          <w:b/>
          <w:i w:val="0"/>
          <w:sz w:val="24"/>
        </w:rPr>
        <w:t xml:space="preserve"> strategy.</w:t>
      </w:r>
      <w:r w:rsidRPr="009279D4">
        <w:rPr>
          <w:rFonts w:asciiTheme="minorHAnsi" w:hAnsiTheme="minorHAnsi"/>
          <w:b/>
          <w:i w:val="0"/>
          <w:spacing w:val="58"/>
          <w:sz w:val="24"/>
        </w:rPr>
        <w:t xml:space="preserve"> </w:t>
      </w:r>
      <w:r w:rsidRPr="009279D4">
        <w:rPr>
          <w:rFonts w:asciiTheme="minorHAnsi" w:hAnsiTheme="minorHAnsi"/>
          <w:i w:val="0"/>
          <w:spacing w:val="-1"/>
          <w:sz w:val="24"/>
        </w:rPr>
        <w:t>The</w:t>
      </w:r>
      <w:r w:rsidRPr="009279D4">
        <w:rPr>
          <w:rFonts w:asciiTheme="minorHAnsi" w:hAnsiTheme="minorHAnsi"/>
          <w:i w:val="0"/>
          <w:spacing w:val="62"/>
          <w:sz w:val="24"/>
        </w:rPr>
        <w:t xml:space="preserve"> </w:t>
      </w:r>
      <w:r w:rsidRPr="009279D4">
        <w:rPr>
          <w:rFonts w:asciiTheme="minorHAnsi" w:hAnsiTheme="minorHAnsi"/>
          <w:i w:val="0"/>
          <w:sz w:val="24"/>
        </w:rPr>
        <w:t xml:space="preserve">Risk </w:t>
      </w:r>
      <w:r w:rsidRPr="009279D4">
        <w:rPr>
          <w:rFonts w:asciiTheme="minorHAnsi" w:hAnsiTheme="minorHAnsi"/>
          <w:i w:val="0"/>
          <w:spacing w:val="-1"/>
          <w:sz w:val="24"/>
        </w:rPr>
        <w:t>Management</w:t>
      </w:r>
      <w:r w:rsidRPr="009279D4">
        <w:rPr>
          <w:rFonts w:asciiTheme="minorHAnsi" w:hAnsiTheme="minorHAnsi"/>
          <w:i w:val="0"/>
          <w:sz w:val="24"/>
        </w:rPr>
        <w:t xml:space="preserve"> Plan communicates the overall risk </w:t>
      </w:r>
      <w:r w:rsidRPr="009279D4">
        <w:rPr>
          <w:rFonts w:asciiTheme="minorHAnsi" w:hAnsiTheme="minorHAnsi"/>
          <w:i w:val="0"/>
          <w:spacing w:val="-1"/>
          <w:sz w:val="24"/>
        </w:rPr>
        <w:t>management</w:t>
      </w:r>
      <w:r w:rsidRPr="009279D4">
        <w:rPr>
          <w:rFonts w:asciiTheme="minorHAnsi" w:hAnsiTheme="minorHAnsi"/>
          <w:i w:val="0"/>
          <w:sz w:val="24"/>
        </w:rPr>
        <w:t xml:space="preserve"> strategy.  </w:t>
      </w:r>
      <w:r w:rsidRPr="009279D4">
        <w:rPr>
          <w:rFonts w:asciiTheme="minorHAnsi" w:hAnsiTheme="minorHAnsi"/>
          <w:i w:val="0"/>
          <w:spacing w:val="-1"/>
          <w:sz w:val="24"/>
        </w:rPr>
        <w:t>Work</w:t>
      </w:r>
      <w:r w:rsidRPr="009279D4">
        <w:rPr>
          <w:rFonts w:asciiTheme="minorHAnsi" w:hAnsiTheme="minorHAnsi"/>
          <w:i w:val="0"/>
          <w:sz w:val="24"/>
        </w:rPr>
        <w:t xml:space="preserve"> products, such as the</w:t>
      </w:r>
      <w:r w:rsidRPr="009279D4">
        <w:rPr>
          <w:rFonts w:asciiTheme="minorHAnsi" w:hAnsiTheme="minorHAnsi"/>
          <w:i w:val="0"/>
          <w:spacing w:val="28"/>
          <w:sz w:val="24"/>
        </w:rPr>
        <w:t xml:space="preserve"> </w:t>
      </w:r>
      <w:r w:rsidRPr="009279D4">
        <w:rPr>
          <w:rFonts w:asciiTheme="minorHAnsi" w:hAnsiTheme="minorHAnsi"/>
          <w:i w:val="0"/>
          <w:sz w:val="24"/>
        </w:rPr>
        <w:t>processes and procedures (including the risk matrices), also</w:t>
      </w:r>
      <w:r w:rsidRPr="009279D4">
        <w:rPr>
          <w:rFonts w:asciiTheme="minorHAnsi" w:hAnsiTheme="minorHAnsi"/>
          <w:i w:val="0"/>
          <w:spacing w:val="-1"/>
          <w:sz w:val="24"/>
        </w:rPr>
        <w:t xml:space="preserve"> support the communication </w:t>
      </w:r>
      <w:r w:rsidRPr="009279D4">
        <w:rPr>
          <w:rFonts w:asciiTheme="minorHAnsi" w:hAnsiTheme="minorHAnsi"/>
          <w:i w:val="0"/>
          <w:sz w:val="24"/>
        </w:rPr>
        <w:t>of</w:t>
      </w:r>
      <w:r w:rsidRPr="009279D4">
        <w:rPr>
          <w:rFonts w:asciiTheme="minorHAnsi" w:hAnsiTheme="minorHAnsi"/>
          <w:i w:val="0"/>
          <w:spacing w:val="-1"/>
          <w:sz w:val="24"/>
        </w:rPr>
        <w:t xml:space="preserve"> </w:t>
      </w:r>
      <w:r w:rsidRPr="009279D4">
        <w:rPr>
          <w:rFonts w:asciiTheme="minorHAnsi" w:hAnsiTheme="minorHAnsi"/>
          <w:i w:val="0"/>
          <w:sz w:val="24"/>
        </w:rPr>
        <w:t>this</w:t>
      </w:r>
      <w:r w:rsidRPr="009279D4">
        <w:rPr>
          <w:rFonts w:asciiTheme="minorHAnsi" w:hAnsiTheme="minorHAnsi"/>
          <w:i w:val="0"/>
          <w:spacing w:val="-1"/>
          <w:sz w:val="24"/>
        </w:rPr>
        <w:t xml:space="preserve"> </w:t>
      </w:r>
      <w:r w:rsidRPr="009279D4">
        <w:rPr>
          <w:rFonts w:asciiTheme="minorHAnsi" w:hAnsiTheme="minorHAnsi"/>
          <w:i w:val="0"/>
          <w:sz w:val="24"/>
        </w:rPr>
        <w:t>strategy.</w:t>
      </w:r>
      <w:r w:rsidRPr="009279D4">
        <w:rPr>
          <w:rFonts w:asciiTheme="minorHAnsi" w:hAnsiTheme="minorHAnsi"/>
          <w:i w:val="0"/>
          <w:spacing w:val="59"/>
          <w:sz w:val="24"/>
        </w:rPr>
        <w:t xml:space="preserve"> </w:t>
      </w:r>
      <w:r w:rsidRPr="009279D4">
        <w:rPr>
          <w:rFonts w:asciiTheme="minorHAnsi" w:hAnsiTheme="minorHAnsi"/>
          <w:i w:val="0"/>
          <w:sz w:val="24"/>
        </w:rPr>
        <w:t>As</w:t>
      </w:r>
      <w:r w:rsidRPr="009279D4">
        <w:rPr>
          <w:rFonts w:asciiTheme="minorHAnsi" w:hAnsiTheme="minorHAnsi"/>
          <w:i w:val="0"/>
          <w:spacing w:val="-1"/>
          <w:sz w:val="24"/>
        </w:rPr>
        <w:t xml:space="preserve"> </w:t>
      </w:r>
      <w:r w:rsidRPr="009279D4">
        <w:rPr>
          <w:rFonts w:asciiTheme="minorHAnsi" w:hAnsiTheme="minorHAnsi"/>
          <w:i w:val="0"/>
          <w:sz w:val="24"/>
        </w:rPr>
        <w:t>the</w:t>
      </w:r>
      <w:r w:rsidRPr="009279D4">
        <w:rPr>
          <w:rFonts w:asciiTheme="minorHAnsi" w:hAnsiTheme="minorHAnsi"/>
          <w:i w:val="0"/>
          <w:spacing w:val="-1"/>
          <w:sz w:val="24"/>
        </w:rPr>
        <w:t xml:space="preserve"> </w:t>
      </w:r>
      <w:r w:rsidRPr="009279D4">
        <w:rPr>
          <w:rFonts w:asciiTheme="minorHAnsi" w:hAnsiTheme="minorHAnsi"/>
          <w:i w:val="0"/>
          <w:sz w:val="24"/>
        </w:rPr>
        <w:t>risk</w:t>
      </w:r>
      <w:r w:rsidRPr="009279D4">
        <w:rPr>
          <w:rFonts w:asciiTheme="minorHAnsi" w:hAnsiTheme="minorHAnsi"/>
          <w:i w:val="0"/>
          <w:spacing w:val="29"/>
          <w:sz w:val="24"/>
        </w:rPr>
        <w:t xml:space="preserve"> </w:t>
      </w:r>
      <w:r w:rsidRPr="009279D4">
        <w:rPr>
          <w:rFonts w:asciiTheme="minorHAnsi" w:hAnsiTheme="minorHAnsi"/>
          <w:i w:val="0"/>
          <w:spacing w:val="-1"/>
          <w:sz w:val="24"/>
        </w:rPr>
        <w:t>management</w:t>
      </w:r>
      <w:r w:rsidRPr="009279D4">
        <w:rPr>
          <w:rFonts w:asciiTheme="minorHAnsi" w:hAnsiTheme="minorHAnsi"/>
          <w:i w:val="0"/>
          <w:spacing w:val="1"/>
          <w:sz w:val="24"/>
        </w:rPr>
        <w:t xml:space="preserve"> </w:t>
      </w:r>
      <w:r w:rsidRPr="009279D4">
        <w:rPr>
          <w:rFonts w:asciiTheme="minorHAnsi" w:hAnsiTheme="minorHAnsi"/>
          <w:i w:val="0"/>
          <w:sz w:val="24"/>
        </w:rPr>
        <w:t>strategy evolves, it is necessary</w:t>
      </w:r>
      <w:r w:rsidRPr="009279D4">
        <w:rPr>
          <w:rFonts w:asciiTheme="minorHAnsi" w:hAnsiTheme="minorHAnsi"/>
          <w:i w:val="0"/>
          <w:spacing w:val="-1"/>
          <w:sz w:val="24"/>
        </w:rPr>
        <w:t xml:space="preserve"> to inform</w:t>
      </w:r>
      <w:r w:rsidRPr="009279D4">
        <w:rPr>
          <w:rFonts w:asciiTheme="minorHAnsi" w:hAnsiTheme="minorHAnsi"/>
          <w:i w:val="0"/>
          <w:spacing w:val="-3"/>
          <w:sz w:val="24"/>
        </w:rPr>
        <w:t xml:space="preserve"> </w:t>
      </w:r>
      <w:r w:rsidRPr="009279D4">
        <w:rPr>
          <w:rFonts w:asciiTheme="minorHAnsi" w:hAnsiTheme="minorHAnsi"/>
          <w:i w:val="0"/>
          <w:spacing w:val="-1"/>
          <w:sz w:val="24"/>
        </w:rPr>
        <w:t>the organization of any changes</w:t>
      </w:r>
      <w:r w:rsidR="009279D4">
        <w:rPr>
          <w:rFonts w:asciiTheme="minorHAnsi" w:hAnsiTheme="minorHAnsi"/>
          <w:i w:val="0"/>
          <w:spacing w:val="-1"/>
          <w:sz w:val="24"/>
        </w:rPr>
        <w:t>.</w:t>
      </w:r>
    </w:p>
    <w:p w14:paraId="4402283F" w14:textId="77777777" w:rsidR="00D55587" w:rsidRPr="00D55587" w:rsidRDefault="00D55587" w:rsidP="00D55587">
      <w:pPr>
        <w:numPr>
          <w:ilvl w:val="2"/>
          <w:numId w:val="56"/>
        </w:numPr>
        <w:tabs>
          <w:tab w:val="left" w:pos="860"/>
        </w:tabs>
        <w:spacing w:after="160" w:line="259" w:lineRule="auto"/>
        <w:ind w:right="240"/>
        <w:rPr>
          <w:rFonts w:asciiTheme="minorHAnsi" w:hAnsiTheme="minorHAnsi"/>
          <w:sz w:val="24"/>
          <w:szCs w:val="24"/>
        </w:rPr>
      </w:pPr>
      <w:r w:rsidRPr="00D55587">
        <w:rPr>
          <w:rFonts w:asciiTheme="minorHAnsi" w:hAnsiTheme="minorHAnsi"/>
          <w:b/>
          <w:spacing w:val="-1"/>
          <w:sz w:val="24"/>
        </w:rPr>
        <w:t>Commitment</w:t>
      </w:r>
      <w:r w:rsidRPr="00D55587">
        <w:rPr>
          <w:rFonts w:asciiTheme="minorHAnsi" w:hAnsiTheme="minorHAnsi"/>
          <w:b/>
          <w:sz w:val="24"/>
        </w:rPr>
        <w:t xml:space="preserve"> to the </w:t>
      </w:r>
      <w:r w:rsidRPr="00D55587">
        <w:rPr>
          <w:rFonts w:asciiTheme="minorHAnsi" w:hAnsiTheme="minorHAnsi"/>
          <w:b/>
          <w:spacing w:val="-1"/>
          <w:sz w:val="24"/>
        </w:rPr>
        <w:t>risk</w:t>
      </w:r>
      <w:r w:rsidRPr="00D55587">
        <w:rPr>
          <w:rFonts w:asciiTheme="minorHAnsi" w:hAnsiTheme="minorHAnsi"/>
          <w:b/>
          <w:sz w:val="24"/>
        </w:rPr>
        <w:t xml:space="preserve"> </w:t>
      </w:r>
      <w:r w:rsidRPr="00D55587">
        <w:rPr>
          <w:rFonts w:asciiTheme="minorHAnsi" w:hAnsiTheme="minorHAnsi"/>
          <w:b/>
          <w:spacing w:val="-1"/>
          <w:sz w:val="24"/>
        </w:rPr>
        <w:t>management</w:t>
      </w:r>
      <w:r w:rsidRPr="00D55587">
        <w:rPr>
          <w:rFonts w:asciiTheme="minorHAnsi" w:hAnsiTheme="minorHAnsi"/>
          <w:b/>
          <w:sz w:val="24"/>
        </w:rPr>
        <w:t xml:space="preserve"> program</w:t>
      </w:r>
      <w:r w:rsidRPr="00D55587">
        <w:rPr>
          <w:rFonts w:asciiTheme="minorHAnsi" w:hAnsiTheme="minorHAnsi"/>
          <w:b/>
          <w:spacing w:val="-1"/>
          <w:sz w:val="24"/>
        </w:rPr>
        <w:t xml:space="preserve"> </w:t>
      </w:r>
      <w:r w:rsidRPr="00D55587">
        <w:rPr>
          <w:rFonts w:asciiTheme="minorHAnsi" w:hAnsiTheme="minorHAnsi"/>
          <w:b/>
          <w:sz w:val="24"/>
        </w:rPr>
        <w:t>by</w:t>
      </w:r>
      <w:r w:rsidRPr="00D55587">
        <w:rPr>
          <w:rFonts w:asciiTheme="minorHAnsi" w:hAnsiTheme="minorHAnsi"/>
          <w:b/>
          <w:spacing w:val="-1"/>
          <w:sz w:val="24"/>
        </w:rPr>
        <w:t xml:space="preserve"> </w:t>
      </w:r>
      <w:r w:rsidRPr="00D55587">
        <w:rPr>
          <w:rFonts w:asciiTheme="minorHAnsi" w:hAnsiTheme="minorHAnsi"/>
          <w:b/>
          <w:sz w:val="24"/>
        </w:rPr>
        <w:t>all</w:t>
      </w:r>
      <w:r w:rsidRPr="00D55587">
        <w:rPr>
          <w:rFonts w:asciiTheme="minorHAnsi" w:hAnsiTheme="minorHAnsi"/>
          <w:b/>
          <w:spacing w:val="-1"/>
          <w:sz w:val="24"/>
        </w:rPr>
        <w:t xml:space="preserve"> </w:t>
      </w:r>
      <w:r w:rsidRPr="00D55587">
        <w:rPr>
          <w:rFonts w:asciiTheme="minorHAnsi" w:hAnsiTheme="minorHAnsi"/>
          <w:b/>
          <w:sz w:val="24"/>
        </w:rPr>
        <w:t>levels</w:t>
      </w:r>
      <w:r w:rsidRPr="00D55587">
        <w:rPr>
          <w:rFonts w:asciiTheme="minorHAnsi" w:hAnsiTheme="minorHAnsi"/>
          <w:b/>
          <w:spacing w:val="-1"/>
          <w:sz w:val="24"/>
        </w:rPr>
        <w:t xml:space="preserve"> </w:t>
      </w:r>
      <w:r w:rsidRPr="00D55587">
        <w:rPr>
          <w:rFonts w:asciiTheme="minorHAnsi" w:hAnsiTheme="minorHAnsi"/>
          <w:b/>
          <w:sz w:val="24"/>
        </w:rPr>
        <w:t>of</w:t>
      </w:r>
      <w:r w:rsidRPr="00D55587">
        <w:rPr>
          <w:rFonts w:asciiTheme="minorHAnsi" w:hAnsiTheme="minorHAnsi"/>
          <w:b/>
          <w:spacing w:val="-1"/>
          <w:sz w:val="24"/>
        </w:rPr>
        <w:t xml:space="preserve"> </w:t>
      </w:r>
      <w:r w:rsidRPr="00D55587">
        <w:rPr>
          <w:rFonts w:asciiTheme="minorHAnsi" w:hAnsiTheme="minorHAnsi"/>
          <w:b/>
          <w:sz w:val="24"/>
        </w:rPr>
        <w:t>management.</w:t>
      </w:r>
      <w:r w:rsidRPr="00D55587">
        <w:rPr>
          <w:rFonts w:asciiTheme="minorHAnsi" w:hAnsiTheme="minorHAnsi"/>
          <w:b/>
          <w:spacing w:val="60"/>
          <w:sz w:val="24"/>
        </w:rPr>
        <w:t xml:space="preserve"> </w:t>
      </w:r>
      <w:r w:rsidRPr="00D55587">
        <w:rPr>
          <w:rFonts w:asciiTheme="minorHAnsi" w:hAnsiTheme="minorHAnsi"/>
          <w:spacing w:val="-1"/>
          <w:sz w:val="24"/>
        </w:rPr>
        <w:t>All</w:t>
      </w:r>
      <w:r w:rsidRPr="00D55587">
        <w:rPr>
          <w:rFonts w:asciiTheme="minorHAnsi" w:hAnsiTheme="minorHAnsi"/>
          <w:spacing w:val="38"/>
          <w:sz w:val="24"/>
        </w:rPr>
        <w:t xml:space="preserve"> </w:t>
      </w:r>
      <w:r w:rsidRPr="00D55587">
        <w:rPr>
          <w:rFonts w:asciiTheme="minorHAnsi" w:hAnsiTheme="minorHAnsi"/>
          <w:sz w:val="24"/>
        </w:rPr>
        <w:t xml:space="preserve">levels of </w:t>
      </w:r>
      <w:r w:rsidRPr="00D55587">
        <w:rPr>
          <w:rFonts w:asciiTheme="minorHAnsi" w:hAnsiTheme="minorHAnsi"/>
          <w:spacing w:val="-1"/>
          <w:sz w:val="24"/>
        </w:rPr>
        <w:t>management</w:t>
      </w:r>
      <w:r w:rsidRPr="00D55587">
        <w:rPr>
          <w:rFonts w:asciiTheme="minorHAnsi" w:hAnsiTheme="minorHAnsi"/>
          <w:sz w:val="24"/>
        </w:rPr>
        <w:t xml:space="preserve"> must be </w:t>
      </w:r>
      <w:r w:rsidRPr="00D55587">
        <w:rPr>
          <w:rFonts w:asciiTheme="minorHAnsi" w:hAnsiTheme="minorHAnsi"/>
          <w:spacing w:val="-1"/>
          <w:sz w:val="24"/>
        </w:rPr>
        <w:t>committed</w:t>
      </w:r>
      <w:r w:rsidRPr="00D55587">
        <w:rPr>
          <w:rFonts w:asciiTheme="minorHAnsi" w:hAnsiTheme="minorHAnsi"/>
          <w:sz w:val="24"/>
        </w:rPr>
        <w:t xml:space="preserve"> to </w:t>
      </w:r>
      <w:r w:rsidRPr="00D55587">
        <w:rPr>
          <w:rFonts w:asciiTheme="minorHAnsi" w:hAnsiTheme="minorHAnsi"/>
          <w:spacing w:val="-1"/>
          <w:sz w:val="24"/>
        </w:rPr>
        <w:t>the</w:t>
      </w:r>
      <w:r w:rsidRPr="00D55587">
        <w:rPr>
          <w:rFonts w:asciiTheme="minorHAnsi" w:hAnsiTheme="minorHAnsi"/>
          <w:sz w:val="24"/>
        </w:rPr>
        <w:t xml:space="preserve"> </w:t>
      </w:r>
      <w:r w:rsidRPr="00D55587">
        <w:rPr>
          <w:rFonts w:asciiTheme="minorHAnsi" w:hAnsiTheme="minorHAnsi"/>
          <w:spacing w:val="-1"/>
          <w:sz w:val="24"/>
        </w:rPr>
        <w:t>program</w:t>
      </w:r>
      <w:r w:rsidRPr="00D55587">
        <w:rPr>
          <w:rFonts w:asciiTheme="minorHAnsi" w:hAnsiTheme="minorHAnsi"/>
          <w:spacing w:val="-3"/>
          <w:sz w:val="24"/>
        </w:rPr>
        <w:t xml:space="preserve"> </w:t>
      </w:r>
      <w:r w:rsidRPr="00D55587">
        <w:rPr>
          <w:rFonts w:asciiTheme="minorHAnsi" w:hAnsiTheme="minorHAnsi"/>
          <w:sz w:val="24"/>
        </w:rPr>
        <w:t>because it requires a</w:t>
      </w:r>
      <w:r w:rsidRPr="00D55587">
        <w:rPr>
          <w:rFonts w:asciiTheme="minorHAnsi" w:hAnsiTheme="minorHAnsi"/>
          <w:spacing w:val="35"/>
          <w:sz w:val="24"/>
        </w:rPr>
        <w:t xml:space="preserve"> </w:t>
      </w:r>
      <w:r w:rsidRPr="00D55587">
        <w:rPr>
          <w:rFonts w:asciiTheme="minorHAnsi" w:hAnsiTheme="minorHAnsi"/>
          <w:spacing w:val="-1"/>
          <w:sz w:val="24"/>
        </w:rPr>
        <w:t xml:space="preserve">fundamental </w:t>
      </w:r>
      <w:r w:rsidRPr="00D55587">
        <w:rPr>
          <w:rFonts w:asciiTheme="minorHAnsi" w:hAnsiTheme="minorHAnsi"/>
          <w:sz w:val="24"/>
        </w:rPr>
        <w:t>shift</w:t>
      </w:r>
      <w:r w:rsidRPr="00D55587">
        <w:rPr>
          <w:rFonts w:asciiTheme="minorHAnsi" w:hAnsiTheme="minorHAnsi"/>
          <w:spacing w:val="-1"/>
          <w:sz w:val="24"/>
        </w:rPr>
        <w:t xml:space="preserve"> </w:t>
      </w:r>
      <w:r w:rsidRPr="00D55587">
        <w:rPr>
          <w:rFonts w:asciiTheme="minorHAnsi" w:hAnsiTheme="minorHAnsi"/>
          <w:sz w:val="24"/>
        </w:rPr>
        <w:t>in</w:t>
      </w:r>
      <w:r w:rsidRPr="00D55587">
        <w:rPr>
          <w:rFonts w:asciiTheme="minorHAnsi" w:hAnsiTheme="minorHAnsi"/>
          <w:spacing w:val="-1"/>
          <w:sz w:val="24"/>
        </w:rPr>
        <w:t xml:space="preserve"> </w:t>
      </w:r>
      <w:r w:rsidRPr="00D55587">
        <w:rPr>
          <w:rFonts w:asciiTheme="minorHAnsi" w:hAnsiTheme="minorHAnsi"/>
          <w:sz w:val="24"/>
        </w:rPr>
        <w:t>organizational</w:t>
      </w:r>
      <w:r w:rsidRPr="00D55587">
        <w:rPr>
          <w:rFonts w:asciiTheme="minorHAnsi" w:hAnsiTheme="minorHAnsi"/>
          <w:spacing w:val="-1"/>
          <w:sz w:val="24"/>
        </w:rPr>
        <w:t xml:space="preserve"> </w:t>
      </w:r>
      <w:r w:rsidRPr="00D55587">
        <w:rPr>
          <w:rFonts w:asciiTheme="minorHAnsi" w:hAnsiTheme="minorHAnsi"/>
          <w:sz w:val="24"/>
        </w:rPr>
        <w:t>culture,</w:t>
      </w:r>
      <w:r w:rsidRPr="00D55587">
        <w:rPr>
          <w:rFonts w:asciiTheme="minorHAnsi" w:hAnsiTheme="minorHAnsi"/>
          <w:spacing w:val="-3"/>
          <w:sz w:val="24"/>
        </w:rPr>
        <w:t xml:space="preserve"> </w:t>
      </w:r>
      <w:r w:rsidRPr="00D55587">
        <w:rPr>
          <w:rFonts w:asciiTheme="minorHAnsi" w:hAnsiTheme="minorHAnsi"/>
          <w:sz w:val="24"/>
        </w:rPr>
        <w:t>especially in the areas of openness and</w:t>
      </w:r>
      <w:r w:rsidRPr="00D55587">
        <w:rPr>
          <w:rFonts w:asciiTheme="minorHAnsi" w:hAnsiTheme="minorHAnsi"/>
          <w:spacing w:val="20"/>
          <w:sz w:val="24"/>
        </w:rPr>
        <w:t xml:space="preserve"> </w:t>
      </w:r>
      <w:r w:rsidRPr="00D55587">
        <w:rPr>
          <w:rFonts w:asciiTheme="minorHAnsi" w:hAnsiTheme="minorHAnsi"/>
          <w:sz w:val="24"/>
        </w:rPr>
        <w:t xml:space="preserve">communications.  Managers and their staff </w:t>
      </w:r>
      <w:r w:rsidRPr="00D55587">
        <w:rPr>
          <w:rFonts w:asciiTheme="minorHAnsi" w:hAnsiTheme="minorHAnsi"/>
          <w:spacing w:val="-1"/>
          <w:sz w:val="24"/>
        </w:rPr>
        <w:t>must</w:t>
      </w:r>
      <w:r w:rsidRPr="00D55587">
        <w:rPr>
          <w:rFonts w:asciiTheme="minorHAnsi" w:hAnsiTheme="minorHAnsi"/>
          <w:sz w:val="24"/>
        </w:rPr>
        <w:t xml:space="preserve"> </w:t>
      </w:r>
      <w:r w:rsidRPr="00D55587">
        <w:rPr>
          <w:rFonts w:asciiTheme="minorHAnsi" w:hAnsiTheme="minorHAnsi"/>
          <w:spacing w:val="-1"/>
          <w:sz w:val="24"/>
        </w:rPr>
        <w:t>feel free to identify risks without fear of</w:t>
      </w:r>
      <w:r w:rsidRPr="00D55587">
        <w:rPr>
          <w:rFonts w:asciiTheme="minorHAnsi" w:hAnsiTheme="minorHAnsi"/>
          <w:spacing w:val="29"/>
          <w:sz w:val="24"/>
        </w:rPr>
        <w:t xml:space="preserve"> </w:t>
      </w:r>
      <w:r w:rsidRPr="00D55587">
        <w:rPr>
          <w:rFonts w:asciiTheme="minorHAnsi" w:hAnsiTheme="minorHAnsi"/>
          <w:spacing w:val="-1"/>
          <w:sz w:val="24"/>
        </w:rPr>
        <w:t>reprisals</w:t>
      </w:r>
    </w:p>
    <w:p w14:paraId="21CEE071" w14:textId="77777777" w:rsidR="00D55587" w:rsidRPr="00D55587" w:rsidRDefault="00D55587" w:rsidP="00D55587">
      <w:pPr>
        <w:numPr>
          <w:ilvl w:val="2"/>
          <w:numId w:val="56"/>
        </w:numPr>
        <w:tabs>
          <w:tab w:val="left" w:pos="860"/>
        </w:tabs>
        <w:spacing w:after="160" w:line="259" w:lineRule="auto"/>
        <w:ind w:right="732"/>
        <w:rPr>
          <w:rFonts w:asciiTheme="minorHAnsi" w:hAnsiTheme="minorHAnsi"/>
          <w:sz w:val="24"/>
          <w:szCs w:val="24"/>
        </w:rPr>
      </w:pPr>
      <w:r w:rsidRPr="00D55587">
        <w:rPr>
          <w:rFonts w:asciiTheme="minorHAnsi" w:hAnsiTheme="minorHAnsi"/>
          <w:b/>
          <w:sz w:val="24"/>
        </w:rPr>
        <w:lastRenderedPageBreak/>
        <w:t>Implementation</w:t>
      </w:r>
      <w:r w:rsidRPr="00D55587">
        <w:rPr>
          <w:rFonts w:asciiTheme="minorHAnsi" w:hAnsiTheme="minorHAnsi"/>
          <w:b/>
          <w:spacing w:val="-1"/>
          <w:sz w:val="24"/>
        </w:rPr>
        <w:t xml:space="preserve"> </w:t>
      </w:r>
      <w:r w:rsidRPr="00D55587">
        <w:rPr>
          <w:rFonts w:asciiTheme="minorHAnsi" w:hAnsiTheme="minorHAnsi"/>
          <w:b/>
          <w:sz w:val="24"/>
        </w:rPr>
        <w:t>of</w:t>
      </w:r>
      <w:r w:rsidRPr="00D55587">
        <w:rPr>
          <w:rFonts w:asciiTheme="minorHAnsi" w:hAnsiTheme="minorHAnsi"/>
          <w:b/>
          <w:spacing w:val="-1"/>
          <w:sz w:val="24"/>
        </w:rPr>
        <w:t xml:space="preserve"> </w:t>
      </w:r>
      <w:r w:rsidRPr="00D55587">
        <w:rPr>
          <w:rFonts w:asciiTheme="minorHAnsi" w:hAnsiTheme="minorHAnsi"/>
          <w:b/>
          <w:sz w:val="24"/>
        </w:rPr>
        <w:t>a</w:t>
      </w:r>
      <w:r w:rsidRPr="00D55587">
        <w:rPr>
          <w:rFonts w:asciiTheme="minorHAnsi" w:hAnsiTheme="minorHAnsi"/>
          <w:b/>
          <w:spacing w:val="-1"/>
          <w:sz w:val="24"/>
        </w:rPr>
        <w:t xml:space="preserve"> </w:t>
      </w:r>
      <w:r w:rsidRPr="00D55587">
        <w:rPr>
          <w:rFonts w:asciiTheme="minorHAnsi" w:hAnsiTheme="minorHAnsi"/>
          <w:b/>
          <w:sz w:val="24"/>
        </w:rPr>
        <w:t>system</w:t>
      </w:r>
      <w:r w:rsidRPr="00D55587">
        <w:rPr>
          <w:rFonts w:asciiTheme="minorHAnsi" w:hAnsiTheme="minorHAnsi"/>
          <w:b/>
          <w:spacing w:val="-1"/>
          <w:sz w:val="24"/>
        </w:rPr>
        <w:t xml:space="preserve"> </w:t>
      </w:r>
      <w:r w:rsidRPr="00D55587">
        <w:rPr>
          <w:rFonts w:asciiTheme="minorHAnsi" w:hAnsiTheme="minorHAnsi"/>
          <w:b/>
          <w:sz w:val="24"/>
        </w:rPr>
        <w:t>that</w:t>
      </w:r>
      <w:r w:rsidRPr="00D55587">
        <w:rPr>
          <w:rFonts w:asciiTheme="minorHAnsi" w:hAnsiTheme="minorHAnsi"/>
          <w:b/>
          <w:spacing w:val="-1"/>
          <w:sz w:val="24"/>
        </w:rPr>
        <w:t xml:space="preserve"> rewards </w:t>
      </w:r>
      <w:r w:rsidRPr="00D55587">
        <w:rPr>
          <w:rFonts w:asciiTheme="minorHAnsi" w:hAnsiTheme="minorHAnsi"/>
          <w:b/>
          <w:sz w:val="24"/>
        </w:rPr>
        <w:t>desired</w:t>
      </w:r>
      <w:r w:rsidRPr="00D55587">
        <w:rPr>
          <w:rFonts w:asciiTheme="minorHAnsi" w:hAnsiTheme="minorHAnsi"/>
          <w:b/>
          <w:spacing w:val="-1"/>
          <w:sz w:val="24"/>
        </w:rPr>
        <w:t xml:space="preserve"> </w:t>
      </w:r>
      <w:r w:rsidRPr="00D55587">
        <w:rPr>
          <w:rFonts w:asciiTheme="minorHAnsi" w:hAnsiTheme="minorHAnsi"/>
          <w:b/>
          <w:sz w:val="24"/>
        </w:rPr>
        <w:t xml:space="preserve">behavior. </w:t>
      </w:r>
      <w:r w:rsidRPr="00D55587">
        <w:rPr>
          <w:rFonts w:asciiTheme="minorHAnsi" w:hAnsiTheme="minorHAnsi"/>
          <w:b/>
          <w:spacing w:val="1"/>
          <w:sz w:val="24"/>
        </w:rPr>
        <w:t xml:space="preserve"> </w:t>
      </w:r>
      <w:r w:rsidRPr="00D55587">
        <w:rPr>
          <w:rFonts w:asciiTheme="minorHAnsi" w:hAnsiTheme="minorHAnsi"/>
          <w:sz w:val="24"/>
        </w:rPr>
        <w:t xml:space="preserve">This </w:t>
      </w:r>
      <w:r w:rsidRPr="00D55587">
        <w:rPr>
          <w:rFonts w:asciiTheme="minorHAnsi" w:hAnsiTheme="minorHAnsi"/>
          <w:spacing w:val="-1"/>
          <w:sz w:val="24"/>
        </w:rPr>
        <w:t>success</w:t>
      </w:r>
      <w:r w:rsidRPr="00D55587">
        <w:rPr>
          <w:rFonts w:asciiTheme="minorHAnsi" w:hAnsiTheme="minorHAnsi"/>
          <w:sz w:val="24"/>
        </w:rPr>
        <w:t xml:space="preserve"> </w:t>
      </w:r>
      <w:r w:rsidRPr="00D55587">
        <w:rPr>
          <w:rFonts w:asciiTheme="minorHAnsi" w:hAnsiTheme="minorHAnsi"/>
          <w:spacing w:val="-1"/>
          <w:sz w:val="24"/>
        </w:rPr>
        <w:t>factor,</w:t>
      </w:r>
      <w:r w:rsidRPr="00D55587">
        <w:rPr>
          <w:rFonts w:asciiTheme="minorHAnsi" w:hAnsiTheme="minorHAnsi"/>
          <w:spacing w:val="33"/>
          <w:sz w:val="24"/>
        </w:rPr>
        <w:t xml:space="preserve"> </w:t>
      </w:r>
      <w:r w:rsidRPr="00D55587">
        <w:rPr>
          <w:rFonts w:asciiTheme="minorHAnsi" w:hAnsiTheme="minorHAnsi"/>
          <w:sz w:val="24"/>
        </w:rPr>
        <w:t>which</w:t>
      </w:r>
      <w:r w:rsidRPr="00D55587">
        <w:rPr>
          <w:rFonts w:asciiTheme="minorHAnsi" w:hAnsiTheme="minorHAnsi"/>
          <w:spacing w:val="-1"/>
          <w:sz w:val="24"/>
        </w:rPr>
        <w:t xml:space="preserve"> </w:t>
      </w:r>
      <w:r w:rsidRPr="00D55587">
        <w:rPr>
          <w:rFonts w:asciiTheme="minorHAnsi" w:hAnsiTheme="minorHAnsi"/>
          <w:sz w:val="24"/>
        </w:rPr>
        <w:t>is</w:t>
      </w:r>
      <w:r w:rsidRPr="00D55587">
        <w:rPr>
          <w:rFonts w:asciiTheme="minorHAnsi" w:hAnsiTheme="minorHAnsi"/>
          <w:spacing w:val="-1"/>
          <w:sz w:val="24"/>
        </w:rPr>
        <w:t xml:space="preserve"> </w:t>
      </w:r>
      <w:r w:rsidRPr="00D55587">
        <w:rPr>
          <w:rFonts w:asciiTheme="minorHAnsi" w:hAnsiTheme="minorHAnsi"/>
          <w:sz w:val="24"/>
        </w:rPr>
        <w:t>central</w:t>
      </w:r>
      <w:r w:rsidRPr="00D55587">
        <w:rPr>
          <w:rFonts w:asciiTheme="minorHAnsi" w:hAnsiTheme="minorHAnsi"/>
          <w:spacing w:val="-1"/>
          <w:sz w:val="24"/>
        </w:rPr>
        <w:t xml:space="preserve"> </w:t>
      </w:r>
      <w:r w:rsidRPr="00D55587">
        <w:rPr>
          <w:rFonts w:asciiTheme="minorHAnsi" w:hAnsiTheme="minorHAnsi"/>
          <w:sz w:val="24"/>
        </w:rPr>
        <w:t>to</w:t>
      </w:r>
      <w:r w:rsidRPr="00D55587">
        <w:rPr>
          <w:rFonts w:asciiTheme="minorHAnsi" w:hAnsiTheme="minorHAnsi"/>
          <w:spacing w:val="-1"/>
          <w:sz w:val="24"/>
        </w:rPr>
        <w:t xml:space="preserve"> </w:t>
      </w:r>
      <w:r w:rsidRPr="00D55587">
        <w:rPr>
          <w:rFonts w:asciiTheme="minorHAnsi" w:hAnsiTheme="minorHAnsi"/>
          <w:sz w:val="24"/>
        </w:rPr>
        <w:t>any</w:t>
      </w:r>
      <w:r w:rsidRPr="00D55587">
        <w:rPr>
          <w:rFonts w:asciiTheme="minorHAnsi" w:hAnsiTheme="minorHAnsi"/>
          <w:spacing w:val="-1"/>
          <w:sz w:val="24"/>
        </w:rPr>
        <w:t xml:space="preserve"> </w:t>
      </w:r>
      <w:r w:rsidRPr="00D55587">
        <w:rPr>
          <w:rFonts w:asciiTheme="minorHAnsi" w:hAnsiTheme="minorHAnsi"/>
          <w:sz w:val="24"/>
        </w:rPr>
        <w:t>process</w:t>
      </w:r>
      <w:r w:rsidRPr="00D55587">
        <w:rPr>
          <w:rFonts w:asciiTheme="minorHAnsi" w:hAnsiTheme="minorHAnsi"/>
          <w:spacing w:val="-1"/>
          <w:sz w:val="24"/>
        </w:rPr>
        <w:t xml:space="preserve"> improvement </w:t>
      </w:r>
      <w:r w:rsidRPr="00D55587">
        <w:rPr>
          <w:rFonts w:asciiTheme="minorHAnsi" w:hAnsiTheme="minorHAnsi"/>
          <w:sz w:val="24"/>
        </w:rPr>
        <w:t>effort,</w:t>
      </w:r>
      <w:r w:rsidRPr="00D55587">
        <w:rPr>
          <w:rFonts w:asciiTheme="minorHAnsi" w:hAnsiTheme="minorHAnsi"/>
          <w:spacing w:val="-1"/>
          <w:sz w:val="24"/>
        </w:rPr>
        <w:t xml:space="preserve"> </w:t>
      </w:r>
      <w:r w:rsidRPr="00D55587">
        <w:rPr>
          <w:rFonts w:asciiTheme="minorHAnsi" w:hAnsiTheme="minorHAnsi"/>
          <w:sz w:val="24"/>
        </w:rPr>
        <w:t>underscores</w:t>
      </w:r>
      <w:r w:rsidRPr="00D55587">
        <w:rPr>
          <w:rFonts w:asciiTheme="minorHAnsi" w:hAnsiTheme="minorHAnsi"/>
          <w:spacing w:val="-1"/>
          <w:sz w:val="24"/>
        </w:rPr>
        <w:t xml:space="preserve"> </w:t>
      </w:r>
      <w:r w:rsidRPr="00D55587">
        <w:rPr>
          <w:rFonts w:asciiTheme="minorHAnsi" w:hAnsiTheme="minorHAnsi"/>
          <w:sz w:val="24"/>
        </w:rPr>
        <w:t>the</w:t>
      </w:r>
      <w:r w:rsidRPr="00D55587">
        <w:rPr>
          <w:rFonts w:asciiTheme="minorHAnsi" w:hAnsiTheme="minorHAnsi"/>
          <w:spacing w:val="-1"/>
          <w:sz w:val="24"/>
        </w:rPr>
        <w:t xml:space="preserve"> importance </w:t>
      </w:r>
      <w:r w:rsidRPr="00D55587">
        <w:rPr>
          <w:rFonts w:asciiTheme="minorHAnsi" w:hAnsiTheme="minorHAnsi"/>
          <w:sz w:val="24"/>
        </w:rPr>
        <w:t>of</w:t>
      </w:r>
      <w:r w:rsidRPr="00D55587">
        <w:rPr>
          <w:rFonts w:asciiTheme="minorHAnsi" w:hAnsiTheme="minorHAnsi"/>
          <w:spacing w:val="31"/>
          <w:sz w:val="24"/>
        </w:rPr>
        <w:t xml:space="preserve"> </w:t>
      </w:r>
      <w:r w:rsidRPr="00D55587">
        <w:rPr>
          <w:rFonts w:asciiTheme="minorHAnsi" w:hAnsiTheme="minorHAnsi"/>
          <w:spacing w:val="-1"/>
          <w:sz w:val="24"/>
        </w:rPr>
        <w:t xml:space="preserve">positively rewarding new </w:t>
      </w:r>
      <w:r w:rsidRPr="00D55587">
        <w:rPr>
          <w:rFonts w:asciiTheme="minorHAnsi" w:hAnsiTheme="minorHAnsi"/>
          <w:sz w:val="24"/>
        </w:rPr>
        <w:t>behaviors,</w:t>
      </w:r>
      <w:r w:rsidRPr="00D55587">
        <w:rPr>
          <w:rFonts w:asciiTheme="minorHAnsi" w:hAnsiTheme="minorHAnsi"/>
          <w:spacing w:val="-2"/>
          <w:sz w:val="24"/>
        </w:rPr>
        <w:t xml:space="preserve"> </w:t>
      </w:r>
      <w:r w:rsidRPr="00D55587">
        <w:rPr>
          <w:rFonts w:asciiTheme="minorHAnsi" w:hAnsiTheme="minorHAnsi"/>
          <w:sz w:val="24"/>
        </w:rPr>
        <w:t>such</w:t>
      </w:r>
      <w:r w:rsidRPr="00D55587">
        <w:rPr>
          <w:rFonts w:asciiTheme="minorHAnsi" w:hAnsiTheme="minorHAnsi"/>
          <w:spacing w:val="-1"/>
          <w:sz w:val="24"/>
        </w:rPr>
        <w:t xml:space="preserve"> </w:t>
      </w:r>
      <w:r w:rsidRPr="00D55587">
        <w:rPr>
          <w:rFonts w:asciiTheme="minorHAnsi" w:hAnsiTheme="minorHAnsi"/>
          <w:sz w:val="24"/>
        </w:rPr>
        <w:t>as</w:t>
      </w:r>
      <w:r w:rsidRPr="00D55587">
        <w:rPr>
          <w:rFonts w:asciiTheme="minorHAnsi" w:hAnsiTheme="minorHAnsi"/>
          <w:spacing w:val="-1"/>
          <w:sz w:val="24"/>
        </w:rPr>
        <w:t xml:space="preserve"> identifying risk</w:t>
      </w:r>
    </w:p>
    <w:p w14:paraId="18850394" w14:textId="0600F01A" w:rsidR="00D55587" w:rsidRPr="009279D4" w:rsidRDefault="00D55587" w:rsidP="00D55587">
      <w:pPr>
        <w:pStyle w:val="BodyText"/>
        <w:numPr>
          <w:ilvl w:val="2"/>
          <w:numId w:val="56"/>
        </w:numPr>
        <w:tabs>
          <w:tab w:val="left" w:pos="860"/>
        </w:tabs>
        <w:spacing w:before="0" w:after="160" w:line="259" w:lineRule="auto"/>
        <w:ind w:right="193"/>
        <w:rPr>
          <w:rFonts w:asciiTheme="minorHAnsi" w:hAnsiTheme="minorHAnsi"/>
          <w:i w:val="0"/>
          <w:sz w:val="24"/>
        </w:rPr>
      </w:pPr>
      <w:r w:rsidRPr="009279D4">
        <w:rPr>
          <w:rFonts w:asciiTheme="minorHAnsi" w:hAnsiTheme="minorHAnsi"/>
          <w:b/>
          <w:i w:val="0"/>
          <w:sz w:val="24"/>
        </w:rPr>
        <w:t>Availability of appropriate resources.</w:t>
      </w:r>
      <w:r w:rsidRPr="009279D4">
        <w:rPr>
          <w:rFonts w:asciiTheme="minorHAnsi" w:hAnsiTheme="minorHAnsi"/>
          <w:b/>
          <w:i w:val="0"/>
          <w:spacing w:val="59"/>
          <w:sz w:val="24"/>
        </w:rPr>
        <w:t xml:space="preserve"> </w:t>
      </w:r>
      <w:r w:rsidRPr="009279D4">
        <w:rPr>
          <w:rFonts w:asciiTheme="minorHAnsi" w:hAnsiTheme="minorHAnsi"/>
          <w:i w:val="0"/>
          <w:sz w:val="24"/>
        </w:rPr>
        <w:t xml:space="preserve">Risk </w:t>
      </w:r>
      <w:r w:rsidRPr="009279D4">
        <w:rPr>
          <w:rFonts w:asciiTheme="minorHAnsi" w:hAnsiTheme="minorHAnsi"/>
          <w:i w:val="0"/>
          <w:spacing w:val="-1"/>
          <w:sz w:val="24"/>
        </w:rPr>
        <w:t>management</w:t>
      </w:r>
      <w:r w:rsidRPr="009279D4">
        <w:rPr>
          <w:rFonts w:asciiTheme="minorHAnsi" w:hAnsiTheme="minorHAnsi"/>
          <w:i w:val="0"/>
          <w:sz w:val="24"/>
        </w:rPr>
        <w:t xml:space="preserve"> should</w:t>
      </w:r>
      <w:r w:rsidRPr="009279D4">
        <w:rPr>
          <w:rFonts w:asciiTheme="minorHAnsi" w:hAnsiTheme="minorHAnsi"/>
          <w:i w:val="0"/>
          <w:spacing w:val="-1"/>
          <w:sz w:val="24"/>
        </w:rPr>
        <w:t xml:space="preserve"> </w:t>
      </w:r>
      <w:r w:rsidRPr="009279D4">
        <w:rPr>
          <w:rFonts w:asciiTheme="minorHAnsi" w:hAnsiTheme="minorHAnsi"/>
          <w:i w:val="0"/>
          <w:sz w:val="24"/>
        </w:rPr>
        <w:t>not</w:t>
      </w:r>
      <w:r w:rsidRPr="009279D4">
        <w:rPr>
          <w:rFonts w:asciiTheme="minorHAnsi" w:hAnsiTheme="minorHAnsi"/>
          <w:i w:val="0"/>
          <w:spacing w:val="-1"/>
          <w:sz w:val="24"/>
        </w:rPr>
        <w:t xml:space="preserve"> </w:t>
      </w:r>
      <w:r w:rsidRPr="009279D4">
        <w:rPr>
          <w:rFonts w:asciiTheme="minorHAnsi" w:hAnsiTheme="minorHAnsi"/>
          <w:i w:val="0"/>
          <w:sz w:val="24"/>
        </w:rPr>
        <w:t>be</w:t>
      </w:r>
      <w:r w:rsidRPr="009279D4">
        <w:rPr>
          <w:rFonts w:asciiTheme="minorHAnsi" w:hAnsiTheme="minorHAnsi"/>
          <w:i w:val="0"/>
          <w:spacing w:val="-1"/>
          <w:sz w:val="24"/>
        </w:rPr>
        <w:t xml:space="preserve"> </w:t>
      </w:r>
      <w:r w:rsidRPr="009279D4">
        <w:rPr>
          <w:rFonts w:asciiTheme="minorHAnsi" w:hAnsiTheme="minorHAnsi"/>
          <w:i w:val="0"/>
          <w:sz w:val="24"/>
        </w:rPr>
        <w:t>delegated</w:t>
      </w:r>
      <w:r w:rsidRPr="009279D4">
        <w:rPr>
          <w:rFonts w:asciiTheme="minorHAnsi" w:hAnsiTheme="minorHAnsi"/>
          <w:i w:val="0"/>
          <w:spacing w:val="-1"/>
          <w:sz w:val="24"/>
        </w:rPr>
        <w:t xml:space="preserve"> </w:t>
      </w:r>
      <w:r w:rsidRPr="009279D4">
        <w:rPr>
          <w:rFonts w:asciiTheme="minorHAnsi" w:hAnsiTheme="minorHAnsi"/>
          <w:i w:val="0"/>
          <w:sz w:val="24"/>
        </w:rPr>
        <w:t>to</w:t>
      </w:r>
      <w:r w:rsidRPr="009279D4">
        <w:rPr>
          <w:rFonts w:asciiTheme="minorHAnsi" w:hAnsiTheme="minorHAnsi"/>
          <w:i w:val="0"/>
          <w:spacing w:val="-1"/>
          <w:sz w:val="24"/>
        </w:rPr>
        <w:t xml:space="preserve"> </w:t>
      </w:r>
      <w:r w:rsidRPr="009279D4">
        <w:rPr>
          <w:rFonts w:asciiTheme="minorHAnsi" w:hAnsiTheme="minorHAnsi"/>
          <w:i w:val="0"/>
          <w:sz w:val="24"/>
        </w:rPr>
        <w:t>a</w:t>
      </w:r>
      <w:r w:rsidRPr="009279D4">
        <w:rPr>
          <w:rFonts w:asciiTheme="minorHAnsi" w:hAnsiTheme="minorHAnsi"/>
          <w:i w:val="0"/>
          <w:spacing w:val="27"/>
          <w:sz w:val="24"/>
        </w:rPr>
        <w:t xml:space="preserve"> </w:t>
      </w:r>
      <w:r w:rsidRPr="009279D4">
        <w:rPr>
          <w:rFonts w:asciiTheme="minorHAnsi" w:hAnsiTheme="minorHAnsi"/>
          <w:i w:val="0"/>
          <w:sz w:val="24"/>
        </w:rPr>
        <w:t>special</w:t>
      </w:r>
      <w:r w:rsidRPr="009279D4">
        <w:rPr>
          <w:rFonts w:asciiTheme="minorHAnsi" w:hAnsiTheme="minorHAnsi"/>
          <w:i w:val="0"/>
          <w:spacing w:val="-1"/>
          <w:sz w:val="24"/>
        </w:rPr>
        <w:t xml:space="preserve"> </w:t>
      </w:r>
      <w:r w:rsidRPr="009279D4">
        <w:rPr>
          <w:rFonts w:asciiTheme="minorHAnsi" w:hAnsiTheme="minorHAnsi"/>
          <w:i w:val="0"/>
          <w:sz w:val="24"/>
        </w:rPr>
        <w:t>group;</w:t>
      </w:r>
      <w:r w:rsidRPr="009279D4">
        <w:rPr>
          <w:rFonts w:asciiTheme="minorHAnsi" w:hAnsiTheme="minorHAnsi"/>
          <w:i w:val="0"/>
          <w:spacing w:val="-1"/>
          <w:sz w:val="24"/>
        </w:rPr>
        <w:t xml:space="preserve"> </w:t>
      </w:r>
      <w:r w:rsidRPr="009279D4">
        <w:rPr>
          <w:rFonts w:asciiTheme="minorHAnsi" w:hAnsiTheme="minorHAnsi"/>
          <w:i w:val="0"/>
          <w:sz w:val="24"/>
        </w:rPr>
        <w:t>it</w:t>
      </w:r>
      <w:r w:rsidRPr="009279D4">
        <w:rPr>
          <w:rFonts w:asciiTheme="minorHAnsi" w:hAnsiTheme="minorHAnsi"/>
          <w:i w:val="0"/>
          <w:spacing w:val="-1"/>
          <w:sz w:val="24"/>
        </w:rPr>
        <w:t xml:space="preserve"> </w:t>
      </w:r>
      <w:r w:rsidRPr="009279D4">
        <w:rPr>
          <w:rFonts w:asciiTheme="minorHAnsi" w:hAnsiTheme="minorHAnsi"/>
          <w:i w:val="0"/>
          <w:sz w:val="24"/>
        </w:rPr>
        <w:t>should</w:t>
      </w:r>
      <w:r w:rsidRPr="009279D4">
        <w:rPr>
          <w:rFonts w:asciiTheme="minorHAnsi" w:hAnsiTheme="minorHAnsi"/>
          <w:i w:val="0"/>
          <w:spacing w:val="-1"/>
          <w:sz w:val="24"/>
        </w:rPr>
        <w:t xml:space="preserve"> </w:t>
      </w:r>
      <w:r w:rsidRPr="009279D4">
        <w:rPr>
          <w:rFonts w:asciiTheme="minorHAnsi" w:hAnsiTheme="minorHAnsi"/>
          <w:i w:val="0"/>
          <w:sz w:val="24"/>
        </w:rPr>
        <w:t>be</w:t>
      </w:r>
      <w:r w:rsidRPr="009279D4">
        <w:rPr>
          <w:rFonts w:asciiTheme="minorHAnsi" w:hAnsiTheme="minorHAnsi"/>
          <w:i w:val="0"/>
          <w:spacing w:val="-1"/>
          <w:sz w:val="24"/>
        </w:rPr>
        <w:t xml:space="preserve"> integrated</w:t>
      </w:r>
      <w:r w:rsidRPr="009279D4">
        <w:rPr>
          <w:rFonts w:asciiTheme="minorHAnsi" w:hAnsiTheme="minorHAnsi"/>
          <w:i w:val="0"/>
          <w:sz w:val="24"/>
        </w:rPr>
        <w:t xml:space="preserve"> with program</w:t>
      </w:r>
      <w:r w:rsidRPr="009279D4">
        <w:rPr>
          <w:rFonts w:asciiTheme="minorHAnsi" w:hAnsiTheme="minorHAnsi"/>
          <w:i w:val="0"/>
          <w:spacing w:val="-2"/>
          <w:sz w:val="24"/>
        </w:rPr>
        <w:t xml:space="preserve"> </w:t>
      </w:r>
      <w:r w:rsidRPr="009279D4">
        <w:rPr>
          <w:rFonts w:asciiTheme="minorHAnsi" w:hAnsiTheme="minorHAnsi"/>
          <w:i w:val="0"/>
          <w:spacing w:val="-1"/>
          <w:sz w:val="24"/>
        </w:rPr>
        <w:t>management.</w:t>
      </w:r>
      <w:r w:rsidRPr="009279D4">
        <w:rPr>
          <w:rFonts w:asciiTheme="minorHAnsi" w:hAnsiTheme="minorHAnsi"/>
          <w:i w:val="0"/>
          <w:sz w:val="24"/>
        </w:rPr>
        <w:t xml:space="preserve">  Therefore, it is crucial</w:t>
      </w:r>
      <w:r w:rsidRPr="009279D4">
        <w:rPr>
          <w:rFonts w:asciiTheme="minorHAnsi" w:hAnsiTheme="minorHAnsi"/>
          <w:i w:val="0"/>
          <w:spacing w:val="37"/>
          <w:sz w:val="24"/>
        </w:rPr>
        <w:t xml:space="preserve"> </w:t>
      </w:r>
      <w:r w:rsidRPr="009279D4">
        <w:rPr>
          <w:rFonts w:asciiTheme="minorHAnsi" w:hAnsiTheme="minorHAnsi"/>
          <w:i w:val="0"/>
          <w:sz w:val="24"/>
        </w:rPr>
        <w:t>that</w:t>
      </w:r>
      <w:r w:rsidRPr="009279D4">
        <w:rPr>
          <w:rFonts w:asciiTheme="minorHAnsi" w:hAnsiTheme="minorHAnsi"/>
          <w:i w:val="0"/>
          <w:spacing w:val="-1"/>
          <w:sz w:val="24"/>
        </w:rPr>
        <w:t xml:space="preserve"> </w:t>
      </w:r>
      <w:r w:rsidRPr="009279D4">
        <w:rPr>
          <w:rFonts w:asciiTheme="minorHAnsi" w:hAnsiTheme="minorHAnsi"/>
          <w:i w:val="0"/>
          <w:sz w:val="24"/>
        </w:rPr>
        <w:t>the</w:t>
      </w:r>
      <w:r w:rsidRPr="009279D4">
        <w:rPr>
          <w:rFonts w:asciiTheme="minorHAnsi" w:hAnsiTheme="minorHAnsi"/>
          <w:i w:val="0"/>
          <w:spacing w:val="-1"/>
          <w:sz w:val="24"/>
        </w:rPr>
        <w:t xml:space="preserve"> program</w:t>
      </w:r>
      <w:r w:rsidRPr="009279D4">
        <w:rPr>
          <w:rFonts w:asciiTheme="minorHAnsi" w:hAnsiTheme="minorHAnsi"/>
          <w:i w:val="0"/>
          <w:spacing w:val="-3"/>
          <w:sz w:val="24"/>
        </w:rPr>
        <w:t xml:space="preserve"> </w:t>
      </w:r>
      <w:r w:rsidRPr="009279D4">
        <w:rPr>
          <w:rFonts w:asciiTheme="minorHAnsi" w:hAnsiTheme="minorHAnsi"/>
          <w:i w:val="0"/>
          <w:sz w:val="24"/>
        </w:rPr>
        <w:t>directors</w:t>
      </w:r>
      <w:r w:rsidRPr="009279D4">
        <w:rPr>
          <w:rFonts w:asciiTheme="minorHAnsi" w:hAnsiTheme="minorHAnsi"/>
          <w:i w:val="0"/>
          <w:spacing w:val="-1"/>
          <w:sz w:val="24"/>
        </w:rPr>
        <w:t xml:space="preserve"> integrate </w:t>
      </w:r>
      <w:r w:rsidRPr="009279D4">
        <w:rPr>
          <w:rFonts w:asciiTheme="minorHAnsi" w:hAnsiTheme="minorHAnsi"/>
          <w:i w:val="0"/>
          <w:sz w:val="24"/>
        </w:rPr>
        <w:t>risk</w:t>
      </w:r>
      <w:r w:rsidRPr="009279D4">
        <w:rPr>
          <w:rFonts w:asciiTheme="minorHAnsi" w:hAnsiTheme="minorHAnsi"/>
          <w:i w:val="0"/>
          <w:spacing w:val="-1"/>
          <w:sz w:val="24"/>
        </w:rPr>
        <w:t xml:space="preserve"> management </w:t>
      </w:r>
      <w:r w:rsidRPr="009279D4">
        <w:rPr>
          <w:rFonts w:asciiTheme="minorHAnsi" w:hAnsiTheme="minorHAnsi"/>
          <w:i w:val="0"/>
          <w:sz w:val="24"/>
        </w:rPr>
        <w:t>with</w:t>
      </w:r>
      <w:r w:rsidRPr="009279D4">
        <w:rPr>
          <w:rFonts w:asciiTheme="minorHAnsi" w:hAnsiTheme="minorHAnsi"/>
          <w:i w:val="0"/>
          <w:spacing w:val="-1"/>
          <w:sz w:val="24"/>
        </w:rPr>
        <w:t xml:space="preserve"> </w:t>
      </w:r>
      <w:r w:rsidRPr="009279D4">
        <w:rPr>
          <w:rFonts w:asciiTheme="minorHAnsi" w:hAnsiTheme="minorHAnsi"/>
          <w:i w:val="0"/>
          <w:sz w:val="24"/>
        </w:rPr>
        <w:t>their</w:t>
      </w:r>
      <w:r w:rsidRPr="009279D4">
        <w:rPr>
          <w:rFonts w:asciiTheme="minorHAnsi" w:hAnsiTheme="minorHAnsi"/>
          <w:i w:val="0"/>
          <w:spacing w:val="-1"/>
          <w:sz w:val="24"/>
        </w:rPr>
        <w:t xml:space="preserve"> </w:t>
      </w:r>
      <w:r w:rsidRPr="009279D4">
        <w:rPr>
          <w:rFonts w:asciiTheme="minorHAnsi" w:hAnsiTheme="minorHAnsi"/>
          <w:i w:val="0"/>
          <w:sz w:val="24"/>
        </w:rPr>
        <w:t>other</w:t>
      </w:r>
      <w:r w:rsidRPr="009279D4">
        <w:rPr>
          <w:rFonts w:asciiTheme="minorHAnsi" w:hAnsiTheme="minorHAnsi"/>
          <w:i w:val="0"/>
          <w:spacing w:val="-1"/>
          <w:sz w:val="24"/>
        </w:rPr>
        <w:t xml:space="preserve"> </w:t>
      </w:r>
      <w:r w:rsidRPr="009279D4">
        <w:rPr>
          <w:rFonts w:asciiTheme="minorHAnsi" w:hAnsiTheme="minorHAnsi"/>
          <w:i w:val="0"/>
          <w:sz w:val="24"/>
        </w:rPr>
        <w:t>program</w:t>
      </w:r>
      <w:r w:rsidRPr="009279D4">
        <w:rPr>
          <w:rFonts w:asciiTheme="minorHAnsi" w:hAnsiTheme="minorHAnsi"/>
          <w:i w:val="0"/>
          <w:spacing w:val="43"/>
          <w:sz w:val="24"/>
        </w:rPr>
        <w:t xml:space="preserve"> </w:t>
      </w:r>
      <w:r w:rsidRPr="009279D4">
        <w:rPr>
          <w:rFonts w:asciiTheme="minorHAnsi" w:hAnsiTheme="minorHAnsi"/>
          <w:i w:val="0"/>
          <w:spacing w:val="-1"/>
          <w:sz w:val="24"/>
        </w:rPr>
        <w:t>management</w:t>
      </w:r>
      <w:r w:rsidRPr="009279D4">
        <w:rPr>
          <w:rFonts w:asciiTheme="minorHAnsi" w:hAnsiTheme="minorHAnsi"/>
          <w:i w:val="0"/>
          <w:spacing w:val="1"/>
          <w:sz w:val="24"/>
        </w:rPr>
        <w:t xml:space="preserve"> </w:t>
      </w:r>
      <w:r w:rsidRPr="009279D4">
        <w:rPr>
          <w:rFonts w:asciiTheme="minorHAnsi" w:hAnsiTheme="minorHAnsi"/>
          <w:i w:val="0"/>
          <w:sz w:val="24"/>
        </w:rPr>
        <w:t>duties.</w:t>
      </w:r>
      <w:r w:rsidRPr="009279D4">
        <w:rPr>
          <w:rFonts w:asciiTheme="minorHAnsi" w:hAnsiTheme="minorHAnsi"/>
          <w:i w:val="0"/>
          <w:spacing w:val="60"/>
          <w:sz w:val="24"/>
        </w:rPr>
        <w:t xml:space="preserve"> </w:t>
      </w:r>
      <w:r w:rsidRPr="009279D4">
        <w:rPr>
          <w:rFonts w:asciiTheme="minorHAnsi" w:hAnsiTheme="minorHAnsi"/>
          <w:i w:val="0"/>
          <w:spacing w:val="-1"/>
          <w:sz w:val="24"/>
        </w:rPr>
        <w:t>Time</w:t>
      </w:r>
      <w:r w:rsidRPr="009279D4">
        <w:rPr>
          <w:rFonts w:asciiTheme="minorHAnsi" w:hAnsiTheme="minorHAnsi"/>
          <w:i w:val="0"/>
          <w:sz w:val="24"/>
        </w:rPr>
        <w:t xml:space="preserve"> </w:t>
      </w:r>
      <w:r w:rsidRPr="009279D4">
        <w:rPr>
          <w:rFonts w:asciiTheme="minorHAnsi" w:hAnsiTheme="minorHAnsi"/>
          <w:i w:val="0"/>
          <w:spacing w:val="-1"/>
          <w:sz w:val="24"/>
        </w:rPr>
        <w:t>must</w:t>
      </w:r>
      <w:r w:rsidRPr="009279D4">
        <w:rPr>
          <w:rFonts w:asciiTheme="minorHAnsi" w:hAnsiTheme="minorHAnsi"/>
          <w:i w:val="0"/>
          <w:sz w:val="24"/>
        </w:rPr>
        <w:t xml:space="preserve"> also be allocated</w:t>
      </w:r>
      <w:r w:rsidRPr="009279D4">
        <w:rPr>
          <w:rFonts w:asciiTheme="minorHAnsi" w:hAnsiTheme="minorHAnsi"/>
          <w:i w:val="0"/>
          <w:spacing w:val="-1"/>
          <w:sz w:val="24"/>
        </w:rPr>
        <w:t xml:space="preserve"> </w:t>
      </w:r>
      <w:r w:rsidRPr="009279D4">
        <w:rPr>
          <w:rFonts w:asciiTheme="minorHAnsi" w:hAnsiTheme="minorHAnsi"/>
          <w:i w:val="0"/>
          <w:sz w:val="24"/>
        </w:rPr>
        <w:t>for</w:t>
      </w:r>
      <w:r w:rsidRPr="009279D4">
        <w:rPr>
          <w:rFonts w:asciiTheme="minorHAnsi" w:hAnsiTheme="minorHAnsi"/>
          <w:i w:val="0"/>
          <w:spacing w:val="-1"/>
          <w:sz w:val="24"/>
        </w:rPr>
        <w:t xml:space="preserve"> </w:t>
      </w:r>
      <w:r w:rsidRPr="009279D4">
        <w:rPr>
          <w:rFonts w:asciiTheme="minorHAnsi" w:hAnsiTheme="minorHAnsi"/>
          <w:i w:val="0"/>
          <w:sz w:val="24"/>
        </w:rPr>
        <w:t>training</w:t>
      </w:r>
      <w:r w:rsidRPr="009279D4">
        <w:rPr>
          <w:rFonts w:asciiTheme="minorHAnsi" w:hAnsiTheme="minorHAnsi"/>
          <w:i w:val="0"/>
          <w:spacing w:val="-1"/>
          <w:sz w:val="24"/>
        </w:rPr>
        <w:t xml:space="preserve"> </w:t>
      </w:r>
      <w:r w:rsidRPr="009279D4">
        <w:rPr>
          <w:rFonts w:asciiTheme="minorHAnsi" w:hAnsiTheme="minorHAnsi"/>
          <w:i w:val="0"/>
          <w:sz w:val="24"/>
        </w:rPr>
        <w:t>and</w:t>
      </w:r>
      <w:r w:rsidRPr="009279D4">
        <w:rPr>
          <w:rFonts w:asciiTheme="minorHAnsi" w:hAnsiTheme="minorHAnsi"/>
          <w:i w:val="0"/>
          <w:spacing w:val="-1"/>
          <w:sz w:val="24"/>
        </w:rPr>
        <w:t xml:space="preserve"> </w:t>
      </w:r>
      <w:r w:rsidRPr="009279D4">
        <w:rPr>
          <w:rFonts w:asciiTheme="minorHAnsi" w:hAnsiTheme="minorHAnsi"/>
          <w:i w:val="0"/>
          <w:sz w:val="24"/>
        </w:rPr>
        <w:t>for</w:t>
      </w:r>
      <w:r w:rsidRPr="009279D4">
        <w:rPr>
          <w:rFonts w:asciiTheme="minorHAnsi" w:hAnsiTheme="minorHAnsi"/>
          <w:i w:val="0"/>
          <w:spacing w:val="-1"/>
          <w:sz w:val="24"/>
        </w:rPr>
        <w:t xml:space="preserve"> implementing </w:t>
      </w:r>
      <w:r w:rsidRPr="009279D4">
        <w:rPr>
          <w:rFonts w:asciiTheme="minorHAnsi" w:hAnsiTheme="minorHAnsi"/>
          <w:i w:val="0"/>
          <w:sz w:val="24"/>
        </w:rPr>
        <w:t>and</w:t>
      </w:r>
      <w:r w:rsidRPr="009279D4">
        <w:rPr>
          <w:rFonts w:asciiTheme="minorHAnsi" w:hAnsiTheme="minorHAnsi"/>
          <w:i w:val="0"/>
          <w:spacing w:val="41"/>
          <w:sz w:val="24"/>
        </w:rPr>
        <w:t xml:space="preserve"> </w:t>
      </w:r>
      <w:r w:rsidRPr="009279D4">
        <w:rPr>
          <w:rFonts w:asciiTheme="minorHAnsi" w:hAnsiTheme="minorHAnsi"/>
          <w:i w:val="0"/>
          <w:sz w:val="24"/>
        </w:rPr>
        <w:t xml:space="preserve">executing risk </w:t>
      </w:r>
      <w:r w:rsidRPr="009279D4">
        <w:rPr>
          <w:rFonts w:asciiTheme="minorHAnsi" w:hAnsiTheme="minorHAnsi"/>
          <w:i w:val="0"/>
          <w:spacing w:val="-1"/>
          <w:sz w:val="24"/>
        </w:rPr>
        <w:t>management</w:t>
      </w:r>
      <w:r w:rsidRPr="009279D4">
        <w:rPr>
          <w:rFonts w:asciiTheme="minorHAnsi" w:hAnsiTheme="minorHAnsi"/>
          <w:i w:val="0"/>
          <w:sz w:val="24"/>
        </w:rPr>
        <w:t xml:space="preserve"> activities.  Since </w:t>
      </w:r>
      <w:r w:rsidRPr="009279D4">
        <w:rPr>
          <w:rFonts w:asciiTheme="minorHAnsi" w:hAnsiTheme="minorHAnsi"/>
          <w:i w:val="0"/>
          <w:spacing w:val="-1"/>
          <w:sz w:val="24"/>
        </w:rPr>
        <w:t xml:space="preserve">this may </w:t>
      </w:r>
      <w:r w:rsidRPr="009279D4">
        <w:rPr>
          <w:rFonts w:asciiTheme="minorHAnsi" w:hAnsiTheme="minorHAnsi"/>
          <w:i w:val="0"/>
          <w:sz w:val="24"/>
        </w:rPr>
        <w:t>necessitate</w:t>
      </w:r>
      <w:r w:rsidRPr="009279D4">
        <w:rPr>
          <w:rFonts w:asciiTheme="minorHAnsi" w:hAnsiTheme="minorHAnsi"/>
          <w:i w:val="0"/>
          <w:spacing w:val="-1"/>
          <w:sz w:val="24"/>
        </w:rPr>
        <w:t xml:space="preserve"> </w:t>
      </w:r>
      <w:r w:rsidRPr="009279D4">
        <w:rPr>
          <w:rFonts w:asciiTheme="minorHAnsi" w:hAnsiTheme="minorHAnsi"/>
          <w:i w:val="0"/>
          <w:sz w:val="24"/>
        </w:rPr>
        <w:t>an</w:t>
      </w:r>
      <w:r w:rsidRPr="009279D4">
        <w:rPr>
          <w:rFonts w:asciiTheme="minorHAnsi" w:hAnsiTheme="minorHAnsi"/>
          <w:i w:val="0"/>
          <w:spacing w:val="-1"/>
          <w:sz w:val="24"/>
        </w:rPr>
        <w:t xml:space="preserve"> incremental increase</w:t>
      </w:r>
      <w:r w:rsidRPr="009279D4">
        <w:rPr>
          <w:rFonts w:asciiTheme="minorHAnsi" w:hAnsiTheme="minorHAnsi"/>
          <w:i w:val="0"/>
          <w:spacing w:val="51"/>
          <w:sz w:val="24"/>
        </w:rPr>
        <w:t xml:space="preserve"> </w:t>
      </w:r>
      <w:r w:rsidRPr="009279D4">
        <w:rPr>
          <w:rFonts w:asciiTheme="minorHAnsi" w:hAnsiTheme="minorHAnsi"/>
          <w:i w:val="0"/>
          <w:sz w:val="24"/>
        </w:rPr>
        <w:t>in</w:t>
      </w:r>
      <w:r w:rsidRPr="009279D4">
        <w:rPr>
          <w:rFonts w:asciiTheme="minorHAnsi" w:hAnsiTheme="minorHAnsi"/>
          <w:i w:val="0"/>
          <w:spacing w:val="-1"/>
          <w:sz w:val="24"/>
        </w:rPr>
        <w:t xml:space="preserve"> </w:t>
      </w:r>
      <w:r w:rsidRPr="009279D4">
        <w:rPr>
          <w:rFonts w:asciiTheme="minorHAnsi" w:hAnsiTheme="minorHAnsi"/>
          <w:i w:val="0"/>
          <w:sz w:val="24"/>
        </w:rPr>
        <w:t>the</w:t>
      </w:r>
      <w:r w:rsidRPr="009279D4">
        <w:rPr>
          <w:rFonts w:asciiTheme="minorHAnsi" w:hAnsiTheme="minorHAnsi"/>
          <w:i w:val="0"/>
          <w:spacing w:val="-1"/>
          <w:sz w:val="24"/>
        </w:rPr>
        <w:t xml:space="preserve"> </w:t>
      </w:r>
      <w:r w:rsidRPr="009279D4">
        <w:rPr>
          <w:rFonts w:asciiTheme="minorHAnsi" w:hAnsiTheme="minorHAnsi"/>
          <w:i w:val="0"/>
          <w:sz w:val="24"/>
        </w:rPr>
        <w:t>staffing</w:t>
      </w:r>
      <w:r w:rsidRPr="009279D4">
        <w:rPr>
          <w:rFonts w:asciiTheme="minorHAnsi" w:hAnsiTheme="minorHAnsi"/>
          <w:i w:val="0"/>
          <w:spacing w:val="-1"/>
          <w:sz w:val="24"/>
        </w:rPr>
        <w:t xml:space="preserve"> </w:t>
      </w:r>
      <w:r w:rsidRPr="009279D4">
        <w:rPr>
          <w:rFonts w:asciiTheme="minorHAnsi" w:hAnsiTheme="minorHAnsi"/>
          <w:i w:val="0"/>
          <w:sz w:val="24"/>
        </w:rPr>
        <w:t>level</w:t>
      </w:r>
      <w:r w:rsidRPr="009279D4">
        <w:rPr>
          <w:rFonts w:asciiTheme="minorHAnsi" w:hAnsiTheme="minorHAnsi"/>
          <w:i w:val="0"/>
          <w:spacing w:val="-1"/>
          <w:sz w:val="24"/>
        </w:rPr>
        <w:t xml:space="preserve"> (Government </w:t>
      </w:r>
      <w:r w:rsidRPr="009279D4">
        <w:rPr>
          <w:rFonts w:asciiTheme="minorHAnsi" w:hAnsiTheme="minorHAnsi"/>
          <w:i w:val="0"/>
          <w:sz w:val="24"/>
        </w:rPr>
        <w:t>or</w:t>
      </w:r>
      <w:r w:rsidRPr="009279D4">
        <w:rPr>
          <w:rFonts w:asciiTheme="minorHAnsi" w:hAnsiTheme="minorHAnsi"/>
          <w:i w:val="0"/>
          <w:spacing w:val="-1"/>
          <w:sz w:val="24"/>
        </w:rPr>
        <w:t xml:space="preserve"> </w:t>
      </w:r>
      <w:r w:rsidRPr="009279D4">
        <w:rPr>
          <w:rFonts w:asciiTheme="minorHAnsi" w:hAnsiTheme="minorHAnsi"/>
          <w:i w:val="0"/>
          <w:sz w:val="24"/>
        </w:rPr>
        <w:t>contractor</w:t>
      </w:r>
      <w:r w:rsidRPr="009279D4">
        <w:rPr>
          <w:rFonts w:asciiTheme="minorHAnsi" w:hAnsiTheme="minorHAnsi"/>
          <w:i w:val="0"/>
          <w:spacing w:val="-1"/>
          <w:sz w:val="24"/>
        </w:rPr>
        <w:t xml:space="preserve"> personnel), this factor will be considered</w:t>
      </w:r>
      <w:r w:rsidRPr="009279D4">
        <w:rPr>
          <w:rFonts w:asciiTheme="minorHAnsi" w:hAnsiTheme="minorHAnsi"/>
          <w:i w:val="0"/>
          <w:spacing w:val="28"/>
          <w:sz w:val="24"/>
        </w:rPr>
        <w:t xml:space="preserve"> </w:t>
      </w:r>
      <w:r w:rsidRPr="009279D4">
        <w:rPr>
          <w:rFonts w:asciiTheme="minorHAnsi" w:hAnsiTheme="minorHAnsi"/>
          <w:i w:val="0"/>
          <w:sz w:val="24"/>
        </w:rPr>
        <w:t>appropriately in the program</w:t>
      </w:r>
      <w:r w:rsidRPr="009279D4">
        <w:rPr>
          <w:rFonts w:asciiTheme="minorHAnsi" w:hAnsiTheme="minorHAnsi"/>
          <w:i w:val="0"/>
          <w:spacing w:val="-3"/>
          <w:sz w:val="24"/>
        </w:rPr>
        <w:t xml:space="preserve"> </w:t>
      </w:r>
      <w:r w:rsidRPr="009279D4">
        <w:rPr>
          <w:rFonts w:asciiTheme="minorHAnsi" w:hAnsiTheme="minorHAnsi"/>
          <w:i w:val="0"/>
          <w:sz w:val="24"/>
        </w:rPr>
        <w:t>planning stages</w:t>
      </w:r>
      <w:r w:rsidR="009279D4">
        <w:rPr>
          <w:rFonts w:asciiTheme="minorHAnsi" w:hAnsiTheme="minorHAnsi"/>
          <w:i w:val="0"/>
          <w:sz w:val="24"/>
        </w:rPr>
        <w:t>.</w:t>
      </w:r>
    </w:p>
    <w:p w14:paraId="41E704E8" w14:textId="77777777" w:rsidR="00D55587" w:rsidRPr="00D55587" w:rsidRDefault="00D55587" w:rsidP="00D55587">
      <w:pPr>
        <w:numPr>
          <w:ilvl w:val="2"/>
          <w:numId w:val="56"/>
        </w:numPr>
        <w:tabs>
          <w:tab w:val="left" w:pos="860"/>
        </w:tabs>
        <w:spacing w:after="160" w:line="259" w:lineRule="auto"/>
        <w:ind w:right="240"/>
        <w:rPr>
          <w:rFonts w:asciiTheme="minorHAnsi" w:hAnsiTheme="minorHAnsi"/>
          <w:sz w:val="24"/>
          <w:szCs w:val="24"/>
        </w:rPr>
      </w:pPr>
      <w:r w:rsidRPr="00D55587">
        <w:rPr>
          <w:rFonts w:asciiTheme="minorHAnsi" w:hAnsiTheme="minorHAnsi"/>
          <w:b/>
          <w:sz w:val="24"/>
        </w:rPr>
        <w:t>Application</w:t>
      </w:r>
      <w:r w:rsidRPr="00D55587">
        <w:rPr>
          <w:rFonts w:asciiTheme="minorHAnsi" w:hAnsiTheme="minorHAnsi"/>
          <w:b/>
          <w:spacing w:val="-2"/>
          <w:sz w:val="24"/>
        </w:rPr>
        <w:t xml:space="preserve"> </w:t>
      </w:r>
      <w:r w:rsidRPr="00D55587">
        <w:rPr>
          <w:rFonts w:asciiTheme="minorHAnsi" w:hAnsiTheme="minorHAnsi"/>
          <w:b/>
          <w:sz w:val="24"/>
        </w:rPr>
        <w:t>of a consistent set</w:t>
      </w:r>
      <w:r w:rsidRPr="00D55587">
        <w:rPr>
          <w:rFonts w:asciiTheme="minorHAnsi" w:hAnsiTheme="minorHAnsi"/>
          <w:b/>
          <w:spacing w:val="-1"/>
          <w:sz w:val="24"/>
        </w:rPr>
        <w:t xml:space="preserve"> of</w:t>
      </w:r>
      <w:r w:rsidRPr="00D55587">
        <w:rPr>
          <w:rFonts w:asciiTheme="minorHAnsi" w:hAnsiTheme="minorHAnsi"/>
          <w:b/>
          <w:sz w:val="24"/>
        </w:rPr>
        <w:t xml:space="preserve"> processes</w:t>
      </w:r>
      <w:r w:rsidRPr="00D55587">
        <w:rPr>
          <w:rFonts w:asciiTheme="minorHAnsi" w:hAnsiTheme="minorHAnsi"/>
          <w:b/>
          <w:spacing w:val="-1"/>
          <w:sz w:val="24"/>
        </w:rPr>
        <w:t xml:space="preserve"> </w:t>
      </w:r>
      <w:r w:rsidRPr="00D55587">
        <w:rPr>
          <w:rFonts w:asciiTheme="minorHAnsi" w:hAnsiTheme="minorHAnsi"/>
          <w:b/>
          <w:sz w:val="24"/>
        </w:rPr>
        <w:t>and</w:t>
      </w:r>
      <w:r w:rsidRPr="00D55587">
        <w:rPr>
          <w:rFonts w:asciiTheme="minorHAnsi" w:hAnsiTheme="minorHAnsi"/>
          <w:b/>
          <w:spacing w:val="-1"/>
          <w:sz w:val="24"/>
        </w:rPr>
        <w:t xml:space="preserve"> </w:t>
      </w:r>
      <w:r w:rsidRPr="00D55587">
        <w:rPr>
          <w:rFonts w:asciiTheme="minorHAnsi" w:hAnsiTheme="minorHAnsi"/>
          <w:b/>
          <w:sz w:val="24"/>
        </w:rPr>
        <w:t>tools.</w:t>
      </w:r>
      <w:r w:rsidRPr="00D55587">
        <w:rPr>
          <w:rFonts w:asciiTheme="minorHAnsi" w:hAnsiTheme="minorHAnsi"/>
          <w:b/>
          <w:spacing w:val="59"/>
          <w:sz w:val="24"/>
        </w:rPr>
        <w:t xml:space="preserve"> </w:t>
      </w:r>
      <w:r w:rsidRPr="00D55587">
        <w:rPr>
          <w:rFonts w:asciiTheme="minorHAnsi" w:hAnsiTheme="minorHAnsi"/>
          <w:sz w:val="24"/>
        </w:rPr>
        <w:t>A</w:t>
      </w:r>
      <w:r w:rsidRPr="00D55587">
        <w:rPr>
          <w:rFonts w:asciiTheme="minorHAnsi" w:hAnsiTheme="minorHAnsi"/>
          <w:spacing w:val="-1"/>
          <w:sz w:val="24"/>
        </w:rPr>
        <w:t xml:space="preserve"> consistent set of processes</w:t>
      </w:r>
      <w:r w:rsidRPr="00D55587">
        <w:rPr>
          <w:rFonts w:asciiTheme="minorHAnsi" w:hAnsiTheme="minorHAnsi"/>
          <w:spacing w:val="23"/>
          <w:sz w:val="24"/>
        </w:rPr>
        <w:t xml:space="preserve"> </w:t>
      </w:r>
      <w:r w:rsidRPr="00D55587">
        <w:rPr>
          <w:rFonts w:asciiTheme="minorHAnsi" w:hAnsiTheme="minorHAnsi"/>
          <w:sz w:val="24"/>
        </w:rPr>
        <w:t>and</w:t>
      </w:r>
      <w:r w:rsidRPr="00D55587">
        <w:rPr>
          <w:rFonts w:asciiTheme="minorHAnsi" w:hAnsiTheme="minorHAnsi"/>
          <w:spacing w:val="-1"/>
          <w:sz w:val="24"/>
        </w:rPr>
        <w:t xml:space="preserve"> </w:t>
      </w:r>
      <w:r w:rsidRPr="00D55587">
        <w:rPr>
          <w:rFonts w:asciiTheme="minorHAnsi" w:hAnsiTheme="minorHAnsi"/>
          <w:sz w:val="24"/>
        </w:rPr>
        <w:t>tools</w:t>
      </w:r>
      <w:r w:rsidRPr="00D55587">
        <w:rPr>
          <w:rFonts w:asciiTheme="minorHAnsi" w:hAnsiTheme="minorHAnsi"/>
          <w:spacing w:val="-1"/>
          <w:sz w:val="24"/>
        </w:rPr>
        <w:t xml:space="preserve"> </w:t>
      </w:r>
      <w:r w:rsidRPr="00D55587">
        <w:rPr>
          <w:rFonts w:asciiTheme="minorHAnsi" w:hAnsiTheme="minorHAnsi"/>
          <w:sz w:val="24"/>
        </w:rPr>
        <w:t>influence</w:t>
      </w:r>
      <w:r w:rsidRPr="00D55587">
        <w:rPr>
          <w:rFonts w:asciiTheme="minorHAnsi" w:hAnsiTheme="minorHAnsi"/>
          <w:spacing w:val="-1"/>
          <w:sz w:val="24"/>
        </w:rPr>
        <w:t xml:space="preserve"> </w:t>
      </w:r>
      <w:r w:rsidRPr="00D55587">
        <w:rPr>
          <w:rFonts w:asciiTheme="minorHAnsi" w:hAnsiTheme="minorHAnsi"/>
          <w:sz w:val="24"/>
        </w:rPr>
        <w:t>the</w:t>
      </w:r>
      <w:r w:rsidRPr="00D55587">
        <w:rPr>
          <w:rFonts w:asciiTheme="minorHAnsi" w:hAnsiTheme="minorHAnsi"/>
          <w:spacing w:val="-1"/>
          <w:sz w:val="24"/>
        </w:rPr>
        <w:t xml:space="preserve"> </w:t>
      </w:r>
      <w:r w:rsidRPr="00D55587">
        <w:rPr>
          <w:rFonts w:asciiTheme="minorHAnsi" w:hAnsiTheme="minorHAnsi"/>
          <w:sz w:val="24"/>
        </w:rPr>
        <w:t>quality</w:t>
      </w:r>
      <w:r w:rsidRPr="00D55587">
        <w:rPr>
          <w:rFonts w:asciiTheme="minorHAnsi" w:hAnsiTheme="minorHAnsi"/>
          <w:spacing w:val="-1"/>
          <w:sz w:val="24"/>
        </w:rPr>
        <w:t xml:space="preserve"> </w:t>
      </w:r>
      <w:r w:rsidRPr="00D55587">
        <w:rPr>
          <w:rFonts w:asciiTheme="minorHAnsi" w:hAnsiTheme="minorHAnsi"/>
          <w:sz w:val="24"/>
        </w:rPr>
        <w:t xml:space="preserve">and sharing of risk data </w:t>
      </w:r>
      <w:r w:rsidRPr="00D55587">
        <w:rPr>
          <w:rFonts w:asciiTheme="minorHAnsi" w:hAnsiTheme="minorHAnsi"/>
          <w:spacing w:val="-1"/>
          <w:sz w:val="24"/>
        </w:rPr>
        <w:t>across</w:t>
      </w:r>
      <w:r w:rsidRPr="00D55587">
        <w:rPr>
          <w:rFonts w:asciiTheme="minorHAnsi" w:hAnsiTheme="minorHAnsi"/>
          <w:sz w:val="24"/>
        </w:rPr>
        <w:t xml:space="preserve"> the </w:t>
      </w:r>
      <w:r w:rsidRPr="00D55587">
        <w:rPr>
          <w:rFonts w:asciiTheme="minorHAnsi" w:hAnsiTheme="minorHAnsi"/>
          <w:spacing w:val="-1"/>
          <w:sz w:val="24"/>
        </w:rPr>
        <w:t>program</w:t>
      </w:r>
      <w:r w:rsidRPr="00D55587">
        <w:rPr>
          <w:rFonts w:asciiTheme="minorHAnsi" w:hAnsiTheme="minorHAnsi"/>
          <w:spacing w:val="-2"/>
          <w:sz w:val="24"/>
        </w:rPr>
        <w:t xml:space="preserve"> </w:t>
      </w:r>
      <w:r w:rsidRPr="00D55587">
        <w:rPr>
          <w:rFonts w:asciiTheme="minorHAnsi" w:hAnsiTheme="minorHAnsi"/>
          <w:sz w:val="24"/>
        </w:rPr>
        <w:t xml:space="preserve">and the </w:t>
      </w:r>
      <w:r w:rsidRPr="00D55587">
        <w:rPr>
          <w:rFonts w:asciiTheme="minorHAnsi" w:hAnsiTheme="minorHAnsi"/>
          <w:spacing w:val="-1"/>
          <w:sz w:val="24"/>
        </w:rPr>
        <w:t>ability</w:t>
      </w:r>
      <w:r w:rsidRPr="00D55587">
        <w:rPr>
          <w:rFonts w:asciiTheme="minorHAnsi" w:hAnsiTheme="minorHAnsi"/>
          <w:spacing w:val="33"/>
          <w:sz w:val="24"/>
        </w:rPr>
        <w:t xml:space="preserve"> </w:t>
      </w:r>
      <w:r w:rsidRPr="00D55587">
        <w:rPr>
          <w:rFonts w:asciiTheme="minorHAnsi" w:hAnsiTheme="minorHAnsi"/>
          <w:sz w:val="24"/>
        </w:rPr>
        <w:t>of different program</w:t>
      </w:r>
      <w:r w:rsidRPr="00D55587">
        <w:rPr>
          <w:rFonts w:asciiTheme="minorHAnsi" w:hAnsiTheme="minorHAnsi"/>
          <w:spacing w:val="-2"/>
          <w:sz w:val="24"/>
        </w:rPr>
        <w:t xml:space="preserve"> </w:t>
      </w:r>
      <w:r w:rsidRPr="00D55587">
        <w:rPr>
          <w:rFonts w:asciiTheme="minorHAnsi" w:hAnsiTheme="minorHAnsi"/>
          <w:spacing w:val="-1"/>
          <w:sz w:val="24"/>
        </w:rPr>
        <w:t>segments</w:t>
      </w:r>
      <w:r w:rsidRPr="00D55587">
        <w:rPr>
          <w:rFonts w:asciiTheme="minorHAnsi" w:hAnsiTheme="minorHAnsi"/>
          <w:sz w:val="24"/>
        </w:rPr>
        <w:t xml:space="preserve"> to </w:t>
      </w:r>
      <w:r w:rsidRPr="00D55587">
        <w:rPr>
          <w:rFonts w:asciiTheme="minorHAnsi" w:hAnsiTheme="minorHAnsi"/>
          <w:spacing w:val="-1"/>
          <w:sz w:val="24"/>
        </w:rPr>
        <w:t xml:space="preserve">make </w:t>
      </w:r>
      <w:r w:rsidRPr="00D55587">
        <w:rPr>
          <w:rFonts w:asciiTheme="minorHAnsi" w:hAnsiTheme="minorHAnsi"/>
          <w:sz w:val="24"/>
        </w:rPr>
        <w:t>decisions based on that shared data.</w:t>
      </w:r>
    </w:p>
    <w:p w14:paraId="56B3FE57" w14:textId="518E592B" w:rsidR="00D55587" w:rsidRPr="00883CCE" w:rsidRDefault="00D55587" w:rsidP="00883CCE">
      <w:pPr>
        <w:pStyle w:val="Heading3"/>
        <w:numPr>
          <w:ilvl w:val="2"/>
          <w:numId w:val="57"/>
        </w:numPr>
        <w:tabs>
          <w:tab w:val="left" w:pos="1808"/>
        </w:tabs>
        <w:spacing w:before="0"/>
        <w:rPr>
          <w:rFonts w:asciiTheme="minorHAnsi" w:hAnsiTheme="minorHAnsi" w:cs="Times New Roman"/>
          <w:b w:val="0"/>
          <w:sz w:val="24"/>
        </w:rPr>
      </w:pPr>
      <w:bookmarkStart w:id="983" w:name="_Toc433814923"/>
      <w:r w:rsidRPr="00883CCE">
        <w:rPr>
          <w:rFonts w:asciiTheme="minorHAnsi" w:hAnsiTheme="minorHAnsi" w:cs="Times New Roman"/>
          <w:sz w:val="24"/>
        </w:rPr>
        <w:t>Risk</w:t>
      </w:r>
      <w:r w:rsidRPr="00883CCE">
        <w:rPr>
          <w:rFonts w:asciiTheme="minorHAnsi" w:hAnsiTheme="minorHAnsi" w:cs="Times New Roman"/>
          <w:spacing w:val="-1"/>
          <w:sz w:val="24"/>
        </w:rPr>
        <w:t xml:space="preserve"> </w:t>
      </w:r>
      <w:r w:rsidRPr="00883CCE">
        <w:rPr>
          <w:rFonts w:asciiTheme="minorHAnsi" w:hAnsiTheme="minorHAnsi" w:cs="Times New Roman"/>
          <w:sz w:val="24"/>
        </w:rPr>
        <w:t>Management</w:t>
      </w:r>
      <w:r w:rsidRPr="00883CCE">
        <w:rPr>
          <w:rFonts w:asciiTheme="minorHAnsi" w:hAnsiTheme="minorHAnsi" w:cs="Times New Roman"/>
          <w:spacing w:val="-1"/>
          <w:sz w:val="24"/>
        </w:rPr>
        <w:t xml:space="preserve"> </w:t>
      </w:r>
      <w:r w:rsidRPr="00883CCE">
        <w:rPr>
          <w:rFonts w:asciiTheme="minorHAnsi" w:hAnsiTheme="minorHAnsi" w:cs="Times New Roman"/>
          <w:sz w:val="24"/>
        </w:rPr>
        <w:t>Processes</w:t>
      </w:r>
      <w:r w:rsidRPr="00883CCE">
        <w:rPr>
          <w:rFonts w:asciiTheme="minorHAnsi" w:hAnsiTheme="minorHAnsi" w:cs="Times New Roman"/>
          <w:spacing w:val="-1"/>
          <w:sz w:val="24"/>
        </w:rPr>
        <w:t xml:space="preserve"> </w:t>
      </w:r>
      <w:r w:rsidRPr="00883CCE">
        <w:rPr>
          <w:rFonts w:asciiTheme="minorHAnsi" w:hAnsiTheme="minorHAnsi" w:cs="Times New Roman"/>
          <w:sz w:val="24"/>
        </w:rPr>
        <w:t>and</w:t>
      </w:r>
      <w:r w:rsidRPr="00883CCE">
        <w:rPr>
          <w:rFonts w:asciiTheme="minorHAnsi" w:hAnsiTheme="minorHAnsi" w:cs="Times New Roman"/>
          <w:spacing w:val="-1"/>
          <w:sz w:val="24"/>
        </w:rPr>
        <w:t xml:space="preserve"> </w:t>
      </w:r>
      <w:r w:rsidRPr="00883CCE">
        <w:rPr>
          <w:rFonts w:asciiTheme="minorHAnsi" w:hAnsiTheme="minorHAnsi" w:cs="Times New Roman"/>
          <w:sz w:val="24"/>
        </w:rPr>
        <w:t>Procedures</w:t>
      </w:r>
      <w:bookmarkEnd w:id="983"/>
    </w:p>
    <w:p w14:paraId="52312313" w14:textId="53A30D11" w:rsidR="00D55587" w:rsidRPr="00883CCE" w:rsidRDefault="00883CCE" w:rsidP="00883CCE">
      <w:pPr>
        <w:pStyle w:val="Heading3"/>
        <w:numPr>
          <w:ilvl w:val="0"/>
          <w:numId w:val="0"/>
        </w:numPr>
        <w:ind w:left="1530"/>
        <w:rPr>
          <w:rFonts w:asciiTheme="minorHAnsi" w:hAnsiTheme="minorHAnsi"/>
          <w:b w:val="0"/>
          <w:bCs/>
          <w:sz w:val="24"/>
        </w:rPr>
      </w:pPr>
      <w:bookmarkStart w:id="984" w:name="_Toc433814924"/>
      <w:r w:rsidRPr="00883CCE">
        <w:rPr>
          <w:rFonts w:asciiTheme="minorHAnsi" w:hAnsiTheme="minorHAnsi"/>
          <w:sz w:val="24"/>
        </w:rPr>
        <w:t>5.2.4.1</w:t>
      </w:r>
      <w:r w:rsidR="00D55587" w:rsidRPr="00883CCE">
        <w:rPr>
          <w:rFonts w:asciiTheme="minorHAnsi" w:hAnsiTheme="minorHAnsi"/>
          <w:sz w:val="24"/>
        </w:rPr>
        <w:t xml:space="preserve"> Overview</w:t>
      </w:r>
      <w:bookmarkEnd w:id="984"/>
    </w:p>
    <w:p w14:paraId="421B7714" w14:textId="216DD240" w:rsidR="00D55587" w:rsidRPr="009279D4" w:rsidRDefault="00D55587" w:rsidP="00D55587">
      <w:pPr>
        <w:pStyle w:val="BodyText"/>
        <w:spacing w:before="0"/>
        <w:ind w:right="193"/>
        <w:rPr>
          <w:rFonts w:asciiTheme="minorHAnsi" w:hAnsiTheme="minorHAnsi"/>
          <w:i w:val="0"/>
          <w:sz w:val="24"/>
        </w:rPr>
      </w:pPr>
      <w:r w:rsidRPr="009279D4">
        <w:rPr>
          <w:rFonts w:asciiTheme="minorHAnsi" w:hAnsiTheme="minorHAnsi"/>
          <w:i w:val="0"/>
          <w:sz w:val="24"/>
        </w:rPr>
        <w:t>The context diagram</w:t>
      </w:r>
      <w:r w:rsidRPr="009279D4">
        <w:rPr>
          <w:rFonts w:asciiTheme="minorHAnsi" w:hAnsiTheme="minorHAnsi"/>
          <w:i w:val="0"/>
          <w:spacing w:val="-2"/>
          <w:sz w:val="24"/>
        </w:rPr>
        <w:t xml:space="preserve"> </w:t>
      </w:r>
      <w:r w:rsidRPr="009279D4">
        <w:rPr>
          <w:rFonts w:asciiTheme="minorHAnsi" w:hAnsiTheme="minorHAnsi"/>
          <w:i w:val="0"/>
          <w:sz w:val="24"/>
        </w:rPr>
        <w:t xml:space="preserve">in Figure </w:t>
      </w:r>
      <w:r w:rsidR="00B07D86">
        <w:rPr>
          <w:rFonts w:asciiTheme="minorHAnsi" w:hAnsiTheme="minorHAnsi"/>
          <w:i w:val="0"/>
          <w:sz w:val="24"/>
        </w:rPr>
        <w:t>13</w:t>
      </w:r>
      <w:r w:rsidRPr="009279D4">
        <w:rPr>
          <w:rFonts w:asciiTheme="minorHAnsi" w:hAnsiTheme="minorHAnsi"/>
          <w:i w:val="0"/>
          <w:sz w:val="24"/>
        </w:rPr>
        <w:t xml:space="preserve"> </w:t>
      </w:r>
      <w:r w:rsidRPr="009279D4">
        <w:rPr>
          <w:rFonts w:asciiTheme="minorHAnsi" w:hAnsiTheme="minorHAnsi"/>
          <w:i w:val="0"/>
          <w:spacing w:val="-1"/>
          <w:sz w:val="24"/>
        </w:rPr>
        <w:t>documents</w:t>
      </w:r>
      <w:r w:rsidRPr="009279D4">
        <w:rPr>
          <w:rFonts w:asciiTheme="minorHAnsi" w:hAnsiTheme="minorHAnsi"/>
          <w:i w:val="0"/>
          <w:sz w:val="24"/>
        </w:rPr>
        <w:t xml:space="preserve"> the </w:t>
      </w:r>
      <w:r w:rsidRPr="009279D4">
        <w:rPr>
          <w:rFonts w:asciiTheme="minorHAnsi" w:hAnsiTheme="minorHAnsi"/>
          <w:i w:val="0"/>
          <w:spacing w:val="-1"/>
          <w:sz w:val="24"/>
        </w:rPr>
        <w:t>high-level</w:t>
      </w:r>
      <w:r w:rsidRPr="009279D4">
        <w:rPr>
          <w:rFonts w:asciiTheme="minorHAnsi" w:hAnsiTheme="minorHAnsi"/>
          <w:i w:val="0"/>
          <w:sz w:val="24"/>
        </w:rPr>
        <w:t xml:space="preserve"> </w:t>
      </w:r>
      <w:r w:rsidRPr="009279D4">
        <w:rPr>
          <w:rFonts w:asciiTheme="minorHAnsi" w:hAnsiTheme="minorHAnsi"/>
          <w:i w:val="0"/>
          <w:spacing w:val="-1"/>
          <w:sz w:val="24"/>
        </w:rPr>
        <w:t>risk</w:t>
      </w:r>
      <w:r w:rsidRPr="009279D4">
        <w:rPr>
          <w:rFonts w:asciiTheme="minorHAnsi" w:hAnsiTheme="minorHAnsi"/>
          <w:i w:val="0"/>
          <w:spacing w:val="-2"/>
          <w:sz w:val="24"/>
        </w:rPr>
        <w:t xml:space="preserve"> </w:t>
      </w:r>
      <w:r w:rsidRPr="009279D4">
        <w:rPr>
          <w:rFonts w:asciiTheme="minorHAnsi" w:hAnsiTheme="minorHAnsi"/>
          <w:i w:val="0"/>
          <w:spacing w:val="-1"/>
          <w:sz w:val="24"/>
        </w:rPr>
        <w:t>management</w:t>
      </w:r>
      <w:r w:rsidRPr="009279D4">
        <w:rPr>
          <w:rFonts w:asciiTheme="minorHAnsi" w:hAnsiTheme="minorHAnsi"/>
          <w:i w:val="0"/>
          <w:sz w:val="24"/>
        </w:rPr>
        <w:t xml:space="preserve"> </w:t>
      </w:r>
      <w:r w:rsidRPr="009279D4">
        <w:rPr>
          <w:rFonts w:asciiTheme="minorHAnsi" w:hAnsiTheme="minorHAnsi"/>
          <w:i w:val="0"/>
          <w:spacing w:val="-1"/>
          <w:sz w:val="24"/>
        </w:rPr>
        <w:t>process</w:t>
      </w:r>
      <w:r w:rsidRPr="009279D4">
        <w:rPr>
          <w:rFonts w:asciiTheme="minorHAnsi" w:hAnsiTheme="minorHAnsi"/>
          <w:i w:val="0"/>
          <w:sz w:val="24"/>
        </w:rPr>
        <w:t xml:space="preserve"> </w:t>
      </w:r>
      <w:r w:rsidRPr="009279D4">
        <w:rPr>
          <w:rFonts w:asciiTheme="minorHAnsi" w:hAnsiTheme="minorHAnsi"/>
          <w:i w:val="0"/>
          <w:spacing w:val="-1"/>
          <w:sz w:val="24"/>
        </w:rPr>
        <w:t>that</w:t>
      </w:r>
      <w:r w:rsidRPr="009279D4">
        <w:rPr>
          <w:rFonts w:asciiTheme="minorHAnsi" w:hAnsiTheme="minorHAnsi"/>
          <w:i w:val="0"/>
          <w:sz w:val="24"/>
        </w:rPr>
        <w:t xml:space="preserve"> will </w:t>
      </w:r>
      <w:r w:rsidRPr="009279D4">
        <w:rPr>
          <w:rFonts w:asciiTheme="minorHAnsi" w:hAnsiTheme="minorHAnsi"/>
          <w:i w:val="0"/>
          <w:spacing w:val="-1"/>
          <w:sz w:val="24"/>
        </w:rPr>
        <w:t xml:space="preserve">be </w:t>
      </w:r>
      <w:r w:rsidRPr="009279D4">
        <w:rPr>
          <w:rFonts w:asciiTheme="minorHAnsi" w:hAnsiTheme="minorHAnsi"/>
          <w:i w:val="0"/>
          <w:sz w:val="24"/>
        </w:rPr>
        <w:t>used</w:t>
      </w:r>
      <w:r w:rsidRPr="009279D4">
        <w:rPr>
          <w:rFonts w:asciiTheme="minorHAnsi" w:hAnsiTheme="minorHAnsi"/>
          <w:i w:val="0"/>
          <w:spacing w:val="-1"/>
          <w:sz w:val="24"/>
        </w:rPr>
        <w:t xml:space="preserve"> </w:t>
      </w:r>
      <w:r w:rsidRPr="009279D4">
        <w:rPr>
          <w:rFonts w:asciiTheme="minorHAnsi" w:hAnsiTheme="minorHAnsi"/>
          <w:i w:val="0"/>
          <w:sz w:val="24"/>
        </w:rPr>
        <w:t>for</w:t>
      </w:r>
      <w:r w:rsidRPr="009279D4">
        <w:rPr>
          <w:rFonts w:asciiTheme="minorHAnsi" w:hAnsiTheme="minorHAnsi"/>
          <w:i w:val="0"/>
          <w:spacing w:val="-1"/>
          <w:sz w:val="24"/>
        </w:rPr>
        <w:t xml:space="preserve"> </w:t>
      </w:r>
      <w:r w:rsidRPr="009279D4">
        <w:rPr>
          <w:rFonts w:asciiTheme="minorHAnsi" w:hAnsiTheme="minorHAnsi"/>
          <w:i w:val="0"/>
          <w:sz w:val="24"/>
        </w:rPr>
        <w:t>the</w:t>
      </w:r>
      <w:r w:rsidRPr="009279D4">
        <w:rPr>
          <w:rFonts w:asciiTheme="minorHAnsi" w:hAnsiTheme="minorHAnsi"/>
          <w:i w:val="0"/>
          <w:spacing w:val="-1"/>
          <w:sz w:val="24"/>
        </w:rPr>
        <w:t xml:space="preserve"> Cyber.gov Program.</w:t>
      </w:r>
    </w:p>
    <w:p w14:paraId="32B418AD" w14:textId="77777777" w:rsidR="00D55587" w:rsidRPr="00CA18C3" w:rsidRDefault="00D55587" w:rsidP="00D55587">
      <w:pPr>
        <w:jc w:val="center"/>
        <w:rPr>
          <w:rFonts w:ascii="Times New Roman" w:hAnsi="Times New Roman"/>
        </w:rPr>
      </w:pPr>
      <w:r>
        <w:rPr>
          <w:rFonts w:ascii="Times New Roman" w:hAnsi="Times New Roman"/>
          <w:noProof/>
        </w:rPr>
        <w:lastRenderedPageBreak/>
        <w:drawing>
          <wp:inline distT="0" distB="0" distL="0" distR="0" wp14:anchorId="22D6D480" wp14:editId="26A2E740">
            <wp:extent cx="4523823" cy="3474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3823" cy="3474720"/>
                    </a:xfrm>
                    <a:prstGeom prst="rect">
                      <a:avLst/>
                    </a:prstGeom>
                    <a:noFill/>
                    <a:ln>
                      <a:noFill/>
                    </a:ln>
                  </pic:spPr>
                </pic:pic>
              </a:graphicData>
            </a:graphic>
          </wp:inline>
        </w:drawing>
      </w:r>
    </w:p>
    <w:p w14:paraId="42237997" w14:textId="7A1731C1" w:rsidR="00D55587" w:rsidRPr="009279D4" w:rsidRDefault="00D55587" w:rsidP="00D55587">
      <w:pPr>
        <w:ind w:left="2160" w:firstLine="720"/>
        <w:rPr>
          <w:rFonts w:asciiTheme="minorHAnsi" w:hAnsiTheme="minorHAnsi"/>
          <w:b/>
          <w:spacing w:val="-1"/>
        </w:rPr>
      </w:pPr>
      <w:r w:rsidRPr="009279D4">
        <w:rPr>
          <w:rFonts w:asciiTheme="minorHAnsi" w:hAnsiTheme="minorHAnsi"/>
          <w:b/>
          <w:spacing w:val="-1"/>
        </w:rPr>
        <w:t xml:space="preserve">Figure </w:t>
      </w:r>
      <w:r w:rsidR="00164440">
        <w:rPr>
          <w:rFonts w:asciiTheme="minorHAnsi" w:hAnsiTheme="minorHAnsi"/>
          <w:b/>
          <w:spacing w:val="-1"/>
        </w:rPr>
        <w:t>13</w:t>
      </w:r>
      <w:r w:rsidR="00BB3A30">
        <w:rPr>
          <w:rFonts w:asciiTheme="minorHAnsi" w:hAnsiTheme="minorHAnsi"/>
          <w:b/>
          <w:spacing w:val="54"/>
        </w:rPr>
        <w:t xml:space="preserve">: </w:t>
      </w:r>
      <w:r w:rsidRPr="009279D4">
        <w:rPr>
          <w:rFonts w:asciiTheme="minorHAnsi" w:hAnsiTheme="minorHAnsi"/>
          <w:b/>
          <w:spacing w:val="-1"/>
        </w:rPr>
        <w:t>Risk Management Process</w:t>
      </w:r>
    </w:p>
    <w:p w14:paraId="23FDAD23" w14:textId="77777777" w:rsidR="00D55587" w:rsidRPr="002166D5" w:rsidRDefault="00D55587" w:rsidP="00D55587">
      <w:pPr>
        <w:ind w:left="2160" w:firstLine="720"/>
        <w:rPr>
          <w:rFonts w:ascii="Times New Roman" w:eastAsia="Arial" w:hAnsi="Times New Roman"/>
          <w:b/>
          <w:bCs/>
        </w:rPr>
      </w:pPr>
    </w:p>
    <w:p w14:paraId="65FC8067" w14:textId="0D27A55D" w:rsidR="00D55587" w:rsidRPr="00D55587" w:rsidRDefault="00D55587" w:rsidP="00D55587">
      <w:pPr>
        <w:rPr>
          <w:rFonts w:asciiTheme="minorHAnsi" w:hAnsiTheme="minorHAnsi"/>
          <w:sz w:val="24"/>
        </w:rPr>
      </w:pPr>
      <w:r w:rsidRPr="00D55587">
        <w:rPr>
          <w:rFonts w:asciiTheme="minorHAnsi" w:hAnsiTheme="minorHAnsi"/>
          <w:sz w:val="24"/>
        </w:rPr>
        <w:t>Each of</w:t>
      </w:r>
      <w:r w:rsidRPr="00D55587">
        <w:rPr>
          <w:rFonts w:asciiTheme="minorHAnsi" w:hAnsiTheme="minorHAnsi"/>
          <w:spacing w:val="-1"/>
          <w:sz w:val="24"/>
        </w:rPr>
        <w:t xml:space="preserve"> </w:t>
      </w:r>
      <w:r w:rsidRPr="00D55587">
        <w:rPr>
          <w:rFonts w:asciiTheme="minorHAnsi" w:hAnsiTheme="minorHAnsi"/>
          <w:sz w:val="24"/>
        </w:rPr>
        <w:t xml:space="preserve">the </w:t>
      </w:r>
      <w:r w:rsidRPr="00D55587">
        <w:rPr>
          <w:rFonts w:asciiTheme="minorHAnsi" w:hAnsiTheme="minorHAnsi"/>
          <w:spacing w:val="-1"/>
          <w:sz w:val="24"/>
        </w:rPr>
        <w:t>activities</w:t>
      </w:r>
      <w:r w:rsidRPr="00D55587">
        <w:rPr>
          <w:rFonts w:asciiTheme="minorHAnsi" w:hAnsiTheme="minorHAnsi"/>
          <w:sz w:val="24"/>
        </w:rPr>
        <w:t xml:space="preserve"> in Figure </w:t>
      </w:r>
      <w:r w:rsidR="00B07D86">
        <w:rPr>
          <w:rFonts w:asciiTheme="minorHAnsi" w:hAnsiTheme="minorHAnsi"/>
          <w:sz w:val="24"/>
        </w:rPr>
        <w:t>13</w:t>
      </w:r>
      <w:r w:rsidRPr="00D55587">
        <w:rPr>
          <w:rFonts w:asciiTheme="minorHAnsi" w:hAnsiTheme="minorHAnsi"/>
          <w:sz w:val="24"/>
        </w:rPr>
        <w:t xml:space="preserve"> </w:t>
      </w:r>
      <w:r w:rsidRPr="00D55587">
        <w:rPr>
          <w:rFonts w:asciiTheme="minorHAnsi" w:hAnsiTheme="minorHAnsi"/>
          <w:spacing w:val="-1"/>
          <w:sz w:val="24"/>
        </w:rPr>
        <w:t>provides</w:t>
      </w:r>
      <w:r w:rsidRPr="00D55587">
        <w:rPr>
          <w:rFonts w:asciiTheme="minorHAnsi" w:hAnsiTheme="minorHAnsi"/>
          <w:sz w:val="24"/>
        </w:rPr>
        <w:t xml:space="preserve"> </w:t>
      </w:r>
      <w:r w:rsidRPr="00D55587">
        <w:rPr>
          <w:rFonts w:asciiTheme="minorHAnsi" w:hAnsiTheme="minorHAnsi"/>
          <w:spacing w:val="-1"/>
          <w:sz w:val="24"/>
        </w:rPr>
        <w:t xml:space="preserve">input </w:t>
      </w:r>
      <w:r w:rsidRPr="00D55587">
        <w:rPr>
          <w:rFonts w:asciiTheme="minorHAnsi" w:hAnsiTheme="minorHAnsi"/>
          <w:sz w:val="24"/>
        </w:rPr>
        <w:t xml:space="preserve">into the </w:t>
      </w:r>
      <w:r w:rsidRPr="00D55587">
        <w:rPr>
          <w:rFonts w:asciiTheme="minorHAnsi" w:hAnsiTheme="minorHAnsi"/>
          <w:spacing w:val="-1"/>
          <w:sz w:val="24"/>
        </w:rPr>
        <w:t>next</w:t>
      </w:r>
      <w:r w:rsidRPr="00D55587">
        <w:rPr>
          <w:rFonts w:asciiTheme="minorHAnsi" w:hAnsiTheme="minorHAnsi"/>
          <w:sz w:val="24"/>
        </w:rPr>
        <w:t xml:space="preserve"> </w:t>
      </w:r>
      <w:r w:rsidRPr="00D55587">
        <w:rPr>
          <w:rFonts w:asciiTheme="minorHAnsi" w:hAnsiTheme="minorHAnsi"/>
          <w:spacing w:val="-1"/>
          <w:sz w:val="24"/>
        </w:rPr>
        <w:t>activity.</w:t>
      </w:r>
      <w:r w:rsidRPr="00D55587">
        <w:rPr>
          <w:rFonts w:asciiTheme="minorHAnsi" w:hAnsiTheme="minorHAnsi"/>
          <w:spacing w:val="59"/>
          <w:sz w:val="24"/>
        </w:rPr>
        <w:t xml:space="preserve"> </w:t>
      </w:r>
      <w:r w:rsidRPr="00D55587">
        <w:rPr>
          <w:rFonts w:asciiTheme="minorHAnsi" w:hAnsiTheme="minorHAnsi"/>
          <w:spacing w:val="-1"/>
          <w:sz w:val="24"/>
        </w:rPr>
        <w:t>The</w:t>
      </w:r>
      <w:r w:rsidRPr="00D55587">
        <w:rPr>
          <w:rFonts w:asciiTheme="minorHAnsi" w:hAnsiTheme="minorHAnsi"/>
          <w:sz w:val="24"/>
        </w:rPr>
        <w:t xml:space="preserve"> enabling </w:t>
      </w:r>
      <w:r w:rsidRPr="00D55587">
        <w:rPr>
          <w:rFonts w:asciiTheme="minorHAnsi" w:hAnsiTheme="minorHAnsi"/>
          <w:spacing w:val="-1"/>
          <w:sz w:val="24"/>
        </w:rPr>
        <w:t>activity</w:t>
      </w:r>
      <w:r w:rsidRPr="00D55587">
        <w:rPr>
          <w:rFonts w:asciiTheme="minorHAnsi" w:hAnsiTheme="minorHAnsi"/>
          <w:sz w:val="24"/>
        </w:rPr>
        <w:t xml:space="preserve"> of</w:t>
      </w:r>
      <w:r w:rsidRPr="00D55587">
        <w:rPr>
          <w:rFonts w:asciiTheme="minorHAnsi" w:hAnsiTheme="minorHAnsi"/>
          <w:spacing w:val="65"/>
          <w:sz w:val="24"/>
        </w:rPr>
        <w:t xml:space="preserve"> </w:t>
      </w:r>
      <w:r w:rsidRPr="00D55587">
        <w:rPr>
          <w:rFonts w:asciiTheme="minorHAnsi" w:hAnsiTheme="minorHAnsi"/>
          <w:sz w:val="24"/>
        </w:rPr>
        <w:t xml:space="preserve">communication facilitates these </w:t>
      </w:r>
      <w:r w:rsidRPr="00D55587">
        <w:rPr>
          <w:rFonts w:asciiTheme="minorHAnsi" w:hAnsiTheme="minorHAnsi"/>
          <w:spacing w:val="-1"/>
          <w:sz w:val="24"/>
        </w:rPr>
        <w:t>activities.</w:t>
      </w:r>
      <w:r w:rsidRPr="00D55587">
        <w:rPr>
          <w:rFonts w:asciiTheme="minorHAnsi" w:hAnsiTheme="minorHAnsi"/>
          <w:spacing w:val="59"/>
          <w:sz w:val="24"/>
        </w:rPr>
        <w:t xml:space="preserve"> </w:t>
      </w:r>
      <w:r w:rsidRPr="00D55587">
        <w:rPr>
          <w:rFonts w:asciiTheme="minorHAnsi" w:hAnsiTheme="minorHAnsi"/>
          <w:sz w:val="24"/>
        </w:rPr>
        <w:t>The</w:t>
      </w:r>
      <w:r w:rsidRPr="00D55587">
        <w:rPr>
          <w:rFonts w:asciiTheme="minorHAnsi" w:hAnsiTheme="minorHAnsi"/>
          <w:spacing w:val="-1"/>
          <w:sz w:val="24"/>
        </w:rPr>
        <w:t xml:space="preserve"> essential </w:t>
      </w:r>
      <w:r w:rsidRPr="00D55587">
        <w:rPr>
          <w:rFonts w:asciiTheme="minorHAnsi" w:hAnsiTheme="minorHAnsi"/>
          <w:sz w:val="24"/>
        </w:rPr>
        <w:t>characteristics</w:t>
      </w:r>
      <w:r w:rsidRPr="00D55587">
        <w:rPr>
          <w:rFonts w:asciiTheme="minorHAnsi" w:hAnsiTheme="minorHAnsi"/>
          <w:spacing w:val="-1"/>
          <w:sz w:val="24"/>
        </w:rPr>
        <w:t xml:space="preserve"> </w:t>
      </w:r>
      <w:r w:rsidRPr="00D55587">
        <w:rPr>
          <w:rFonts w:asciiTheme="minorHAnsi" w:hAnsiTheme="minorHAnsi"/>
          <w:sz w:val="24"/>
        </w:rPr>
        <w:t>of</w:t>
      </w:r>
      <w:r w:rsidRPr="00D55587">
        <w:rPr>
          <w:rFonts w:asciiTheme="minorHAnsi" w:hAnsiTheme="minorHAnsi"/>
          <w:spacing w:val="-1"/>
          <w:sz w:val="24"/>
        </w:rPr>
        <w:t xml:space="preserve"> </w:t>
      </w:r>
      <w:r w:rsidRPr="00D55587">
        <w:rPr>
          <w:rFonts w:asciiTheme="minorHAnsi" w:hAnsiTheme="minorHAnsi"/>
          <w:sz w:val="24"/>
        </w:rPr>
        <w:t>this</w:t>
      </w:r>
      <w:r w:rsidRPr="00D55587">
        <w:rPr>
          <w:rFonts w:asciiTheme="minorHAnsi" w:hAnsiTheme="minorHAnsi"/>
          <w:spacing w:val="-1"/>
          <w:sz w:val="24"/>
        </w:rPr>
        <w:t xml:space="preserve"> framework </w:t>
      </w:r>
      <w:r w:rsidRPr="00D55587">
        <w:rPr>
          <w:rFonts w:asciiTheme="minorHAnsi" w:hAnsiTheme="minorHAnsi"/>
          <w:sz w:val="24"/>
        </w:rPr>
        <w:t>are</w:t>
      </w:r>
      <w:r w:rsidRPr="00D55587">
        <w:rPr>
          <w:rFonts w:asciiTheme="minorHAnsi" w:hAnsiTheme="minorHAnsi"/>
          <w:spacing w:val="47"/>
          <w:sz w:val="24"/>
        </w:rPr>
        <w:t xml:space="preserve"> </w:t>
      </w:r>
      <w:r w:rsidRPr="00D55587">
        <w:rPr>
          <w:rFonts w:asciiTheme="minorHAnsi" w:hAnsiTheme="minorHAnsi"/>
          <w:spacing w:val="-1"/>
          <w:sz w:val="24"/>
        </w:rPr>
        <w:t>promoting</w:t>
      </w:r>
      <w:r w:rsidRPr="00D55587">
        <w:rPr>
          <w:rFonts w:asciiTheme="minorHAnsi" w:hAnsiTheme="minorHAnsi"/>
          <w:sz w:val="24"/>
        </w:rPr>
        <w:t xml:space="preserve"> open communication, rewarding </w:t>
      </w:r>
      <w:r w:rsidRPr="00D55587">
        <w:rPr>
          <w:rFonts w:asciiTheme="minorHAnsi" w:hAnsiTheme="minorHAnsi"/>
          <w:spacing w:val="-1"/>
          <w:sz w:val="24"/>
        </w:rPr>
        <w:t>information</w:t>
      </w:r>
      <w:r w:rsidRPr="00D55587">
        <w:rPr>
          <w:rFonts w:asciiTheme="minorHAnsi" w:hAnsiTheme="minorHAnsi"/>
          <w:sz w:val="24"/>
        </w:rPr>
        <w:t xml:space="preserve"> sharing, </w:t>
      </w:r>
      <w:r w:rsidRPr="00D55587">
        <w:rPr>
          <w:rFonts w:asciiTheme="minorHAnsi" w:hAnsiTheme="minorHAnsi"/>
          <w:spacing w:val="-1"/>
          <w:sz w:val="24"/>
        </w:rPr>
        <w:t>performing</w:t>
      </w:r>
      <w:r w:rsidRPr="00D55587">
        <w:rPr>
          <w:rFonts w:asciiTheme="minorHAnsi" w:hAnsiTheme="minorHAnsi"/>
          <w:sz w:val="24"/>
        </w:rPr>
        <w:t xml:space="preserve"> proactive and</w:t>
      </w:r>
      <w:r w:rsidRPr="00D55587">
        <w:rPr>
          <w:rFonts w:asciiTheme="minorHAnsi" w:hAnsiTheme="minorHAnsi"/>
          <w:spacing w:val="49"/>
          <w:sz w:val="24"/>
        </w:rPr>
        <w:t xml:space="preserve"> </w:t>
      </w:r>
      <w:r w:rsidRPr="00D55587">
        <w:rPr>
          <w:rFonts w:asciiTheme="minorHAnsi" w:hAnsiTheme="minorHAnsi"/>
          <w:sz w:val="24"/>
        </w:rPr>
        <w:t>continuous</w:t>
      </w:r>
      <w:r w:rsidRPr="00D55587">
        <w:rPr>
          <w:rFonts w:asciiTheme="minorHAnsi" w:hAnsiTheme="minorHAnsi"/>
          <w:spacing w:val="-1"/>
          <w:sz w:val="24"/>
        </w:rPr>
        <w:t xml:space="preserve"> </w:t>
      </w:r>
      <w:r w:rsidRPr="00D55587">
        <w:rPr>
          <w:rFonts w:asciiTheme="minorHAnsi" w:hAnsiTheme="minorHAnsi"/>
          <w:sz w:val="24"/>
        </w:rPr>
        <w:t>risk</w:t>
      </w:r>
      <w:r w:rsidRPr="00D55587">
        <w:rPr>
          <w:rFonts w:asciiTheme="minorHAnsi" w:hAnsiTheme="minorHAnsi"/>
          <w:spacing w:val="-1"/>
          <w:sz w:val="24"/>
        </w:rPr>
        <w:t xml:space="preserve"> management, </w:t>
      </w:r>
      <w:r w:rsidRPr="00D55587">
        <w:rPr>
          <w:rFonts w:asciiTheme="minorHAnsi" w:hAnsiTheme="minorHAnsi"/>
          <w:sz w:val="24"/>
        </w:rPr>
        <w:t>focusing</w:t>
      </w:r>
      <w:r w:rsidRPr="00D55587">
        <w:rPr>
          <w:rFonts w:asciiTheme="minorHAnsi" w:hAnsiTheme="minorHAnsi"/>
          <w:spacing w:val="-1"/>
          <w:sz w:val="24"/>
        </w:rPr>
        <w:t xml:space="preserve"> </w:t>
      </w:r>
      <w:r w:rsidRPr="00D55587">
        <w:rPr>
          <w:rFonts w:asciiTheme="minorHAnsi" w:hAnsiTheme="minorHAnsi"/>
          <w:sz w:val="24"/>
        </w:rPr>
        <w:t>on</w:t>
      </w:r>
      <w:r w:rsidRPr="00D55587">
        <w:rPr>
          <w:rFonts w:asciiTheme="minorHAnsi" w:hAnsiTheme="minorHAnsi"/>
          <w:spacing w:val="-1"/>
          <w:sz w:val="24"/>
        </w:rPr>
        <w:t xml:space="preserve"> </w:t>
      </w:r>
      <w:r w:rsidRPr="00D55587">
        <w:rPr>
          <w:rFonts w:asciiTheme="minorHAnsi" w:hAnsiTheme="minorHAnsi"/>
          <w:sz w:val="24"/>
        </w:rPr>
        <w:t>what’s</w:t>
      </w:r>
      <w:r w:rsidRPr="00D55587">
        <w:rPr>
          <w:rFonts w:asciiTheme="minorHAnsi" w:hAnsiTheme="minorHAnsi"/>
          <w:spacing w:val="-1"/>
          <w:sz w:val="24"/>
        </w:rPr>
        <w:t xml:space="preserve"> most</w:t>
      </w:r>
      <w:r w:rsidRPr="00D55587">
        <w:rPr>
          <w:rFonts w:asciiTheme="minorHAnsi" w:hAnsiTheme="minorHAnsi"/>
          <w:sz w:val="24"/>
        </w:rPr>
        <w:t xml:space="preserve"> </w:t>
      </w:r>
      <w:r w:rsidRPr="00D55587">
        <w:rPr>
          <w:rFonts w:asciiTheme="minorHAnsi" w:hAnsiTheme="minorHAnsi"/>
          <w:spacing w:val="-1"/>
          <w:sz w:val="24"/>
        </w:rPr>
        <w:t>important</w:t>
      </w:r>
      <w:r w:rsidRPr="00D55587">
        <w:rPr>
          <w:rFonts w:asciiTheme="minorHAnsi" w:hAnsiTheme="minorHAnsi"/>
          <w:sz w:val="24"/>
        </w:rPr>
        <w:t xml:space="preserve"> to the </w:t>
      </w:r>
      <w:r w:rsidRPr="00D55587">
        <w:rPr>
          <w:rFonts w:asciiTheme="minorHAnsi" w:hAnsiTheme="minorHAnsi"/>
          <w:spacing w:val="-1"/>
          <w:sz w:val="24"/>
        </w:rPr>
        <w:t>program,</w:t>
      </w:r>
      <w:r w:rsidRPr="00D55587">
        <w:rPr>
          <w:rFonts w:asciiTheme="minorHAnsi" w:hAnsiTheme="minorHAnsi"/>
          <w:sz w:val="24"/>
        </w:rPr>
        <w:t xml:space="preserve"> and integrating</w:t>
      </w:r>
      <w:r w:rsidRPr="00D55587">
        <w:rPr>
          <w:rFonts w:asciiTheme="minorHAnsi" w:hAnsiTheme="minorHAnsi"/>
          <w:spacing w:val="49"/>
          <w:sz w:val="24"/>
        </w:rPr>
        <w:t xml:space="preserve"> </w:t>
      </w:r>
      <w:r w:rsidRPr="00D55587">
        <w:rPr>
          <w:rFonts w:asciiTheme="minorHAnsi" w:hAnsiTheme="minorHAnsi"/>
          <w:sz w:val="24"/>
        </w:rPr>
        <w:t>these activities with other program</w:t>
      </w:r>
      <w:r w:rsidRPr="00D55587">
        <w:rPr>
          <w:rFonts w:asciiTheme="minorHAnsi" w:hAnsiTheme="minorHAnsi"/>
          <w:spacing w:val="-2"/>
          <w:sz w:val="24"/>
        </w:rPr>
        <w:t xml:space="preserve"> </w:t>
      </w:r>
      <w:r w:rsidRPr="00D55587">
        <w:rPr>
          <w:rFonts w:asciiTheme="minorHAnsi" w:hAnsiTheme="minorHAnsi"/>
          <w:spacing w:val="-1"/>
          <w:sz w:val="24"/>
        </w:rPr>
        <w:t>management</w:t>
      </w:r>
      <w:r w:rsidRPr="00D55587">
        <w:rPr>
          <w:rFonts w:asciiTheme="minorHAnsi" w:hAnsiTheme="minorHAnsi"/>
          <w:spacing w:val="-3"/>
          <w:sz w:val="24"/>
        </w:rPr>
        <w:t xml:space="preserve"> </w:t>
      </w:r>
      <w:r w:rsidRPr="00D55587">
        <w:rPr>
          <w:rFonts w:asciiTheme="minorHAnsi" w:hAnsiTheme="minorHAnsi"/>
          <w:spacing w:val="-1"/>
          <w:sz w:val="24"/>
        </w:rPr>
        <w:t>activities.</w:t>
      </w:r>
      <w:r w:rsidRPr="00D55587">
        <w:rPr>
          <w:rFonts w:asciiTheme="minorHAnsi" w:hAnsiTheme="minorHAnsi"/>
          <w:sz w:val="24"/>
        </w:rPr>
        <w:t xml:space="preserve">  </w:t>
      </w:r>
      <w:r w:rsidRPr="00D55587">
        <w:rPr>
          <w:rFonts w:asciiTheme="minorHAnsi" w:hAnsiTheme="minorHAnsi"/>
          <w:spacing w:val="-1"/>
          <w:sz w:val="24"/>
        </w:rPr>
        <w:t>These</w:t>
      </w:r>
      <w:r w:rsidRPr="00D55587">
        <w:rPr>
          <w:rFonts w:asciiTheme="minorHAnsi" w:hAnsiTheme="minorHAnsi"/>
          <w:sz w:val="24"/>
        </w:rPr>
        <w:t xml:space="preserve"> activities are </w:t>
      </w:r>
      <w:r w:rsidRPr="00D55587">
        <w:rPr>
          <w:rFonts w:asciiTheme="minorHAnsi" w:hAnsiTheme="minorHAnsi"/>
          <w:spacing w:val="-1"/>
          <w:sz w:val="24"/>
        </w:rPr>
        <w:t>performed</w:t>
      </w:r>
      <w:r w:rsidRPr="00D55587">
        <w:rPr>
          <w:rFonts w:asciiTheme="minorHAnsi" w:hAnsiTheme="minorHAnsi"/>
          <w:spacing w:val="55"/>
          <w:sz w:val="24"/>
        </w:rPr>
        <w:t xml:space="preserve"> </w:t>
      </w:r>
      <w:r w:rsidRPr="00D55587">
        <w:rPr>
          <w:rFonts w:asciiTheme="minorHAnsi" w:hAnsiTheme="minorHAnsi"/>
          <w:sz w:val="24"/>
        </w:rPr>
        <w:t xml:space="preserve">continuously throughout </w:t>
      </w:r>
      <w:r w:rsidRPr="00D55587">
        <w:rPr>
          <w:rFonts w:asciiTheme="minorHAnsi" w:hAnsiTheme="minorHAnsi"/>
          <w:spacing w:val="-1"/>
          <w:sz w:val="24"/>
        </w:rPr>
        <w:t>the</w:t>
      </w:r>
      <w:r w:rsidRPr="00D55587">
        <w:rPr>
          <w:rFonts w:asciiTheme="minorHAnsi" w:hAnsiTheme="minorHAnsi"/>
          <w:sz w:val="24"/>
        </w:rPr>
        <w:t xml:space="preserve"> program life cycle.</w:t>
      </w:r>
    </w:p>
    <w:p w14:paraId="711AF1C6" w14:textId="77777777" w:rsidR="00D55587" w:rsidRPr="00D55587" w:rsidRDefault="00D55587" w:rsidP="009F726E">
      <w:pPr>
        <w:pStyle w:val="ParagraphBAH"/>
        <w:ind w:left="720"/>
        <w:rPr>
          <w:rFonts w:asciiTheme="minorHAnsi" w:hAnsiTheme="minorHAnsi" w:cs="Times New Roman"/>
          <w:b/>
          <w:sz w:val="28"/>
        </w:rPr>
      </w:pPr>
    </w:p>
    <w:p w14:paraId="1722897D" w14:textId="140E67A1" w:rsidR="00DB6E0C" w:rsidRPr="00D65586" w:rsidRDefault="0091408B" w:rsidP="0091408B">
      <w:pPr>
        <w:pStyle w:val="Heading3"/>
        <w:numPr>
          <w:ilvl w:val="0"/>
          <w:numId w:val="0"/>
        </w:numPr>
        <w:ind w:left="1530" w:hanging="720"/>
        <w:rPr>
          <w:rFonts w:asciiTheme="minorHAnsi" w:hAnsiTheme="minorHAnsi" w:cs="Times New Roman"/>
          <w:sz w:val="24"/>
          <w:szCs w:val="24"/>
        </w:rPr>
      </w:pPr>
      <w:bookmarkStart w:id="985" w:name="_Toc474764748"/>
      <w:r>
        <w:rPr>
          <w:rFonts w:asciiTheme="minorHAnsi" w:hAnsiTheme="minorHAnsi" w:cs="Times New Roman"/>
          <w:sz w:val="24"/>
          <w:szCs w:val="24"/>
        </w:rPr>
        <w:lastRenderedPageBreak/>
        <w:t>5.2.5</w:t>
      </w:r>
      <w:r w:rsidR="00663116" w:rsidRPr="00D65586">
        <w:rPr>
          <w:rFonts w:asciiTheme="minorHAnsi" w:hAnsiTheme="minorHAnsi" w:cs="Times New Roman"/>
          <w:sz w:val="24"/>
          <w:szCs w:val="24"/>
        </w:rPr>
        <w:t xml:space="preserve"> </w:t>
      </w:r>
      <w:r w:rsidR="00DB6E0C" w:rsidRPr="00D65586">
        <w:rPr>
          <w:rFonts w:asciiTheme="minorHAnsi" w:hAnsiTheme="minorHAnsi" w:cs="Times New Roman"/>
          <w:sz w:val="24"/>
          <w:szCs w:val="24"/>
        </w:rPr>
        <w:t>Risk Register</w:t>
      </w:r>
      <w:bookmarkEnd w:id="985"/>
    </w:p>
    <w:p w14:paraId="230137C9" w14:textId="4F5AED7F" w:rsidR="0021230A" w:rsidRPr="0014047F" w:rsidRDefault="0021230A" w:rsidP="0021230A">
      <w:pPr>
        <w:pStyle w:val="ParagraphItalics"/>
        <w:ind w:left="720"/>
        <w:rPr>
          <w:rFonts w:asciiTheme="minorHAnsi" w:hAnsiTheme="minorHAnsi"/>
          <w:i w:val="0"/>
          <w:sz w:val="24"/>
        </w:rPr>
      </w:pPr>
      <w:r w:rsidRPr="0014047F">
        <w:rPr>
          <w:rFonts w:asciiTheme="minorHAnsi" w:hAnsiTheme="minorHAnsi"/>
          <w:i w:val="0"/>
          <w:sz w:val="24"/>
        </w:rPr>
        <w:t xml:space="preserve">The </w:t>
      </w:r>
      <w:r w:rsidR="0022031F" w:rsidRPr="0014047F">
        <w:rPr>
          <w:rFonts w:asciiTheme="minorHAnsi" w:hAnsiTheme="minorHAnsi"/>
          <w:i w:val="0"/>
          <w:sz w:val="24"/>
        </w:rPr>
        <w:t>Cyber.gov</w:t>
      </w:r>
      <w:r w:rsidRPr="0014047F">
        <w:rPr>
          <w:rFonts w:asciiTheme="minorHAnsi" w:hAnsiTheme="minorHAnsi"/>
          <w:i w:val="0"/>
          <w:sz w:val="24"/>
        </w:rPr>
        <w:t xml:space="preserve"> program has established and will maintain a risk register as part of </w:t>
      </w:r>
      <w:r w:rsidR="001B67DA" w:rsidRPr="0014047F">
        <w:rPr>
          <w:rFonts w:asciiTheme="minorHAnsi" w:hAnsiTheme="minorHAnsi"/>
          <w:i w:val="0"/>
          <w:sz w:val="24"/>
        </w:rPr>
        <w:t>its</w:t>
      </w:r>
      <w:r w:rsidRPr="0014047F">
        <w:rPr>
          <w:rFonts w:asciiTheme="minorHAnsi" w:hAnsiTheme="minorHAnsi"/>
          <w:i w:val="0"/>
          <w:sz w:val="24"/>
        </w:rPr>
        <w:t xml:space="preserve"> overall risk management plan.  The baseline risk register is included</w:t>
      </w:r>
      <w:r w:rsidR="009279D4">
        <w:rPr>
          <w:rFonts w:asciiTheme="minorHAnsi" w:hAnsiTheme="minorHAnsi"/>
          <w:i w:val="0"/>
          <w:sz w:val="24"/>
        </w:rPr>
        <w:t xml:space="preserve"> in this document</w:t>
      </w:r>
      <w:r w:rsidRPr="0014047F">
        <w:rPr>
          <w:rFonts w:asciiTheme="minorHAnsi" w:hAnsiTheme="minorHAnsi"/>
          <w:i w:val="0"/>
          <w:sz w:val="24"/>
        </w:rPr>
        <w:t xml:space="preserve">. </w:t>
      </w:r>
    </w:p>
    <w:p w14:paraId="00C5D66A" w14:textId="77777777" w:rsidR="0021230A" w:rsidRPr="0014047F" w:rsidRDefault="0021230A" w:rsidP="0021230A">
      <w:pPr>
        <w:pStyle w:val="ParagraphBAH"/>
        <w:rPr>
          <w:rFonts w:asciiTheme="minorHAnsi" w:hAnsiTheme="minorHAnsi" w:cs="Times New Roman"/>
          <w:sz w:val="28"/>
        </w:rPr>
      </w:pPr>
    </w:p>
    <w:p w14:paraId="40BF636B" w14:textId="77777777" w:rsidR="00DB6E0C" w:rsidRPr="00D65586" w:rsidRDefault="00EA661D" w:rsidP="00DB6E0C">
      <w:pPr>
        <w:pStyle w:val="ParagraphBAH"/>
        <w:jc w:val="center"/>
        <w:rPr>
          <w:rFonts w:asciiTheme="minorHAnsi" w:hAnsiTheme="minorHAnsi" w:cs="Times New Roman"/>
          <w:sz w:val="22"/>
        </w:rPr>
      </w:pPr>
      <w:r w:rsidRPr="00D65586">
        <w:rPr>
          <w:rFonts w:asciiTheme="minorHAnsi" w:hAnsiTheme="minorHAnsi" w:cs="Times New Roman"/>
          <w:noProof/>
          <w:sz w:val="22"/>
        </w:rPr>
        <w:drawing>
          <wp:anchor distT="0" distB="0" distL="114300" distR="114300" simplePos="0" relativeHeight="251705344" behindDoc="1" locked="0" layoutInCell="1" allowOverlap="1" wp14:anchorId="6E8100C1" wp14:editId="6606CF3E">
            <wp:simplePos x="0" y="0"/>
            <wp:positionH relativeFrom="column">
              <wp:posOffset>1778635</wp:posOffset>
            </wp:positionH>
            <wp:positionV relativeFrom="paragraph">
              <wp:posOffset>6350</wp:posOffset>
            </wp:positionV>
            <wp:extent cx="4145915" cy="1866265"/>
            <wp:effectExtent l="0" t="0" r="0" b="0"/>
            <wp:wrapTight wrapText="bothSides">
              <wp:wrapPolygon edited="0">
                <wp:start x="99" y="661"/>
                <wp:lineTo x="99" y="20725"/>
                <wp:lineTo x="21438" y="20725"/>
                <wp:lineTo x="21438" y="661"/>
                <wp:lineTo x="99" y="661"/>
              </wp:wrapPolygon>
            </wp:wrapTight>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rcRect/>
                    <a:stretch>
                      <a:fillRect/>
                    </a:stretch>
                  </pic:blipFill>
                  <pic:spPr bwMode="auto">
                    <a:xfrm>
                      <a:off x="0" y="0"/>
                      <a:ext cx="4145915" cy="1866265"/>
                    </a:xfrm>
                    <a:prstGeom prst="rect">
                      <a:avLst/>
                    </a:prstGeom>
                    <a:noFill/>
                    <a:ln w="9525">
                      <a:noFill/>
                      <a:miter lim="800000"/>
                      <a:headEnd/>
                      <a:tailEnd/>
                    </a:ln>
                  </pic:spPr>
                </pic:pic>
              </a:graphicData>
            </a:graphic>
          </wp:anchor>
        </w:drawing>
      </w:r>
      <w:r w:rsidR="00DB6E0C" w:rsidRPr="00D65586">
        <w:rPr>
          <w:rFonts w:asciiTheme="minorHAnsi" w:hAnsiTheme="minorHAnsi" w:cs="Times New Roman"/>
          <w:noProof/>
          <w:sz w:val="22"/>
        </w:rPr>
        <w:drawing>
          <wp:inline distT="0" distB="0" distL="0" distR="0" wp14:anchorId="2E49635A" wp14:editId="507547C4">
            <wp:extent cx="1581150" cy="1873956"/>
            <wp:effectExtent l="0" t="0" r="0"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1581150" cy="1873956"/>
                    </a:xfrm>
                    <a:prstGeom prst="rect">
                      <a:avLst/>
                    </a:prstGeom>
                    <a:noFill/>
                    <a:ln w="9525">
                      <a:noFill/>
                      <a:miter lim="800000"/>
                      <a:headEnd/>
                      <a:tailEnd/>
                    </a:ln>
                  </pic:spPr>
                </pic:pic>
              </a:graphicData>
            </a:graphic>
          </wp:inline>
        </w:drawing>
      </w:r>
    </w:p>
    <w:p w14:paraId="0955E195" w14:textId="44FF9888" w:rsidR="00DB6E0C" w:rsidRPr="00D65586" w:rsidRDefault="006123B7" w:rsidP="00D220EB">
      <w:pPr>
        <w:spacing w:before="120" w:after="240"/>
        <w:jc w:val="center"/>
        <w:rPr>
          <w:rFonts w:asciiTheme="minorHAnsi" w:hAnsiTheme="minorHAnsi"/>
          <w:b/>
        </w:rPr>
      </w:pPr>
      <w:bookmarkStart w:id="986" w:name="_Ref367712431"/>
      <w:bookmarkStart w:id="987" w:name="_Ref364846005"/>
      <w:bookmarkStart w:id="988" w:name="_Ref364770721"/>
      <w:bookmarkStart w:id="989" w:name="_Toc316040002"/>
      <w:r w:rsidRPr="00D65586">
        <w:rPr>
          <w:rFonts w:asciiTheme="minorHAnsi" w:hAnsiTheme="minorHAnsi"/>
          <w:b/>
        </w:rPr>
        <w:t xml:space="preserve">Figure </w:t>
      </w:r>
      <w:bookmarkEnd w:id="986"/>
      <w:r w:rsidR="009D088F">
        <w:rPr>
          <w:rFonts w:asciiTheme="minorHAnsi" w:hAnsiTheme="minorHAnsi"/>
          <w:b/>
          <w:bCs/>
        </w:rPr>
        <w:t>1</w:t>
      </w:r>
      <w:r w:rsidR="00C40FA6">
        <w:rPr>
          <w:rFonts w:asciiTheme="minorHAnsi" w:hAnsiTheme="minorHAnsi"/>
          <w:b/>
          <w:bCs/>
        </w:rPr>
        <w:t>4</w:t>
      </w:r>
      <w:r w:rsidRPr="00D65586">
        <w:rPr>
          <w:rFonts w:asciiTheme="minorHAnsi" w:hAnsiTheme="minorHAnsi"/>
          <w:b/>
        </w:rPr>
        <w:t xml:space="preserve">: Risk Assessment Values Tables </w:t>
      </w:r>
      <w:bookmarkEnd w:id="987"/>
      <w:bookmarkEnd w:id="988"/>
      <w:bookmarkEnd w:id="989"/>
    </w:p>
    <w:p w14:paraId="3EBBCAAD" w14:textId="77777777" w:rsidR="00DB6E0C" w:rsidRPr="00D65586" w:rsidRDefault="003F3012" w:rsidP="00DB6E0C">
      <w:pPr>
        <w:jc w:val="center"/>
        <w:rPr>
          <w:rFonts w:asciiTheme="minorHAnsi" w:hAnsiTheme="minorHAnsi"/>
        </w:rPr>
      </w:pPr>
      <w:r w:rsidRPr="00D65586">
        <w:rPr>
          <w:rFonts w:asciiTheme="minorHAnsi" w:hAnsiTheme="minorHAnsi"/>
          <w:noProof/>
        </w:rPr>
        <w:lastRenderedPageBreak/>
        <mc:AlternateContent>
          <mc:Choice Requires="wpg">
            <w:drawing>
              <wp:inline distT="0" distB="0" distL="0" distR="0" wp14:anchorId="3E4EFC66" wp14:editId="7735B8DB">
                <wp:extent cx="3070924" cy="2674036"/>
                <wp:effectExtent l="247650" t="0" r="15240" b="0"/>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0924" cy="2674036"/>
                          <a:chOff x="44248" y="15356"/>
                          <a:chExt cx="38811" cy="34939"/>
                        </a:xfrm>
                      </wpg:grpSpPr>
                      <wpg:grpSp>
                        <wpg:cNvPr id="2" name="Group 30"/>
                        <wpg:cNvGrpSpPr>
                          <a:grpSpLocks/>
                        </wpg:cNvGrpSpPr>
                        <wpg:grpSpPr bwMode="auto">
                          <a:xfrm>
                            <a:off x="48005" y="15356"/>
                            <a:ext cx="35054" cy="31843"/>
                            <a:chOff x="48005" y="15356"/>
                            <a:chExt cx="41149" cy="37936"/>
                          </a:xfrm>
                        </wpg:grpSpPr>
                        <wpg:grpSp>
                          <wpg:cNvPr id="3" name="Group 33"/>
                          <wpg:cNvGrpSpPr>
                            <a:grpSpLocks/>
                          </wpg:cNvGrpSpPr>
                          <wpg:grpSpPr bwMode="auto">
                            <a:xfrm>
                              <a:off x="52576" y="15356"/>
                              <a:ext cx="36578" cy="32766"/>
                              <a:chOff x="52576" y="15356"/>
                              <a:chExt cx="36578" cy="32766"/>
                            </a:xfrm>
                          </wpg:grpSpPr>
                          <wps:wsp>
                            <wps:cNvPr id="4" name="Cube 45"/>
                            <wps:cNvSpPr>
                              <a:spLocks noChangeArrowheads="1"/>
                            </wps:cNvSpPr>
                            <wps:spPr bwMode="auto">
                              <a:xfrm>
                                <a:off x="52578" y="39740"/>
                                <a:ext cx="9144" cy="8382"/>
                              </a:xfrm>
                              <a:prstGeom prst="cube">
                                <a:avLst>
                                  <a:gd name="adj" fmla="val 25000"/>
                                </a:avLst>
                              </a:prstGeom>
                              <a:solidFill>
                                <a:srgbClr val="00B050"/>
                              </a:solidFill>
                              <a:ln w="25400">
                                <a:solidFill>
                                  <a:sysClr val="windowText" lastClr="000000">
                                    <a:lumMod val="75000"/>
                                    <a:lumOff val="25000"/>
                                  </a:sysClr>
                                </a:solidFill>
                                <a:miter lim="800000"/>
                                <a:headEnd/>
                                <a:tailEnd/>
                              </a:ln>
                            </wps:spPr>
                            <wps:txbx>
                              <w:txbxContent>
                                <w:p w14:paraId="2753C373" w14:textId="77777777" w:rsidR="001220E1" w:rsidRDefault="001220E1" w:rsidP="00DB6E0C"/>
                              </w:txbxContent>
                            </wps:txbx>
                            <wps:bodyPr rot="0" vert="horz" wrap="square" lIns="91440" tIns="45720" rIns="91440" bIns="45720" anchor="ctr" anchorCtr="0" upright="1">
                              <a:noAutofit/>
                            </wps:bodyPr>
                          </wps:wsp>
                          <wps:wsp>
                            <wps:cNvPr id="5" name="Cube 46"/>
                            <wps:cNvSpPr>
                              <a:spLocks noChangeArrowheads="1"/>
                            </wps:cNvSpPr>
                            <wps:spPr bwMode="auto">
                              <a:xfrm>
                                <a:off x="52578" y="33644"/>
                                <a:ext cx="9144" cy="8382"/>
                              </a:xfrm>
                              <a:prstGeom prst="cube">
                                <a:avLst>
                                  <a:gd name="adj" fmla="val 25000"/>
                                </a:avLst>
                              </a:prstGeom>
                              <a:solidFill>
                                <a:srgbClr val="00B050"/>
                              </a:solidFill>
                              <a:ln w="25400">
                                <a:solidFill>
                                  <a:sysClr val="windowText" lastClr="000000">
                                    <a:lumMod val="75000"/>
                                    <a:lumOff val="25000"/>
                                  </a:sysClr>
                                </a:solidFill>
                                <a:miter lim="800000"/>
                                <a:headEnd/>
                                <a:tailEnd/>
                              </a:ln>
                            </wps:spPr>
                            <wps:txbx>
                              <w:txbxContent>
                                <w:p w14:paraId="1FE5A6D7" w14:textId="77777777" w:rsidR="001220E1" w:rsidRDefault="001220E1" w:rsidP="00DB6E0C"/>
                              </w:txbxContent>
                            </wps:txbx>
                            <wps:bodyPr rot="0" vert="horz" wrap="square" lIns="91440" tIns="45720" rIns="91440" bIns="45720" anchor="ctr" anchorCtr="0" upright="1">
                              <a:noAutofit/>
                            </wps:bodyPr>
                          </wps:wsp>
                          <wps:wsp>
                            <wps:cNvPr id="6" name="Cube 47"/>
                            <wps:cNvSpPr>
                              <a:spLocks noChangeArrowheads="1"/>
                            </wps:cNvSpPr>
                            <wps:spPr bwMode="auto">
                              <a:xfrm>
                                <a:off x="52578" y="27548"/>
                                <a:ext cx="9144" cy="8382"/>
                              </a:xfrm>
                              <a:prstGeom prst="cube">
                                <a:avLst>
                                  <a:gd name="adj" fmla="val 25000"/>
                                </a:avLst>
                              </a:prstGeom>
                              <a:solidFill>
                                <a:srgbClr val="00B050"/>
                              </a:solidFill>
                              <a:ln w="25400">
                                <a:solidFill>
                                  <a:sysClr val="windowText" lastClr="000000">
                                    <a:lumMod val="75000"/>
                                    <a:lumOff val="25000"/>
                                  </a:sysClr>
                                </a:solidFill>
                                <a:miter lim="800000"/>
                                <a:headEnd/>
                                <a:tailEnd/>
                              </a:ln>
                            </wps:spPr>
                            <wps:txbx>
                              <w:txbxContent>
                                <w:p w14:paraId="1A97C83D" w14:textId="77777777" w:rsidR="001220E1" w:rsidRDefault="001220E1" w:rsidP="00DB6E0C"/>
                              </w:txbxContent>
                            </wps:txbx>
                            <wps:bodyPr rot="0" vert="horz" wrap="square" lIns="91440" tIns="45720" rIns="91440" bIns="45720" anchor="ctr" anchorCtr="0" upright="1">
                              <a:noAutofit/>
                            </wps:bodyPr>
                          </wps:wsp>
                          <wps:wsp>
                            <wps:cNvPr id="8" name="Cube 48"/>
                            <wps:cNvSpPr>
                              <a:spLocks noChangeArrowheads="1"/>
                            </wps:cNvSpPr>
                            <wps:spPr bwMode="auto">
                              <a:xfrm>
                                <a:off x="52578" y="21452"/>
                                <a:ext cx="9144" cy="8382"/>
                              </a:xfrm>
                              <a:prstGeom prst="cube">
                                <a:avLst>
                                  <a:gd name="adj" fmla="val 25000"/>
                                </a:avLst>
                              </a:prstGeom>
                              <a:solidFill>
                                <a:srgbClr val="00B050"/>
                              </a:solidFill>
                              <a:ln w="25400">
                                <a:solidFill>
                                  <a:sysClr val="windowText" lastClr="000000">
                                    <a:lumMod val="75000"/>
                                    <a:lumOff val="25000"/>
                                  </a:sysClr>
                                </a:solidFill>
                                <a:miter lim="800000"/>
                                <a:headEnd/>
                                <a:tailEnd/>
                              </a:ln>
                            </wps:spPr>
                            <wps:txbx>
                              <w:txbxContent>
                                <w:p w14:paraId="57BE42CA" w14:textId="77777777" w:rsidR="001220E1" w:rsidRDefault="001220E1" w:rsidP="00DB6E0C"/>
                              </w:txbxContent>
                            </wps:txbx>
                            <wps:bodyPr rot="0" vert="horz" wrap="square" lIns="91440" tIns="45720" rIns="91440" bIns="45720" anchor="ctr" anchorCtr="0" upright="1">
                              <a:noAutofit/>
                            </wps:bodyPr>
                          </wps:wsp>
                          <wps:wsp>
                            <wps:cNvPr id="10" name="Cube 49"/>
                            <wps:cNvSpPr>
                              <a:spLocks noChangeArrowheads="1"/>
                            </wps:cNvSpPr>
                            <wps:spPr bwMode="auto">
                              <a:xfrm>
                                <a:off x="52576" y="15356"/>
                                <a:ext cx="9144" cy="8382"/>
                              </a:xfrm>
                              <a:prstGeom prst="cube">
                                <a:avLst>
                                  <a:gd name="adj" fmla="val 25000"/>
                                </a:avLst>
                              </a:prstGeom>
                              <a:solidFill>
                                <a:srgbClr val="FFFF00"/>
                              </a:solidFill>
                              <a:ln w="25400">
                                <a:solidFill>
                                  <a:sysClr val="windowText" lastClr="000000">
                                    <a:lumMod val="75000"/>
                                    <a:lumOff val="25000"/>
                                  </a:sysClr>
                                </a:solidFill>
                                <a:miter lim="800000"/>
                                <a:headEnd/>
                                <a:tailEnd/>
                              </a:ln>
                            </wps:spPr>
                            <wps:txbx>
                              <w:txbxContent>
                                <w:p w14:paraId="7DB6E05C" w14:textId="77777777" w:rsidR="001220E1" w:rsidRPr="006A7311" w:rsidRDefault="001220E1" w:rsidP="00DB6E0C">
                                  <w:pPr>
                                    <w:rPr>
                                      <w:color w:val="FFFF00"/>
                                    </w:rPr>
                                  </w:pPr>
                                </w:p>
                              </w:txbxContent>
                            </wps:txbx>
                            <wps:bodyPr rot="0" vert="horz" wrap="square" lIns="91440" tIns="45720" rIns="91440" bIns="45720" anchor="ctr" anchorCtr="0" upright="1">
                              <a:noAutofit/>
                            </wps:bodyPr>
                          </wps:wsp>
                          <wps:wsp>
                            <wps:cNvPr id="11" name="Cube 50"/>
                            <wps:cNvSpPr>
                              <a:spLocks noChangeArrowheads="1"/>
                            </wps:cNvSpPr>
                            <wps:spPr bwMode="auto">
                              <a:xfrm>
                                <a:off x="59436" y="39740"/>
                                <a:ext cx="9144" cy="8382"/>
                              </a:xfrm>
                              <a:prstGeom prst="cube">
                                <a:avLst>
                                  <a:gd name="adj" fmla="val 25000"/>
                                </a:avLst>
                              </a:prstGeom>
                              <a:solidFill>
                                <a:srgbClr val="00B050"/>
                              </a:solidFill>
                              <a:ln w="25400">
                                <a:solidFill>
                                  <a:sysClr val="windowText" lastClr="000000">
                                    <a:lumMod val="75000"/>
                                    <a:lumOff val="25000"/>
                                  </a:sysClr>
                                </a:solidFill>
                                <a:miter lim="800000"/>
                                <a:headEnd/>
                                <a:tailEnd/>
                              </a:ln>
                            </wps:spPr>
                            <wps:txbx>
                              <w:txbxContent>
                                <w:p w14:paraId="4740FE90" w14:textId="77777777" w:rsidR="001220E1" w:rsidRDefault="001220E1" w:rsidP="00DB6E0C"/>
                              </w:txbxContent>
                            </wps:txbx>
                            <wps:bodyPr rot="0" vert="horz" wrap="square" lIns="91440" tIns="45720" rIns="91440" bIns="45720" anchor="ctr" anchorCtr="0" upright="1">
                              <a:noAutofit/>
                            </wps:bodyPr>
                          </wps:wsp>
                          <wps:wsp>
                            <wps:cNvPr id="12" name="Cube 51"/>
                            <wps:cNvSpPr>
                              <a:spLocks noChangeArrowheads="1"/>
                            </wps:cNvSpPr>
                            <wps:spPr bwMode="auto">
                              <a:xfrm>
                                <a:off x="59436" y="33644"/>
                                <a:ext cx="9144" cy="8382"/>
                              </a:xfrm>
                              <a:prstGeom prst="cube">
                                <a:avLst>
                                  <a:gd name="adj" fmla="val 25000"/>
                                </a:avLst>
                              </a:prstGeom>
                              <a:solidFill>
                                <a:srgbClr val="00B050"/>
                              </a:solidFill>
                              <a:ln w="25400">
                                <a:solidFill>
                                  <a:sysClr val="windowText" lastClr="000000">
                                    <a:lumMod val="75000"/>
                                    <a:lumOff val="25000"/>
                                  </a:sysClr>
                                </a:solidFill>
                                <a:miter lim="800000"/>
                                <a:headEnd/>
                                <a:tailEnd/>
                              </a:ln>
                            </wps:spPr>
                            <wps:txbx>
                              <w:txbxContent>
                                <w:p w14:paraId="01901831" w14:textId="77777777" w:rsidR="001220E1" w:rsidRDefault="001220E1" w:rsidP="00DB6E0C"/>
                              </w:txbxContent>
                            </wps:txbx>
                            <wps:bodyPr rot="0" vert="horz" wrap="square" lIns="91440" tIns="45720" rIns="91440" bIns="45720" anchor="ctr" anchorCtr="0" upright="1">
                              <a:noAutofit/>
                            </wps:bodyPr>
                          </wps:wsp>
                          <wps:wsp>
                            <wps:cNvPr id="13" name="Cube 52"/>
                            <wps:cNvSpPr>
                              <a:spLocks noChangeArrowheads="1"/>
                            </wps:cNvSpPr>
                            <wps:spPr bwMode="auto">
                              <a:xfrm>
                                <a:off x="59436" y="27548"/>
                                <a:ext cx="9144" cy="8382"/>
                              </a:xfrm>
                              <a:prstGeom prst="cube">
                                <a:avLst>
                                  <a:gd name="adj" fmla="val 25000"/>
                                </a:avLst>
                              </a:prstGeom>
                              <a:solidFill>
                                <a:srgbClr val="00B050"/>
                              </a:solidFill>
                              <a:ln w="25400">
                                <a:solidFill>
                                  <a:sysClr val="windowText" lastClr="000000">
                                    <a:lumMod val="75000"/>
                                    <a:lumOff val="25000"/>
                                  </a:sysClr>
                                </a:solidFill>
                                <a:miter lim="800000"/>
                                <a:headEnd/>
                                <a:tailEnd/>
                              </a:ln>
                            </wps:spPr>
                            <wps:txbx>
                              <w:txbxContent>
                                <w:p w14:paraId="6C752824" w14:textId="77777777" w:rsidR="001220E1" w:rsidRDefault="001220E1" w:rsidP="00DB6E0C"/>
                              </w:txbxContent>
                            </wps:txbx>
                            <wps:bodyPr rot="0" vert="horz" wrap="square" lIns="91440" tIns="45720" rIns="91440" bIns="45720" anchor="ctr" anchorCtr="0" upright="1">
                              <a:noAutofit/>
                            </wps:bodyPr>
                          </wps:wsp>
                          <wps:wsp>
                            <wps:cNvPr id="14" name="Cube 53"/>
                            <wps:cNvSpPr>
                              <a:spLocks noChangeArrowheads="1"/>
                            </wps:cNvSpPr>
                            <wps:spPr bwMode="auto">
                              <a:xfrm>
                                <a:off x="59436" y="21452"/>
                                <a:ext cx="9144" cy="8382"/>
                              </a:xfrm>
                              <a:prstGeom prst="cube">
                                <a:avLst>
                                  <a:gd name="adj" fmla="val 25000"/>
                                </a:avLst>
                              </a:prstGeom>
                              <a:solidFill>
                                <a:srgbClr val="FFFF00"/>
                              </a:solidFill>
                              <a:ln w="25400">
                                <a:solidFill>
                                  <a:sysClr val="windowText" lastClr="000000">
                                    <a:lumMod val="75000"/>
                                    <a:lumOff val="25000"/>
                                  </a:sysClr>
                                </a:solidFill>
                                <a:miter lim="800000"/>
                                <a:headEnd/>
                                <a:tailEnd/>
                              </a:ln>
                            </wps:spPr>
                            <wps:txbx>
                              <w:txbxContent>
                                <w:p w14:paraId="261FB4DC" w14:textId="77777777" w:rsidR="001220E1" w:rsidRDefault="001220E1" w:rsidP="00DB6E0C"/>
                              </w:txbxContent>
                            </wps:txbx>
                            <wps:bodyPr rot="0" vert="horz" wrap="square" lIns="91440" tIns="45720" rIns="91440" bIns="45720" anchor="ctr" anchorCtr="0" upright="1">
                              <a:noAutofit/>
                            </wps:bodyPr>
                          </wps:wsp>
                          <wps:wsp>
                            <wps:cNvPr id="15" name="Cube 54"/>
                            <wps:cNvSpPr>
                              <a:spLocks noChangeArrowheads="1"/>
                            </wps:cNvSpPr>
                            <wps:spPr bwMode="auto">
                              <a:xfrm>
                                <a:off x="59436" y="15356"/>
                                <a:ext cx="9144" cy="8382"/>
                              </a:xfrm>
                              <a:prstGeom prst="cube">
                                <a:avLst>
                                  <a:gd name="adj" fmla="val 25000"/>
                                </a:avLst>
                              </a:prstGeom>
                              <a:solidFill>
                                <a:srgbClr val="FFFF00"/>
                              </a:solidFill>
                              <a:ln w="25400">
                                <a:solidFill>
                                  <a:sysClr val="windowText" lastClr="000000">
                                    <a:lumMod val="75000"/>
                                    <a:lumOff val="25000"/>
                                  </a:sysClr>
                                </a:solidFill>
                                <a:miter lim="800000"/>
                                <a:headEnd/>
                                <a:tailEnd/>
                              </a:ln>
                            </wps:spPr>
                            <wps:txbx>
                              <w:txbxContent>
                                <w:p w14:paraId="6536A9B7" w14:textId="77777777" w:rsidR="001220E1" w:rsidRDefault="001220E1" w:rsidP="00DB6E0C"/>
                              </w:txbxContent>
                            </wps:txbx>
                            <wps:bodyPr rot="0" vert="horz" wrap="square" lIns="91440" tIns="45720" rIns="91440" bIns="45720" anchor="ctr" anchorCtr="0" upright="1">
                              <a:noAutofit/>
                            </wps:bodyPr>
                          </wps:wsp>
                          <wps:wsp>
                            <wps:cNvPr id="16" name="Cube 56"/>
                            <wps:cNvSpPr>
                              <a:spLocks noChangeArrowheads="1"/>
                            </wps:cNvSpPr>
                            <wps:spPr bwMode="auto">
                              <a:xfrm>
                                <a:off x="66294" y="39740"/>
                                <a:ext cx="9144" cy="8382"/>
                              </a:xfrm>
                              <a:prstGeom prst="cube">
                                <a:avLst>
                                  <a:gd name="adj" fmla="val 25000"/>
                                </a:avLst>
                              </a:prstGeom>
                              <a:solidFill>
                                <a:srgbClr val="00B050"/>
                              </a:solidFill>
                              <a:ln w="25400">
                                <a:solidFill>
                                  <a:sysClr val="windowText" lastClr="000000">
                                    <a:lumMod val="75000"/>
                                    <a:lumOff val="25000"/>
                                  </a:sysClr>
                                </a:solidFill>
                                <a:miter lim="800000"/>
                                <a:headEnd/>
                                <a:tailEnd/>
                              </a:ln>
                            </wps:spPr>
                            <wps:txbx>
                              <w:txbxContent>
                                <w:p w14:paraId="6096EEE0" w14:textId="77777777" w:rsidR="001220E1" w:rsidRDefault="001220E1" w:rsidP="00DB6E0C"/>
                              </w:txbxContent>
                            </wps:txbx>
                            <wps:bodyPr rot="0" vert="horz" wrap="square" lIns="91440" tIns="45720" rIns="91440" bIns="45720" anchor="ctr" anchorCtr="0" upright="1">
                              <a:noAutofit/>
                            </wps:bodyPr>
                          </wps:wsp>
                          <wps:wsp>
                            <wps:cNvPr id="17" name="Cube 57"/>
                            <wps:cNvSpPr>
                              <a:spLocks noChangeArrowheads="1"/>
                            </wps:cNvSpPr>
                            <wps:spPr bwMode="auto">
                              <a:xfrm>
                                <a:off x="66294" y="33644"/>
                                <a:ext cx="9144" cy="8382"/>
                              </a:xfrm>
                              <a:prstGeom prst="cube">
                                <a:avLst>
                                  <a:gd name="adj" fmla="val 25000"/>
                                </a:avLst>
                              </a:prstGeom>
                              <a:solidFill>
                                <a:srgbClr val="00B050"/>
                              </a:solidFill>
                              <a:ln w="25400">
                                <a:solidFill>
                                  <a:sysClr val="windowText" lastClr="000000">
                                    <a:lumMod val="75000"/>
                                    <a:lumOff val="25000"/>
                                  </a:sysClr>
                                </a:solidFill>
                                <a:miter lim="800000"/>
                                <a:headEnd/>
                                <a:tailEnd/>
                              </a:ln>
                            </wps:spPr>
                            <wps:txbx>
                              <w:txbxContent>
                                <w:p w14:paraId="39941868" w14:textId="77777777" w:rsidR="001220E1" w:rsidRDefault="001220E1" w:rsidP="00DB6E0C"/>
                              </w:txbxContent>
                            </wps:txbx>
                            <wps:bodyPr rot="0" vert="horz" wrap="square" lIns="91440" tIns="45720" rIns="91440" bIns="45720" anchor="ctr" anchorCtr="0" upright="1">
                              <a:noAutofit/>
                            </wps:bodyPr>
                          </wps:wsp>
                          <wps:wsp>
                            <wps:cNvPr id="18" name="Cube 58"/>
                            <wps:cNvSpPr>
                              <a:spLocks noChangeArrowheads="1"/>
                            </wps:cNvSpPr>
                            <wps:spPr bwMode="auto">
                              <a:xfrm>
                                <a:off x="66294" y="27548"/>
                                <a:ext cx="9144" cy="8382"/>
                              </a:xfrm>
                              <a:prstGeom prst="cube">
                                <a:avLst>
                                  <a:gd name="adj" fmla="val 25000"/>
                                </a:avLst>
                              </a:prstGeom>
                              <a:solidFill>
                                <a:srgbClr val="FFFF00"/>
                              </a:solidFill>
                              <a:ln w="25400">
                                <a:solidFill>
                                  <a:sysClr val="windowText" lastClr="000000">
                                    <a:lumMod val="75000"/>
                                    <a:lumOff val="25000"/>
                                  </a:sysClr>
                                </a:solidFill>
                                <a:miter lim="800000"/>
                                <a:headEnd/>
                                <a:tailEnd/>
                              </a:ln>
                            </wps:spPr>
                            <wps:txbx>
                              <w:txbxContent>
                                <w:p w14:paraId="1D962B98" w14:textId="77777777" w:rsidR="001220E1" w:rsidRDefault="001220E1" w:rsidP="00303813">
                                  <w:pPr>
                                    <w:jc w:val="center"/>
                                  </w:pPr>
                                </w:p>
                              </w:txbxContent>
                            </wps:txbx>
                            <wps:bodyPr rot="0" vert="horz" wrap="square" lIns="91440" tIns="45720" rIns="91440" bIns="45720" anchor="ctr" anchorCtr="0" upright="1">
                              <a:noAutofit/>
                            </wps:bodyPr>
                          </wps:wsp>
                          <wps:wsp>
                            <wps:cNvPr id="19" name="Cube 59"/>
                            <wps:cNvSpPr>
                              <a:spLocks noChangeArrowheads="1"/>
                            </wps:cNvSpPr>
                            <wps:spPr bwMode="auto">
                              <a:xfrm>
                                <a:off x="66294" y="21452"/>
                                <a:ext cx="9144" cy="8382"/>
                              </a:xfrm>
                              <a:prstGeom prst="cube">
                                <a:avLst>
                                  <a:gd name="adj" fmla="val 25000"/>
                                </a:avLst>
                              </a:prstGeom>
                              <a:solidFill>
                                <a:srgbClr val="FFFF00"/>
                              </a:solidFill>
                              <a:ln w="25400">
                                <a:solidFill>
                                  <a:sysClr val="windowText" lastClr="000000">
                                    <a:lumMod val="75000"/>
                                    <a:lumOff val="25000"/>
                                  </a:sysClr>
                                </a:solidFill>
                                <a:miter lim="800000"/>
                                <a:headEnd/>
                                <a:tailEnd/>
                              </a:ln>
                            </wps:spPr>
                            <wps:txbx>
                              <w:txbxContent>
                                <w:p w14:paraId="6BF27AA0" w14:textId="77777777" w:rsidR="001220E1" w:rsidRDefault="001220E1" w:rsidP="00DB6E0C"/>
                              </w:txbxContent>
                            </wps:txbx>
                            <wps:bodyPr rot="0" vert="horz" wrap="square" lIns="91440" tIns="45720" rIns="91440" bIns="45720" anchor="ctr" anchorCtr="0" upright="1">
                              <a:noAutofit/>
                            </wps:bodyPr>
                          </wps:wsp>
                          <wps:wsp>
                            <wps:cNvPr id="20" name="Cube 60"/>
                            <wps:cNvSpPr>
                              <a:spLocks noChangeArrowheads="1"/>
                            </wps:cNvSpPr>
                            <wps:spPr bwMode="auto">
                              <a:xfrm>
                                <a:off x="66294" y="15356"/>
                                <a:ext cx="9144" cy="8382"/>
                              </a:xfrm>
                              <a:prstGeom prst="cube">
                                <a:avLst>
                                  <a:gd name="adj" fmla="val 25000"/>
                                </a:avLst>
                              </a:prstGeom>
                              <a:solidFill>
                                <a:srgbClr val="C00000"/>
                              </a:solidFill>
                              <a:ln w="25400">
                                <a:solidFill>
                                  <a:sysClr val="windowText" lastClr="000000">
                                    <a:lumMod val="75000"/>
                                    <a:lumOff val="25000"/>
                                  </a:sysClr>
                                </a:solidFill>
                                <a:miter lim="800000"/>
                                <a:headEnd/>
                                <a:tailEnd/>
                              </a:ln>
                            </wps:spPr>
                            <wps:txbx>
                              <w:txbxContent>
                                <w:p w14:paraId="3C06032E" w14:textId="77777777" w:rsidR="001220E1" w:rsidRDefault="001220E1" w:rsidP="00DB6E0C"/>
                              </w:txbxContent>
                            </wps:txbx>
                            <wps:bodyPr rot="0" vert="horz" wrap="square" lIns="91440" tIns="45720" rIns="91440" bIns="45720" anchor="ctr" anchorCtr="0" upright="1">
                              <a:noAutofit/>
                            </wps:bodyPr>
                          </wps:wsp>
                          <wps:wsp>
                            <wps:cNvPr id="21" name="Cube 67"/>
                            <wps:cNvSpPr>
                              <a:spLocks noChangeArrowheads="1"/>
                            </wps:cNvSpPr>
                            <wps:spPr bwMode="auto">
                              <a:xfrm>
                                <a:off x="73152" y="39740"/>
                                <a:ext cx="9144" cy="8382"/>
                              </a:xfrm>
                              <a:prstGeom prst="cube">
                                <a:avLst>
                                  <a:gd name="adj" fmla="val 25000"/>
                                </a:avLst>
                              </a:prstGeom>
                              <a:solidFill>
                                <a:srgbClr val="00B050"/>
                              </a:solidFill>
                              <a:ln w="25400">
                                <a:solidFill>
                                  <a:sysClr val="windowText" lastClr="000000">
                                    <a:lumMod val="75000"/>
                                    <a:lumOff val="25000"/>
                                  </a:sysClr>
                                </a:solidFill>
                                <a:miter lim="800000"/>
                                <a:headEnd/>
                                <a:tailEnd/>
                              </a:ln>
                            </wps:spPr>
                            <wps:txbx>
                              <w:txbxContent>
                                <w:p w14:paraId="2E996693" w14:textId="77777777" w:rsidR="001220E1" w:rsidRDefault="001220E1" w:rsidP="00DB6E0C"/>
                              </w:txbxContent>
                            </wps:txbx>
                            <wps:bodyPr rot="0" vert="horz" wrap="square" lIns="91440" tIns="45720" rIns="91440" bIns="45720" anchor="ctr" anchorCtr="0" upright="1">
                              <a:noAutofit/>
                            </wps:bodyPr>
                          </wps:wsp>
                          <wps:wsp>
                            <wps:cNvPr id="22" name="Cube 68"/>
                            <wps:cNvSpPr>
                              <a:spLocks noChangeArrowheads="1"/>
                            </wps:cNvSpPr>
                            <wps:spPr bwMode="auto">
                              <a:xfrm>
                                <a:off x="73152" y="33644"/>
                                <a:ext cx="9144" cy="8382"/>
                              </a:xfrm>
                              <a:prstGeom prst="cube">
                                <a:avLst>
                                  <a:gd name="adj" fmla="val 25000"/>
                                </a:avLst>
                              </a:prstGeom>
                              <a:solidFill>
                                <a:srgbClr val="FFFF00"/>
                              </a:solidFill>
                              <a:ln w="25400">
                                <a:solidFill>
                                  <a:sysClr val="windowText" lastClr="000000">
                                    <a:lumMod val="75000"/>
                                    <a:lumOff val="25000"/>
                                  </a:sysClr>
                                </a:solidFill>
                                <a:miter lim="800000"/>
                                <a:headEnd/>
                                <a:tailEnd/>
                              </a:ln>
                            </wps:spPr>
                            <wps:txbx>
                              <w:txbxContent>
                                <w:p w14:paraId="1476D43E" w14:textId="77777777" w:rsidR="001220E1" w:rsidRDefault="001220E1" w:rsidP="00DB6E0C"/>
                              </w:txbxContent>
                            </wps:txbx>
                            <wps:bodyPr rot="0" vert="horz" wrap="square" lIns="91440" tIns="45720" rIns="91440" bIns="45720" anchor="ctr" anchorCtr="0" upright="1">
                              <a:noAutofit/>
                            </wps:bodyPr>
                          </wps:wsp>
                          <wps:wsp>
                            <wps:cNvPr id="23" name="Cube 69"/>
                            <wps:cNvSpPr>
                              <a:spLocks noChangeArrowheads="1"/>
                            </wps:cNvSpPr>
                            <wps:spPr bwMode="auto">
                              <a:xfrm>
                                <a:off x="73152" y="27548"/>
                                <a:ext cx="9144" cy="8382"/>
                              </a:xfrm>
                              <a:prstGeom prst="cube">
                                <a:avLst>
                                  <a:gd name="adj" fmla="val 25000"/>
                                </a:avLst>
                              </a:prstGeom>
                              <a:solidFill>
                                <a:srgbClr val="FFFF00"/>
                              </a:solidFill>
                              <a:ln w="25400">
                                <a:solidFill>
                                  <a:sysClr val="windowText" lastClr="000000">
                                    <a:lumMod val="75000"/>
                                    <a:lumOff val="25000"/>
                                  </a:sysClr>
                                </a:solidFill>
                                <a:miter lim="800000"/>
                                <a:headEnd/>
                                <a:tailEnd/>
                              </a:ln>
                            </wps:spPr>
                            <wps:txbx>
                              <w:txbxContent>
                                <w:p w14:paraId="2E941FE8" w14:textId="77777777" w:rsidR="001220E1" w:rsidRDefault="001220E1" w:rsidP="00DB6E0C"/>
                              </w:txbxContent>
                            </wps:txbx>
                            <wps:bodyPr rot="0" vert="horz" wrap="square" lIns="91440" tIns="45720" rIns="91440" bIns="45720" anchor="ctr" anchorCtr="0" upright="1">
                              <a:noAutofit/>
                            </wps:bodyPr>
                          </wps:wsp>
                          <wps:wsp>
                            <wps:cNvPr id="24" name="Cube 70"/>
                            <wps:cNvSpPr>
                              <a:spLocks noChangeArrowheads="1"/>
                            </wps:cNvSpPr>
                            <wps:spPr bwMode="auto">
                              <a:xfrm>
                                <a:off x="73152" y="21452"/>
                                <a:ext cx="9144" cy="8382"/>
                              </a:xfrm>
                              <a:prstGeom prst="cube">
                                <a:avLst>
                                  <a:gd name="adj" fmla="val 25000"/>
                                </a:avLst>
                              </a:prstGeom>
                              <a:solidFill>
                                <a:srgbClr val="C00000"/>
                              </a:solidFill>
                              <a:ln w="25400">
                                <a:solidFill>
                                  <a:sysClr val="windowText" lastClr="000000">
                                    <a:lumMod val="75000"/>
                                    <a:lumOff val="25000"/>
                                  </a:sysClr>
                                </a:solidFill>
                                <a:miter lim="800000"/>
                                <a:headEnd/>
                                <a:tailEnd/>
                              </a:ln>
                            </wps:spPr>
                            <wps:txbx>
                              <w:txbxContent>
                                <w:p w14:paraId="167AC80E" w14:textId="77777777" w:rsidR="001220E1" w:rsidRDefault="001220E1" w:rsidP="00DB6E0C"/>
                              </w:txbxContent>
                            </wps:txbx>
                            <wps:bodyPr rot="0" vert="horz" wrap="square" lIns="91440" tIns="45720" rIns="91440" bIns="45720" anchor="ctr" anchorCtr="0" upright="1">
                              <a:noAutofit/>
                            </wps:bodyPr>
                          </wps:wsp>
                          <wps:wsp>
                            <wps:cNvPr id="25" name="Cube 71"/>
                            <wps:cNvSpPr>
                              <a:spLocks noChangeArrowheads="1"/>
                            </wps:cNvSpPr>
                            <wps:spPr bwMode="auto">
                              <a:xfrm>
                                <a:off x="73152" y="15356"/>
                                <a:ext cx="9144" cy="8382"/>
                              </a:xfrm>
                              <a:prstGeom prst="cube">
                                <a:avLst>
                                  <a:gd name="adj" fmla="val 25000"/>
                                </a:avLst>
                              </a:prstGeom>
                              <a:solidFill>
                                <a:srgbClr val="C00000"/>
                              </a:solidFill>
                              <a:ln w="25400">
                                <a:solidFill>
                                  <a:sysClr val="windowText" lastClr="000000">
                                    <a:lumMod val="75000"/>
                                    <a:lumOff val="25000"/>
                                  </a:sysClr>
                                </a:solidFill>
                                <a:miter lim="800000"/>
                                <a:headEnd/>
                                <a:tailEnd/>
                              </a:ln>
                            </wps:spPr>
                            <wps:txbx>
                              <w:txbxContent>
                                <w:p w14:paraId="2774977E" w14:textId="77777777" w:rsidR="001220E1" w:rsidRDefault="001220E1" w:rsidP="00DB6E0C"/>
                              </w:txbxContent>
                            </wps:txbx>
                            <wps:bodyPr rot="0" vert="horz" wrap="square" lIns="91440" tIns="45720" rIns="91440" bIns="45720" anchor="ctr" anchorCtr="0" upright="1">
                              <a:noAutofit/>
                            </wps:bodyPr>
                          </wps:wsp>
                          <wps:wsp>
                            <wps:cNvPr id="26" name="Cube 72"/>
                            <wps:cNvSpPr>
                              <a:spLocks noChangeArrowheads="1"/>
                            </wps:cNvSpPr>
                            <wps:spPr bwMode="auto">
                              <a:xfrm>
                                <a:off x="80010" y="39740"/>
                                <a:ext cx="9144" cy="8382"/>
                              </a:xfrm>
                              <a:prstGeom prst="cube">
                                <a:avLst>
                                  <a:gd name="adj" fmla="val 25000"/>
                                </a:avLst>
                              </a:prstGeom>
                              <a:solidFill>
                                <a:srgbClr val="FFFF00"/>
                              </a:solidFill>
                              <a:ln w="25400">
                                <a:solidFill>
                                  <a:sysClr val="windowText" lastClr="000000">
                                    <a:lumMod val="75000"/>
                                    <a:lumOff val="25000"/>
                                  </a:sysClr>
                                </a:solidFill>
                                <a:miter lim="800000"/>
                                <a:headEnd/>
                                <a:tailEnd/>
                              </a:ln>
                            </wps:spPr>
                            <wps:txbx>
                              <w:txbxContent>
                                <w:p w14:paraId="6050AF47" w14:textId="77777777" w:rsidR="001220E1" w:rsidRDefault="001220E1" w:rsidP="00DB6E0C"/>
                              </w:txbxContent>
                            </wps:txbx>
                            <wps:bodyPr rot="0" vert="horz" wrap="square" lIns="91440" tIns="45720" rIns="91440" bIns="45720" anchor="ctr" anchorCtr="0" upright="1">
                              <a:noAutofit/>
                            </wps:bodyPr>
                          </wps:wsp>
                          <wps:wsp>
                            <wps:cNvPr id="27" name="Cube 73"/>
                            <wps:cNvSpPr>
                              <a:spLocks noChangeArrowheads="1"/>
                            </wps:cNvSpPr>
                            <wps:spPr bwMode="auto">
                              <a:xfrm>
                                <a:off x="80010" y="33644"/>
                                <a:ext cx="9144" cy="8382"/>
                              </a:xfrm>
                              <a:prstGeom prst="cube">
                                <a:avLst>
                                  <a:gd name="adj" fmla="val 25000"/>
                                </a:avLst>
                              </a:prstGeom>
                              <a:solidFill>
                                <a:srgbClr val="FFFF00"/>
                              </a:solidFill>
                              <a:ln w="25400">
                                <a:solidFill>
                                  <a:sysClr val="windowText" lastClr="000000">
                                    <a:lumMod val="75000"/>
                                    <a:lumOff val="25000"/>
                                  </a:sysClr>
                                </a:solidFill>
                                <a:miter lim="800000"/>
                                <a:headEnd/>
                                <a:tailEnd/>
                              </a:ln>
                            </wps:spPr>
                            <wps:txbx>
                              <w:txbxContent>
                                <w:p w14:paraId="33124E24" w14:textId="77777777" w:rsidR="001220E1" w:rsidRDefault="001220E1" w:rsidP="00DB6E0C"/>
                              </w:txbxContent>
                            </wps:txbx>
                            <wps:bodyPr rot="0" vert="horz" wrap="square" lIns="91440" tIns="45720" rIns="91440" bIns="45720" anchor="ctr" anchorCtr="0" upright="1">
                              <a:noAutofit/>
                            </wps:bodyPr>
                          </wps:wsp>
                          <wps:wsp>
                            <wps:cNvPr id="28" name="Cube 74"/>
                            <wps:cNvSpPr>
                              <a:spLocks noChangeArrowheads="1"/>
                            </wps:cNvSpPr>
                            <wps:spPr bwMode="auto">
                              <a:xfrm>
                                <a:off x="80010" y="27548"/>
                                <a:ext cx="9144" cy="8382"/>
                              </a:xfrm>
                              <a:prstGeom prst="cube">
                                <a:avLst>
                                  <a:gd name="adj" fmla="val 25000"/>
                                </a:avLst>
                              </a:prstGeom>
                              <a:solidFill>
                                <a:srgbClr val="C00000"/>
                              </a:solidFill>
                              <a:ln w="25400">
                                <a:solidFill>
                                  <a:sysClr val="windowText" lastClr="000000">
                                    <a:lumMod val="75000"/>
                                    <a:lumOff val="25000"/>
                                  </a:sysClr>
                                </a:solidFill>
                                <a:miter lim="800000"/>
                                <a:headEnd/>
                                <a:tailEnd/>
                              </a:ln>
                            </wps:spPr>
                            <wps:txbx>
                              <w:txbxContent>
                                <w:p w14:paraId="75670820" w14:textId="77777777" w:rsidR="001220E1" w:rsidRDefault="001220E1" w:rsidP="00DB6E0C"/>
                              </w:txbxContent>
                            </wps:txbx>
                            <wps:bodyPr rot="0" vert="horz" wrap="square" lIns="91440" tIns="45720" rIns="91440" bIns="45720" anchor="ctr" anchorCtr="0" upright="1">
                              <a:noAutofit/>
                            </wps:bodyPr>
                          </wps:wsp>
                          <wps:wsp>
                            <wps:cNvPr id="29" name="Cube 75"/>
                            <wps:cNvSpPr>
                              <a:spLocks noChangeArrowheads="1"/>
                            </wps:cNvSpPr>
                            <wps:spPr bwMode="auto">
                              <a:xfrm>
                                <a:off x="80010" y="21452"/>
                                <a:ext cx="9144" cy="8382"/>
                              </a:xfrm>
                              <a:prstGeom prst="cube">
                                <a:avLst>
                                  <a:gd name="adj" fmla="val 25000"/>
                                </a:avLst>
                              </a:prstGeom>
                              <a:solidFill>
                                <a:srgbClr val="C00000"/>
                              </a:solidFill>
                              <a:ln w="25400">
                                <a:solidFill>
                                  <a:sysClr val="windowText" lastClr="000000">
                                    <a:lumMod val="75000"/>
                                    <a:lumOff val="25000"/>
                                  </a:sysClr>
                                </a:solidFill>
                                <a:miter lim="800000"/>
                                <a:headEnd/>
                                <a:tailEnd/>
                              </a:ln>
                            </wps:spPr>
                            <wps:txbx>
                              <w:txbxContent>
                                <w:p w14:paraId="4B08A3F8" w14:textId="77777777" w:rsidR="001220E1" w:rsidRDefault="001220E1" w:rsidP="00DB6E0C"/>
                              </w:txbxContent>
                            </wps:txbx>
                            <wps:bodyPr rot="0" vert="horz" wrap="square" lIns="91440" tIns="45720" rIns="91440" bIns="45720" anchor="ctr" anchorCtr="0" upright="1">
                              <a:noAutofit/>
                            </wps:bodyPr>
                          </wps:wsp>
                          <wps:wsp>
                            <wps:cNvPr id="30" name="Cube 76"/>
                            <wps:cNvSpPr>
                              <a:spLocks noChangeArrowheads="1"/>
                            </wps:cNvSpPr>
                            <wps:spPr bwMode="auto">
                              <a:xfrm>
                                <a:off x="80010" y="15356"/>
                                <a:ext cx="9144" cy="8382"/>
                              </a:xfrm>
                              <a:prstGeom prst="cube">
                                <a:avLst>
                                  <a:gd name="adj" fmla="val 25000"/>
                                </a:avLst>
                              </a:prstGeom>
                              <a:solidFill>
                                <a:srgbClr val="C00000"/>
                              </a:solidFill>
                              <a:ln w="25400">
                                <a:solidFill>
                                  <a:sysClr val="windowText" lastClr="000000">
                                    <a:lumMod val="75000"/>
                                    <a:lumOff val="25000"/>
                                  </a:sysClr>
                                </a:solidFill>
                                <a:miter lim="800000"/>
                                <a:headEnd/>
                                <a:tailEnd/>
                              </a:ln>
                            </wps:spPr>
                            <wps:txbx>
                              <w:txbxContent>
                                <w:p w14:paraId="51CCBEE6" w14:textId="77777777" w:rsidR="001220E1" w:rsidRDefault="001220E1" w:rsidP="00DB6E0C"/>
                              </w:txbxContent>
                            </wps:txbx>
                            <wps:bodyPr rot="0" vert="horz" wrap="square" lIns="91440" tIns="45720" rIns="91440" bIns="45720" anchor="ctr" anchorCtr="0" upright="1">
                              <a:noAutofit/>
                            </wps:bodyPr>
                          </wps:wsp>
                        </wpg:grpSp>
                        <wps:wsp>
                          <wps:cNvPr id="31" name="TextBox 31"/>
                          <wps:cNvSpPr txBox="1">
                            <a:spLocks noChangeArrowheads="1"/>
                          </wps:cNvSpPr>
                          <wps:spPr bwMode="auto">
                            <a:xfrm>
                              <a:off x="48036" y="18404"/>
                              <a:ext cx="3511" cy="44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16C22" w14:textId="77777777" w:rsidR="001220E1" w:rsidRPr="003A1069" w:rsidRDefault="001220E1" w:rsidP="00DB6E0C">
                                <w:pPr>
                                  <w:pStyle w:val="NormalWeb"/>
                                  <w:spacing w:before="0" w:beforeAutospacing="0" w:after="0" w:afterAutospacing="0"/>
                                  <w:rPr>
                                    <w:sz w:val="28"/>
                                    <w:szCs w:val="28"/>
                                  </w:rPr>
                                </w:pPr>
                                <w:r w:rsidRPr="003A1069">
                                  <w:rPr>
                                    <w:rFonts w:asciiTheme="minorHAnsi" w:hAnsi="Calibri" w:cstheme="minorBidi"/>
                                    <w:b/>
                                    <w:bCs/>
                                    <w:color w:val="000000" w:themeColor="text1"/>
                                    <w:kern w:val="24"/>
                                    <w:sz w:val="28"/>
                                    <w:szCs w:val="28"/>
                                  </w:rPr>
                                  <w:t>5</w:t>
                                </w:r>
                              </w:p>
                            </w:txbxContent>
                          </wps:txbx>
                          <wps:bodyPr rot="0" vert="horz" wrap="square" lIns="91440" tIns="45720" rIns="91440" bIns="45720" anchor="t" anchorCtr="0" upright="1">
                            <a:noAutofit/>
                          </wps:bodyPr>
                        </wps:wsp>
                        <wps:wsp>
                          <wps:cNvPr id="32" name="TextBox 32"/>
                          <wps:cNvSpPr txBox="1">
                            <a:spLocks noChangeArrowheads="1"/>
                          </wps:cNvSpPr>
                          <wps:spPr bwMode="auto">
                            <a:xfrm>
                              <a:off x="48005" y="24499"/>
                              <a:ext cx="3511" cy="44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FCADA4" w14:textId="77777777" w:rsidR="001220E1" w:rsidRPr="003A1069" w:rsidRDefault="001220E1" w:rsidP="00DB6E0C">
                                <w:pPr>
                                  <w:pStyle w:val="NormalWeb"/>
                                  <w:spacing w:before="0" w:beforeAutospacing="0" w:after="0" w:afterAutospacing="0"/>
                                  <w:rPr>
                                    <w:sz w:val="28"/>
                                    <w:szCs w:val="28"/>
                                  </w:rPr>
                                </w:pPr>
                                <w:r w:rsidRPr="003A1069">
                                  <w:rPr>
                                    <w:rFonts w:asciiTheme="minorHAnsi" w:hAnsi="Calibri" w:cstheme="minorBidi"/>
                                    <w:b/>
                                    <w:bCs/>
                                    <w:color w:val="000000" w:themeColor="text1"/>
                                    <w:kern w:val="24"/>
                                    <w:sz w:val="28"/>
                                    <w:szCs w:val="28"/>
                                  </w:rPr>
                                  <w:t>4</w:t>
                                </w:r>
                              </w:p>
                            </w:txbxContent>
                          </wps:txbx>
                          <wps:bodyPr rot="0" vert="horz" wrap="square" lIns="91440" tIns="45720" rIns="91440" bIns="45720" anchor="t" anchorCtr="0" upright="1">
                            <a:noAutofit/>
                          </wps:bodyPr>
                        </wps:wsp>
                        <wps:wsp>
                          <wps:cNvPr id="33" name="TextBox 33"/>
                          <wps:cNvSpPr txBox="1">
                            <a:spLocks noChangeArrowheads="1"/>
                          </wps:cNvSpPr>
                          <wps:spPr bwMode="auto">
                            <a:xfrm>
                              <a:off x="48005" y="30712"/>
                              <a:ext cx="3511" cy="4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1922B" w14:textId="77777777" w:rsidR="001220E1" w:rsidRPr="003A1069" w:rsidRDefault="001220E1" w:rsidP="00DB6E0C">
                                <w:pPr>
                                  <w:pStyle w:val="NormalWeb"/>
                                  <w:spacing w:before="0" w:beforeAutospacing="0" w:after="0" w:afterAutospacing="0"/>
                                  <w:rPr>
                                    <w:sz w:val="28"/>
                                    <w:szCs w:val="28"/>
                                  </w:rPr>
                                </w:pPr>
                                <w:r w:rsidRPr="003A1069">
                                  <w:rPr>
                                    <w:rFonts w:asciiTheme="minorHAnsi" w:hAnsi="Calibri" w:cstheme="minorBidi"/>
                                    <w:b/>
                                    <w:bCs/>
                                    <w:color w:val="000000" w:themeColor="text1"/>
                                    <w:kern w:val="24"/>
                                    <w:sz w:val="28"/>
                                    <w:szCs w:val="28"/>
                                  </w:rPr>
                                  <w:t>3</w:t>
                                </w:r>
                              </w:p>
                            </w:txbxContent>
                          </wps:txbx>
                          <wps:bodyPr rot="0" vert="horz" wrap="square" lIns="91440" tIns="45720" rIns="91440" bIns="45720" anchor="t" anchorCtr="0" upright="1">
                            <a:noAutofit/>
                          </wps:bodyPr>
                        </wps:wsp>
                        <wps:wsp>
                          <wps:cNvPr id="34" name="TextBox 34"/>
                          <wps:cNvSpPr txBox="1">
                            <a:spLocks noChangeArrowheads="1"/>
                          </wps:cNvSpPr>
                          <wps:spPr bwMode="auto">
                            <a:xfrm>
                              <a:off x="48005" y="36807"/>
                              <a:ext cx="3511" cy="44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0B66C5" w14:textId="77777777" w:rsidR="001220E1" w:rsidRPr="003A1069" w:rsidRDefault="001220E1" w:rsidP="00DB6E0C">
                                <w:pPr>
                                  <w:pStyle w:val="NormalWeb"/>
                                  <w:spacing w:before="0" w:beforeAutospacing="0" w:after="0" w:afterAutospacing="0"/>
                                  <w:rPr>
                                    <w:rFonts w:asciiTheme="minorHAnsi" w:hAnsiTheme="minorHAnsi" w:cstheme="minorHAnsi"/>
                                    <w:b/>
                                    <w:sz w:val="28"/>
                                    <w:szCs w:val="28"/>
                                  </w:rPr>
                                </w:pPr>
                                <w:r w:rsidRPr="003A1069">
                                  <w:rPr>
                                    <w:rFonts w:asciiTheme="minorHAnsi" w:hAnsiTheme="minorHAnsi" w:cstheme="minorHAnsi"/>
                                    <w:b/>
                                    <w:sz w:val="28"/>
                                    <w:szCs w:val="28"/>
                                  </w:rPr>
                                  <w:t>2</w:t>
                                </w:r>
                              </w:p>
                            </w:txbxContent>
                          </wps:txbx>
                          <wps:bodyPr rot="0" vert="horz" wrap="square" lIns="91440" tIns="45720" rIns="91440" bIns="45720" anchor="t" anchorCtr="0" upright="1">
                            <a:noAutofit/>
                          </wps:bodyPr>
                        </wps:wsp>
                        <wps:wsp>
                          <wps:cNvPr id="35" name="TextBox 35"/>
                          <wps:cNvSpPr txBox="1">
                            <a:spLocks noChangeArrowheads="1"/>
                          </wps:cNvSpPr>
                          <wps:spPr bwMode="auto">
                            <a:xfrm>
                              <a:off x="48005" y="42786"/>
                              <a:ext cx="3511" cy="44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1D0BF" w14:textId="77777777" w:rsidR="001220E1" w:rsidRPr="003A1069" w:rsidRDefault="001220E1" w:rsidP="00DB6E0C">
                                <w:pPr>
                                  <w:pStyle w:val="NormalWeb"/>
                                  <w:spacing w:before="0" w:beforeAutospacing="0" w:after="0" w:afterAutospacing="0"/>
                                  <w:rPr>
                                    <w:sz w:val="28"/>
                                    <w:szCs w:val="28"/>
                                  </w:rPr>
                                </w:pPr>
                                <w:r w:rsidRPr="003A1069">
                                  <w:rPr>
                                    <w:rFonts w:asciiTheme="minorHAnsi" w:hAnsi="Calibri" w:cstheme="minorBidi"/>
                                    <w:b/>
                                    <w:bCs/>
                                    <w:color w:val="000000" w:themeColor="text1"/>
                                    <w:kern w:val="24"/>
                                    <w:sz w:val="28"/>
                                    <w:szCs w:val="28"/>
                                  </w:rPr>
                                  <w:t>1</w:t>
                                </w:r>
                              </w:p>
                            </w:txbxContent>
                          </wps:txbx>
                          <wps:bodyPr rot="0" vert="horz" wrap="square" lIns="91440" tIns="45720" rIns="91440" bIns="45720" anchor="t" anchorCtr="0" upright="1">
                            <a:noAutofit/>
                          </wps:bodyPr>
                        </wps:wsp>
                        <wps:wsp>
                          <wps:cNvPr id="36" name="TextBox 36"/>
                          <wps:cNvSpPr txBox="1">
                            <a:spLocks noChangeArrowheads="1"/>
                          </wps:cNvSpPr>
                          <wps:spPr bwMode="auto">
                            <a:xfrm>
                              <a:off x="54131" y="48881"/>
                              <a:ext cx="3511" cy="44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0B2515" w14:textId="77777777" w:rsidR="001220E1" w:rsidRPr="003A1069" w:rsidRDefault="001220E1" w:rsidP="00DB6E0C">
                                <w:pPr>
                                  <w:pStyle w:val="NormalWeb"/>
                                  <w:spacing w:before="0" w:beforeAutospacing="0" w:after="0" w:afterAutospacing="0"/>
                                  <w:rPr>
                                    <w:sz w:val="28"/>
                                    <w:szCs w:val="28"/>
                                  </w:rPr>
                                </w:pPr>
                                <w:r w:rsidRPr="003A1069">
                                  <w:rPr>
                                    <w:rFonts w:asciiTheme="minorHAnsi" w:hAnsi="Calibri" w:cstheme="minorBidi"/>
                                    <w:b/>
                                    <w:bCs/>
                                    <w:color w:val="000000" w:themeColor="text1"/>
                                    <w:kern w:val="24"/>
                                    <w:sz w:val="28"/>
                                    <w:szCs w:val="28"/>
                                  </w:rPr>
                                  <w:t>1</w:t>
                                </w:r>
                              </w:p>
                            </w:txbxContent>
                          </wps:txbx>
                          <wps:bodyPr rot="0" vert="horz" wrap="square" lIns="91440" tIns="45720" rIns="91440" bIns="45720" anchor="t" anchorCtr="0" upright="1">
                            <a:noAutofit/>
                          </wps:bodyPr>
                        </wps:wsp>
                        <wps:wsp>
                          <wps:cNvPr id="37" name="TextBox 37"/>
                          <wps:cNvSpPr txBox="1">
                            <a:spLocks noChangeArrowheads="1"/>
                          </wps:cNvSpPr>
                          <wps:spPr bwMode="auto">
                            <a:xfrm>
                              <a:off x="61372" y="48881"/>
                              <a:ext cx="3511" cy="44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EB012" w14:textId="77777777" w:rsidR="001220E1" w:rsidRPr="003A1069" w:rsidRDefault="001220E1" w:rsidP="00DB6E0C">
                                <w:pPr>
                                  <w:pStyle w:val="NormalWeb"/>
                                  <w:spacing w:before="0" w:beforeAutospacing="0" w:after="0" w:afterAutospacing="0"/>
                                  <w:rPr>
                                    <w:sz w:val="28"/>
                                    <w:szCs w:val="28"/>
                                  </w:rPr>
                                </w:pPr>
                                <w:r w:rsidRPr="003A1069">
                                  <w:rPr>
                                    <w:rFonts w:asciiTheme="minorHAnsi" w:hAnsi="Calibri" w:cstheme="minorBidi"/>
                                    <w:b/>
                                    <w:bCs/>
                                    <w:color w:val="000000" w:themeColor="text1"/>
                                    <w:kern w:val="24"/>
                                    <w:sz w:val="28"/>
                                    <w:szCs w:val="28"/>
                                  </w:rPr>
                                  <w:t>2</w:t>
                                </w:r>
                              </w:p>
                            </w:txbxContent>
                          </wps:txbx>
                          <wps:bodyPr rot="0" vert="horz" wrap="square" lIns="91440" tIns="45720" rIns="91440" bIns="45720" anchor="t" anchorCtr="0" upright="1">
                            <a:noAutofit/>
                          </wps:bodyPr>
                        </wps:wsp>
                        <wps:wsp>
                          <wps:cNvPr id="38" name="TextBox 38"/>
                          <wps:cNvSpPr txBox="1">
                            <a:spLocks noChangeArrowheads="1"/>
                          </wps:cNvSpPr>
                          <wps:spPr bwMode="auto">
                            <a:xfrm>
                              <a:off x="68157" y="48881"/>
                              <a:ext cx="3511" cy="44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F22B4" w14:textId="77777777" w:rsidR="001220E1" w:rsidRPr="003A1069" w:rsidRDefault="001220E1" w:rsidP="00DB6E0C">
                                <w:pPr>
                                  <w:pStyle w:val="NormalWeb"/>
                                  <w:spacing w:before="0" w:beforeAutospacing="0" w:after="0" w:afterAutospacing="0"/>
                                  <w:rPr>
                                    <w:sz w:val="28"/>
                                    <w:szCs w:val="28"/>
                                  </w:rPr>
                                </w:pPr>
                                <w:r w:rsidRPr="003A1069">
                                  <w:rPr>
                                    <w:rFonts w:asciiTheme="minorHAnsi" w:hAnsi="Calibri" w:cstheme="minorBidi"/>
                                    <w:b/>
                                    <w:bCs/>
                                    <w:color w:val="000000" w:themeColor="text1"/>
                                    <w:kern w:val="24"/>
                                    <w:sz w:val="28"/>
                                    <w:szCs w:val="28"/>
                                  </w:rPr>
                                  <w:t>3</w:t>
                                </w:r>
                              </w:p>
                            </w:txbxContent>
                          </wps:txbx>
                          <wps:bodyPr rot="0" vert="horz" wrap="square" lIns="91440" tIns="45720" rIns="91440" bIns="45720" anchor="t" anchorCtr="0" upright="1">
                            <a:noAutofit/>
                          </wps:bodyPr>
                        </wps:wsp>
                        <wps:wsp>
                          <wps:cNvPr id="39" name="TextBox 39"/>
                          <wps:cNvSpPr txBox="1">
                            <a:spLocks noChangeArrowheads="1"/>
                          </wps:cNvSpPr>
                          <wps:spPr bwMode="auto">
                            <a:xfrm>
                              <a:off x="75190" y="48881"/>
                              <a:ext cx="3511" cy="44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835D72" w14:textId="77777777" w:rsidR="001220E1" w:rsidRPr="003A1069" w:rsidRDefault="001220E1" w:rsidP="00DB6E0C">
                                <w:pPr>
                                  <w:pStyle w:val="NormalWeb"/>
                                  <w:spacing w:before="0" w:beforeAutospacing="0" w:after="0" w:afterAutospacing="0"/>
                                  <w:rPr>
                                    <w:sz w:val="28"/>
                                    <w:szCs w:val="28"/>
                                  </w:rPr>
                                </w:pPr>
                                <w:r w:rsidRPr="003A1069">
                                  <w:rPr>
                                    <w:rFonts w:asciiTheme="minorHAnsi" w:hAnsi="Calibri" w:cstheme="minorBidi"/>
                                    <w:b/>
                                    <w:bCs/>
                                    <w:color w:val="000000" w:themeColor="text1"/>
                                    <w:kern w:val="24"/>
                                    <w:sz w:val="28"/>
                                    <w:szCs w:val="28"/>
                                  </w:rPr>
                                  <w:t>4</w:t>
                                </w:r>
                              </w:p>
                            </w:txbxContent>
                          </wps:txbx>
                          <wps:bodyPr rot="0" vert="horz" wrap="square" lIns="91440" tIns="45720" rIns="91440" bIns="45720" anchor="t" anchorCtr="0" upright="1">
                            <a:noAutofit/>
                          </wps:bodyPr>
                        </wps:wsp>
                        <wps:wsp>
                          <wps:cNvPr id="40" name="TextBox 40"/>
                          <wps:cNvSpPr txBox="1">
                            <a:spLocks noChangeArrowheads="1"/>
                          </wps:cNvSpPr>
                          <wps:spPr bwMode="auto">
                            <a:xfrm>
                              <a:off x="82113" y="48881"/>
                              <a:ext cx="3511" cy="44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12948" w14:textId="77777777" w:rsidR="001220E1" w:rsidRPr="003A1069" w:rsidRDefault="001220E1" w:rsidP="00DB6E0C">
                                <w:pPr>
                                  <w:pStyle w:val="NormalWeb"/>
                                  <w:spacing w:before="0" w:beforeAutospacing="0" w:after="0" w:afterAutospacing="0"/>
                                  <w:rPr>
                                    <w:sz w:val="28"/>
                                    <w:szCs w:val="28"/>
                                  </w:rPr>
                                </w:pPr>
                                <w:r w:rsidRPr="003A1069">
                                  <w:rPr>
                                    <w:rFonts w:asciiTheme="minorHAnsi" w:hAnsi="Calibri" w:cstheme="minorBidi"/>
                                    <w:b/>
                                    <w:bCs/>
                                    <w:color w:val="000000" w:themeColor="text1"/>
                                    <w:kern w:val="24"/>
                                    <w:sz w:val="28"/>
                                    <w:szCs w:val="28"/>
                                  </w:rPr>
                                  <w:t>5</w:t>
                                </w:r>
                              </w:p>
                            </w:txbxContent>
                          </wps:txbx>
                          <wps:bodyPr rot="0" vert="horz" wrap="square" lIns="91440" tIns="45720" rIns="91440" bIns="45720" anchor="t" anchorCtr="0" upright="1">
                            <a:noAutofit/>
                          </wps:bodyPr>
                        </wps:wsp>
                      </wpg:grpSp>
                      <wps:wsp>
                        <wps:cNvPr id="41" name="TextBox 42"/>
                        <wps:cNvSpPr txBox="1">
                          <a:spLocks noChangeArrowheads="1"/>
                        </wps:cNvSpPr>
                        <wps:spPr bwMode="auto">
                          <a:xfrm rot="16200000">
                            <a:off x="39953" y="27853"/>
                            <a:ext cx="12291" cy="3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47683C" w14:textId="77777777" w:rsidR="001220E1" w:rsidRPr="003A1069" w:rsidRDefault="001220E1" w:rsidP="00DB6E0C">
                              <w:pPr>
                                <w:pStyle w:val="NormalWeb"/>
                                <w:spacing w:before="0" w:beforeAutospacing="0" w:after="0" w:afterAutospacing="0"/>
                                <w:rPr>
                                  <w:sz w:val="28"/>
                                  <w:szCs w:val="28"/>
                                </w:rPr>
                              </w:pPr>
                              <w:r w:rsidRPr="003A1069">
                                <w:rPr>
                                  <w:rFonts w:asciiTheme="minorHAnsi" w:hAnsi="Calibri" w:cstheme="minorBidi"/>
                                  <w:color w:val="000000" w:themeColor="text1"/>
                                  <w:kern w:val="24"/>
                                  <w:sz w:val="28"/>
                                  <w:szCs w:val="28"/>
                                </w:rPr>
                                <w:t>Likelihood</w:t>
                              </w:r>
                            </w:p>
                          </w:txbxContent>
                        </wps:txbx>
                        <wps:bodyPr rot="0" vert="vert270" wrap="square" lIns="91440" tIns="45720" rIns="91440" bIns="45720" anchor="t" anchorCtr="0" upright="1">
                          <a:noAutofit/>
                        </wps:bodyPr>
                      </wps:wsp>
                      <wps:wsp>
                        <wps:cNvPr id="42" name="TextBox 43"/>
                        <wps:cNvSpPr txBox="1">
                          <a:spLocks noChangeArrowheads="1"/>
                        </wps:cNvSpPr>
                        <wps:spPr bwMode="auto">
                          <a:xfrm>
                            <a:off x="59400" y="46593"/>
                            <a:ext cx="16584" cy="3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3636D" w14:textId="77777777" w:rsidR="001220E1" w:rsidRPr="003A1069" w:rsidRDefault="001220E1" w:rsidP="00DB6E0C">
                              <w:pPr>
                                <w:pStyle w:val="NormalWeb"/>
                                <w:spacing w:before="0" w:beforeAutospacing="0" w:after="0" w:afterAutospacing="0"/>
                                <w:rPr>
                                  <w:sz w:val="28"/>
                                  <w:szCs w:val="28"/>
                                </w:rPr>
                              </w:pPr>
                              <w:r w:rsidRPr="003A1069">
                                <w:rPr>
                                  <w:rFonts w:asciiTheme="minorHAnsi" w:hAnsi="Calibri" w:cstheme="minorBidi"/>
                                  <w:color w:val="000000" w:themeColor="text1"/>
                                  <w:kern w:val="24"/>
                                  <w:sz w:val="28"/>
                                  <w:szCs w:val="28"/>
                                </w:rPr>
                                <w:t>Consequenc</w:t>
                              </w:r>
                              <w:r>
                                <w:rPr>
                                  <w:rFonts w:asciiTheme="minorHAnsi" w:hAnsi="Calibri" w:cstheme="minorBidi"/>
                                  <w:color w:val="000000" w:themeColor="text1"/>
                                  <w:kern w:val="24"/>
                                  <w:sz w:val="28"/>
                                  <w:szCs w:val="28"/>
                                </w:rPr>
                                <w:t>e</w:t>
                              </w:r>
                            </w:p>
                          </w:txbxContent>
                        </wps:txbx>
                        <wps:bodyPr rot="0" vert="horz" wrap="square" lIns="91440" tIns="45720" rIns="91440" bIns="45720" anchor="t" anchorCtr="0" upright="1">
                          <a:noAutofit/>
                        </wps:bodyPr>
                      </wps:wsp>
                    </wpg:wgp>
                  </a:graphicData>
                </a:graphic>
              </wp:inline>
            </w:drawing>
          </mc:Choice>
          <mc:Fallback>
            <w:pict>
              <v:group w14:anchorId="3E4EFC66" id="Group 2" o:spid="_x0000_s1034" style="width:241.8pt;height:210.55pt;mso-position-horizontal-relative:char;mso-position-vertical-relative:line" coordorigin="44248,15356" coordsize="38811,34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">
                <v:group id="Group 30" o:spid="_x0000_s1035" style="position:absolute;left:48005;top:15356;width:35054;height:31843" coordorigin="48005,15356" coordsize="41149,379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group id="Group 33" o:spid="_x0000_s1036" style="position:absolute;left:52576;top:15356;width:36578;height:32766" coordorigin="52576,15356" coordsize="36578,327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45" o:spid="_x0000_s1037" type="#_x0000_t16" style="position:absolute;left:52578;top:39740;width:9144;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jJNcEA&#10;AADaAAAADwAAAGRycy9kb3ducmV2LnhtbESPQWsCMRSE7wX/Q3hCL0UTpRRZjaKlFq9dRa+PzXOz&#10;uHlZNtHd/femUOhxmJlvmNWmd7V4UBsqzxpmUwWCuPCm4lLD6bifLECEiGyw9kwaBgqwWY9eVpgZ&#10;3/EPPfJYigThkKEGG2OTSRkKSw7D1DfEybv61mFMsi2labFLcFfLuVIf0mHFacFiQ5+Wilt+dxri&#10;rhxsfs7VcHnrbvfjTA3q+0vr13G/XYKI1Mf/8F/7YDS8w++VdAP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4yTXBAAAA2gAAAA8AAAAAAAAAAAAAAAAAmAIAAGRycy9kb3du&#10;cmV2LnhtbFBLBQYAAAAABAAEAPUAAACGAwAAAAA=&#10;" fillcolor="#00b050" strokecolor="#404040" strokeweight="2pt">
                      <v:textbox>
                        <w:txbxContent>
                          <w:p w14:paraId="2753C373" w14:textId="77777777" w:rsidR="001220E1" w:rsidRDefault="001220E1" w:rsidP="00DB6E0C"/>
                        </w:txbxContent>
                      </v:textbox>
                    </v:shape>
                    <v:shape id="Cube 46" o:spid="_x0000_s1038" type="#_x0000_t16" style="position:absolute;left:52578;top:33644;width:9144;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RsrsEA&#10;AADaAAAADwAAAGRycy9kb3ducmV2LnhtbESPQWsCMRSE7wX/Q3hCL0UThRZZjaKlFq9dRa+PzXOz&#10;uHlZNtHd/femUOhxmJlvmNWmd7V4UBsqzxpmUwWCuPCm4lLD6bifLECEiGyw9kwaBgqwWY9eVpgZ&#10;3/EPPfJYigThkKEGG2OTSRkKSw7D1DfEybv61mFMsi2labFLcFfLuVIf0mHFacFiQ5+Wilt+dxri&#10;rhxsfs7VcHnrbvfjTA3q+0vr13G/XYKI1Mf/8F/7YDS8w++VdAP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10bK7BAAAA2gAAAA8AAAAAAAAAAAAAAAAAmAIAAGRycy9kb3du&#10;cmV2LnhtbFBLBQYAAAAABAAEAPUAAACGAwAAAAA=&#10;" fillcolor="#00b050" strokecolor="#404040" strokeweight="2pt">
                      <v:textbox>
                        <w:txbxContent>
                          <w:p w14:paraId="1FE5A6D7" w14:textId="77777777" w:rsidR="001220E1" w:rsidRDefault="001220E1" w:rsidP="00DB6E0C"/>
                        </w:txbxContent>
                      </v:textbox>
                    </v:shape>
                    <v:shape id="Cube 47" o:spid="_x0000_s1039" type="#_x0000_t16" style="position:absolute;left:52578;top:27548;width:9144;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by2cEA&#10;AADaAAAADwAAAGRycy9kb3ducmV2LnhtbESPQYvCMBSE7wv+h/AEL4smepClGkVlV/a6VfT6aJ5N&#10;sXkpTbTtvzcLC3scZuYbZr3tXS2e1IbKs4b5TIEgLrypuNRwPn1NP0CEiGyw9kwaBgqw3Yze1pgZ&#10;3/EPPfNYigThkKEGG2OTSRkKSw7DzDfEybv51mFMsi2labFLcFfLhVJL6bDitGCxoYOl4p4/nIa4&#10;LwebX3I1XN+7++M0V4M6fmo9Gfe7FYhIffwP/7W/jYYl/F5JN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2m8tnBAAAA2gAAAA8AAAAAAAAAAAAAAAAAmAIAAGRycy9kb3du&#10;cmV2LnhtbFBLBQYAAAAABAAEAPUAAACGAwAAAAA=&#10;" fillcolor="#00b050" strokecolor="#404040" strokeweight="2pt">
                      <v:textbox>
                        <w:txbxContent>
                          <w:p w14:paraId="1A97C83D" w14:textId="77777777" w:rsidR="001220E1" w:rsidRDefault="001220E1" w:rsidP="00DB6E0C"/>
                        </w:txbxContent>
                      </v:textbox>
                    </v:shape>
                    <v:shape id="Cube 48" o:spid="_x0000_s1040" type="#_x0000_t16" style="position:absolute;left:52578;top:21452;width:9144;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XDML4A&#10;AADaAAAADwAAAGRycy9kb3ducmV2LnhtbERPTYvCMBC9C/sfwgheZE3cg0jXKLro4tUqu9ehGZti&#10;MylNtO2/NwfB4+N9rza9q8WD2lB51jCfKRDEhTcVlxou58PnEkSIyAZrz6RhoACb9cdohZnxHZ/o&#10;kcdSpBAOGWqwMTaZlKGw5DDMfEOcuKtvHcYE21KaFrsU7mr5pdRCOqw4NVhs6MdSccvvTkPclYPN&#10;/3I1/E+72/08V4P63Ws9GffbbxCR+vgWv9xHoyFtTVfSDZDrJ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N1wzC+AAAA2gAAAA8AAAAAAAAAAAAAAAAAmAIAAGRycy9kb3ducmV2&#10;LnhtbFBLBQYAAAAABAAEAPUAAACDAwAAAAA=&#10;" fillcolor="#00b050" strokecolor="#404040" strokeweight="2pt">
                      <v:textbox>
                        <w:txbxContent>
                          <w:p w14:paraId="57BE42CA" w14:textId="77777777" w:rsidR="001220E1" w:rsidRDefault="001220E1" w:rsidP="00DB6E0C"/>
                        </w:txbxContent>
                      </v:textbox>
                    </v:shape>
                    <v:shape id="Cube 49" o:spid="_x0000_s1041" type="#_x0000_t16" style="position:absolute;left:52576;top:15356;width:9144;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XdnsQA&#10;AADbAAAADwAAAGRycy9kb3ducmV2LnhtbESPT2sCMRDF74V+hzCF3mpWD0W2RhGLIO3JP4jHYTPd&#10;rCaT7SZ1t9/eOQjeZnhv3vvNbDEEr67UpSaygfGoAEVcRdtwbeCwX79NQaWMbNFHJgP/lGAxf36a&#10;YWljz1u67nKtJIRTiQZczm2pdaocBUyj2BKL9hO7gFnWrta2w17Cg9eTonjXARuWBoctrRxVl91f&#10;MBC//OW7mMQ0/u2r8/nTHaf+dDTm9WVYfoDKNOSH+X69sYIv9PKLDK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F3Z7EAAAA2wAAAA8AAAAAAAAAAAAAAAAAmAIAAGRycy9k&#10;b3ducmV2LnhtbFBLBQYAAAAABAAEAPUAAACJAwAAAAA=&#10;" fillcolor="yellow" strokecolor="#404040" strokeweight="2pt">
                      <v:textbox>
                        <w:txbxContent>
                          <w:p w14:paraId="7DB6E05C" w14:textId="77777777" w:rsidR="001220E1" w:rsidRPr="006A7311" w:rsidRDefault="001220E1" w:rsidP="00DB6E0C">
                            <w:pPr>
                              <w:rPr>
                                <w:color w:val="FFFF00"/>
                              </w:rPr>
                            </w:pPr>
                          </w:p>
                        </w:txbxContent>
                      </v:textbox>
                    </v:shape>
                    <v:shape id="Cube 50" o:spid="_x0000_s1042" type="#_x0000_t16" style="position:absolute;left:59436;top:39740;width:9144;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K6sAA&#10;AADbAAAADwAAAGRycy9kb3ducmV2LnhtbERPPWvDMBDdC/kP4gJdSiK5Qylu5NCGJHStE9L1sC6W&#10;sXUylhLb/74qFLrd433eZju5TtxpCI1nDdlagSCuvGm41nA+HVavIEJENth5Jg0zBdgWi4cN5saP&#10;/EX3MtYihXDIUYONsc+lDJUlh2Hte+LEXf3gMCY41NIMOKZw18lnpV6kw4ZTg8Wedpaqtrw5DfGj&#10;nm15KdX8/TS2t1OmZnXca/24nN7fQESa4r/4z/1p0vwMfn9JB8ji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8+K6sAAAADbAAAADwAAAAAAAAAAAAAAAACYAgAAZHJzL2Rvd25y&#10;ZXYueG1sUEsFBgAAAAAEAAQA9QAAAIUDAAAAAA==&#10;" fillcolor="#00b050" strokecolor="#404040" strokeweight="2pt">
                      <v:textbox>
                        <w:txbxContent>
                          <w:p w14:paraId="4740FE90" w14:textId="77777777" w:rsidR="001220E1" w:rsidRDefault="001220E1" w:rsidP="00DB6E0C"/>
                        </w:txbxContent>
                      </v:textbox>
                    </v:shape>
                    <v:shape id="Cube 51" o:spid="_x0000_s1043" type="#_x0000_t16" style="position:absolute;left:59436;top:33644;width:9144;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0Unb8A&#10;AADbAAAADwAAAGRycy9kb3ducmV2LnhtbERPTYvCMBC9L/gfwgheFk30sCzVKCq74nWr6HVoxqbY&#10;TEoTbfvvzcLC3ubxPme16V0tntSGyrOG+UyBIC68qbjUcD59Tz9BhIhssPZMGgYKsFmP3laYGd/x&#10;Dz3zWIoUwiFDDTbGJpMyFJYchplviBN3863DmGBbStNil8JdLRdKfUiHFacGiw3tLRX3/OE0xF05&#10;2PySq+H63t0fp7ka1OFL68m43y5BROrjv/jPfTRp/gJ+f0kHyP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HRSdvwAAANsAAAAPAAAAAAAAAAAAAAAAAJgCAABkcnMvZG93bnJl&#10;di54bWxQSwUGAAAAAAQABAD1AAAAhAMAAAAA&#10;" fillcolor="#00b050" strokecolor="#404040" strokeweight="2pt">
                      <v:textbox>
                        <w:txbxContent>
                          <w:p w14:paraId="01901831" w14:textId="77777777" w:rsidR="001220E1" w:rsidRDefault="001220E1" w:rsidP="00DB6E0C"/>
                        </w:txbxContent>
                      </v:textbox>
                    </v:shape>
                    <v:shape id="Cube 52" o:spid="_x0000_s1044" type="#_x0000_t16" style="position:absolute;left:59436;top:27548;width:9144;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GxBsAA&#10;AADbAAAADwAAAGRycy9kb3ducmV2LnhtbERP32vCMBB+H/g/hBP2MjTRwZBqFB1z+Loq+no0Z1Ns&#10;LqWJtv3vzWCwt/v4ft5q07taPKgNlWcNs6kCQVx4U3Gp4XTcTxYgQkQ2WHsmDQMF2KxHLyvMjO/4&#10;hx55LEUK4ZChBhtjk0kZCksOw9Q3xIm7+tZhTLAtpWmxS+GulnOlPqTDilODxYY+LRW3/O40xF05&#10;2Pycq+Hy1t3ux5ka1PeX1q/jfrsEEamP/+I/98Gk+e/w+0s6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FGxBsAAAADbAAAADwAAAAAAAAAAAAAAAACYAgAAZHJzL2Rvd25y&#10;ZXYueG1sUEsFBgAAAAAEAAQA9QAAAIUDAAAAAA==&#10;" fillcolor="#00b050" strokecolor="#404040" strokeweight="2pt">
                      <v:textbox>
                        <w:txbxContent>
                          <w:p w14:paraId="6C752824" w14:textId="77777777" w:rsidR="001220E1" w:rsidRDefault="001220E1" w:rsidP="00DB6E0C"/>
                        </w:txbxContent>
                      </v:textbox>
                    </v:shape>
                    <v:shape id="Cube 53" o:spid="_x0000_s1045" type="#_x0000_t16" style="position:absolute;left:59436;top:21452;width:9144;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7bncEA&#10;AADbAAAADwAAAGRycy9kb3ducmV2LnhtbERPS2sCMRC+F/ofwgi91axSRLZmRSxCaU8+kB6HzbjZ&#10;NZmsm9Td/vtGELzNx/ecxXJwVlypC7VnBZNxBoK49LrmSsFhv3mdgwgRWaP1TAr+KMCyeH5aYK59&#10;z1u67mIlUgiHHBWYGNtcylAachjGviVO3Ml3DmOCXSV1h30Kd1ZOs2wmHdacGgy2tDZUnne/ToH/&#10;sufvbOrD5NKXTfNhjnP7c1TqZTSs3kFEGuJDfHd/6jT/DW6/pANk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253BAAAA2wAAAA8AAAAAAAAAAAAAAAAAmAIAAGRycy9kb3du&#10;cmV2LnhtbFBLBQYAAAAABAAEAPUAAACGAwAAAAA=&#10;" fillcolor="yellow" strokecolor="#404040" strokeweight="2pt">
                      <v:textbox>
                        <w:txbxContent>
                          <w:p w14:paraId="261FB4DC" w14:textId="77777777" w:rsidR="001220E1" w:rsidRDefault="001220E1" w:rsidP="00DB6E0C"/>
                        </w:txbxContent>
                      </v:textbox>
                    </v:shape>
                    <v:shape id="Cube 54" o:spid="_x0000_s1046" type="#_x0000_t16" style="position:absolute;left:59436;top:15356;width:9144;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J+BsEA&#10;AADbAAAADwAAAGRycy9kb3ducmV2LnhtbERPS2sCMRC+F/ofwgi91axCRbZmRSxCaU8+kB6HzbjZ&#10;NZmsm9Td/vtGELzNx/ecxXJwVlypC7VnBZNxBoK49LrmSsFhv3mdgwgRWaP1TAr+KMCyeH5aYK59&#10;z1u67mIlUgiHHBWYGNtcylAachjGviVO3Ml3DmOCXSV1h30Kd1ZOs2wmHdacGgy2tDZUnne/ToH/&#10;sufvbOrD5NKXTfNhjnP7c1TqZTSs3kFEGuJDfHd/6jT/DW6/pANk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yfgbBAAAA2wAAAA8AAAAAAAAAAAAAAAAAmAIAAGRycy9kb3du&#10;cmV2LnhtbFBLBQYAAAAABAAEAPUAAACGAwAAAAA=&#10;" fillcolor="yellow" strokecolor="#404040" strokeweight="2pt">
                      <v:textbox>
                        <w:txbxContent>
                          <w:p w14:paraId="6536A9B7" w14:textId="77777777" w:rsidR="001220E1" w:rsidRDefault="001220E1" w:rsidP="00DB6E0C"/>
                        </w:txbxContent>
                      </v:textbox>
                    </v:shape>
                    <v:shape id="Cube 56" o:spid="_x0000_s1047" type="#_x0000_t16" style="position:absolute;left:66294;top:39740;width:9144;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YSnr8A&#10;AADbAAAADwAAAGRycy9kb3ducmV2LnhtbERPTYvCMBC9L/gfwgheFk30IEs1isqu7HWr6HVoxqbY&#10;TEoTbfvvzcLC3ubxPme97V0tntSGyrOG+UyBIC68qbjUcD59TT9AhIhssPZMGgYKsN2M3taYGd/x&#10;Dz3zWIoUwiFDDTbGJpMyFJYchplviBN3863DmGBbStNil8JdLRdKLaXDilODxYYOlop7/nAa4r4c&#10;bH7J1XB97+6P01wN6vip9WTc71YgIvXxX/zn/jZp/hJ+f0kHyM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JhKevwAAANsAAAAPAAAAAAAAAAAAAAAAAJgCAABkcnMvZG93bnJl&#10;di54bWxQSwUGAAAAAAQABAD1AAAAhAMAAAAA&#10;" fillcolor="#00b050" strokecolor="#404040" strokeweight="2pt">
                      <v:textbox>
                        <w:txbxContent>
                          <w:p w14:paraId="6096EEE0" w14:textId="77777777" w:rsidR="001220E1" w:rsidRDefault="001220E1" w:rsidP="00DB6E0C"/>
                        </w:txbxContent>
                      </v:textbox>
                    </v:shape>
                    <v:shape id="Cube 57" o:spid="_x0000_s1048" type="#_x0000_t16" style="position:absolute;left:66294;top:33644;width:9144;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q3BcAA&#10;AADbAAAADwAAAGRycy9kb3ducmV2LnhtbERPTWsCMRC9F/wPYYReiiZ6aGU1ipZavHYVvQ6bcbO4&#10;mSyb6O7+e1Mo9DaP9zmrTe9q8aA2VJ41zKYKBHHhTcWlhtNxP1mACBHZYO2ZNAwUYLMevawwM77j&#10;H3rksRQphEOGGmyMTSZlKCw5DFPfECfu6luHMcG2lKbFLoW7Ws6VepcOK04NFhv6tFTc8rvTEHfl&#10;YPNzrobLW3e7H2dqUN9fWr+O++0SRKQ+/ov/3AeT5n/A7y/p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2q3BcAAAADbAAAADwAAAAAAAAAAAAAAAACYAgAAZHJzL2Rvd25y&#10;ZXYueG1sUEsFBgAAAAAEAAQA9QAAAIUDAAAAAA==&#10;" fillcolor="#00b050" strokecolor="#404040" strokeweight="2pt">
                      <v:textbox>
                        <w:txbxContent>
                          <w:p w14:paraId="39941868" w14:textId="77777777" w:rsidR="001220E1" w:rsidRDefault="001220E1" w:rsidP="00DB6E0C"/>
                        </w:txbxContent>
                      </v:textbox>
                    </v:shape>
                    <v:shape id="Cube 58" o:spid="_x0000_s1049" type="#_x0000_t16" style="position:absolute;left:66294;top:27548;width:9144;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PRmMQA&#10;AADbAAAADwAAAGRycy9kb3ducmV2LnhtbESPT2sCMRDF74V+hzCF3mpWD0W2RhGLIO3JP4jHYTPd&#10;rCaT7SZ1t9/eOQjeZnhv3vvNbDEEr67UpSaygfGoAEVcRdtwbeCwX79NQaWMbNFHJgP/lGAxf36a&#10;YWljz1u67nKtJIRTiQZczm2pdaocBUyj2BKL9hO7gFnWrta2w17Cg9eTonjXARuWBoctrRxVl91f&#10;MBC//OW7mMQ0/u2r8/nTHaf+dDTm9WVYfoDKNOSH+X69sYIvsPKLDK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z0ZjEAAAA2wAAAA8AAAAAAAAAAAAAAAAAmAIAAGRycy9k&#10;b3ducmV2LnhtbFBLBQYAAAAABAAEAPUAAACJAwAAAAA=&#10;" fillcolor="yellow" strokecolor="#404040" strokeweight="2pt">
                      <v:textbox>
                        <w:txbxContent>
                          <w:p w14:paraId="1D962B98" w14:textId="77777777" w:rsidR="001220E1" w:rsidRDefault="001220E1" w:rsidP="00303813">
                            <w:pPr>
                              <w:jc w:val="center"/>
                            </w:pPr>
                          </w:p>
                        </w:txbxContent>
                      </v:textbox>
                    </v:shape>
                    <v:shape id="Cube 59" o:spid="_x0000_s1050" type="#_x0000_t16" style="position:absolute;left:66294;top:21452;width:9144;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90A8IA&#10;AADbAAAADwAAAGRycy9kb3ducmV2LnhtbERPTWvCQBC9C/0PyxR6040exKZupLQUij1pJfQ4ZKfZ&#10;xN3ZNLs18d+7guBtHu9z1pvRWXGiPjSeFcxnGQjiyuuGawWH74/pCkSIyBqtZ1JwpgCb4mGyxlz7&#10;gXd02sdapBAOOSowMXa5lKEy5DDMfEecuF/fO4wJ9rXUPQ4p3Fm5yLKldNhwajDY0Zuh6rj/dwr8&#10;1h6/soUP87+hatt3U67sT6nU0+P4+gIi0hjv4pv7U6f5z3D9JR0gi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f3QDwgAAANsAAAAPAAAAAAAAAAAAAAAAAJgCAABkcnMvZG93&#10;bnJldi54bWxQSwUGAAAAAAQABAD1AAAAhwMAAAAA&#10;" fillcolor="yellow" strokecolor="#404040" strokeweight="2pt">
                      <v:textbox>
                        <w:txbxContent>
                          <w:p w14:paraId="6BF27AA0" w14:textId="77777777" w:rsidR="001220E1" w:rsidRDefault="001220E1" w:rsidP="00DB6E0C"/>
                        </w:txbxContent>
                      </v:textbox>
                    </v:shape>
                    <v:shape id="Cube 60" o:spid="_x0000_s1051" type="#_x0000_t16" style="position:absolute;left:66294;top:15356;width:9144;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YurcEA&#10;AADbAAAADwAAAGRycy9kb3ducmV2LnhtbERP3WrCMBS+H/gO4Qi7W1O9cNI1LWOoDJnIXB7grDm2&#10;xeakNNF2b79cCF5+fP95OdlO3GjwrWMFiyQFQVw503KtQP9sX9YgfEA22DkmBX/koSxmTzlmxo38&#10;TbdTqEUMYZ+hgiaEPpPSVw1Z9InriSN3doPFEOFQSzPgGMNtJ5dpupIWW44NDfb00VB1OV2tguPX&#10;614vSOvjbjdO+8MGu+3vSqnn+fT+BiLQFB7iu/vTKFjG9fFL/AGy+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WLq3BAAAA2wAAAA8AAAAAAAAAAAAAAAAAmAIAAGRycy9kb3du&#10;cmV2LnhtbFBLBQYAAAAABAAEAPUAAACGAwAAAAA=&#10;" fillcolor="#c00000" strokecolor="#404040" strokeweight="2pt">
                      <v:textbox>
                        <w:txbxContent>
                          <w:p w14:paraId="3C06032E" w14:textId="77777777" w:rsidR="001220E1" w:rsidRDefault="001220E1" w:rsidP="00DB6E0C"/>
                        </w:txbxContent>
                      </v:textbox>
                    </v:shape>
                    <v:shape id="Cube 67" o:spid="_x0000_s1052" type="#_x0000_t16" style="position:absolute;left:73152;top:39740;width:9144;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NAV8IA&#10;AADbAAAADwAAAGRycy9kb3ducmV2LnhtbESPQWvCQBSE7wX/w/IEL6XuxoOU1FVUWvHaKO31kX1m&#10;g9m3Ibua5N+7BaHHYWa+YVabwTXiTl2oPWvI5goEcelNzZWG8+nr7R1EiMgGG8+kYaQAm/XkZYW5&#10;8T1/072IlUgQDjlqsDG2uZShtOQwzH1LnLyL7xzGJLtKmg77BHeNXCi1lA5rTgsWW9pbKq/FzWmI&#10;u2q0xU+hxt/X/no7ZWpUh0+tZ9Nh+wEi0hD/w8/20WhYZPD3Jf0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0BXwgAAANsAAAAPAAAAAAAAAAAAAAAAAJgCAABkcnMvZG93&#10;bnJldi54bWxQSwUGAAAAAAQABAD1AAAAhwMAAAAA&#10;" fillcolor="#00b050" strokecolor="#404040" strokeweight="2pt">
                      <v:textbox>
                        <w:txbxContent>
                          <w:p w14:paraId="2E996693" w14:textId="77777777" w:rsidR="001220E1" w:rsidRDefault="001220E1" w:rsidP="00DB6E0C"/>
                        </w:txbxContent>
                      </v:textbox>
                    </v:shape>
                    <v:shape id="Cube 68" o:spid="_x0000_s1053" type="#_x0000_t16" style="position:absolute;left:73152;top:33644;width:9144;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csz8MA&#10;AADbAAAADwAAAGRycy9kb3ducmV2LnhtbESPQWvCQBSE74L/YXlCb7oxhyKpq5QWoehJK9LjI/ua&#10;TbL7Nma3Jv77bqHgcZiZb5j1dnRW3KgPtWcFy0UGgrj0uuZKwflzN1+BCBFZo/VMCu4UYLuZTtZY&#10;aD/wkW6nWIkE4VCgAhNjV0gZSkMOw8J3xMn79r3DmGRfSd3jkODOyjzLnqXDmtOCwY7eDJXt6ccp&#10;8HvbHrLch+V1KJvm3VxW9uui1NNsfH0BEWmMj/B/+0MryHP4+5J+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csz8MAAADbAAAADwAAAAAAAAAAAAAAAACYAgAAZHJzL2Rv&#10;d25yZXYueG1sUEsFBgAAAAAEAAQA9QAAAIgDAAAAAA==&#10;" fillcolor="yellow" strokecolor="#404040" strokeweight="2pt">
                      <v:textbox>
                        <w:txbxContent>
                          <w:p w14:paraId="1476D43E" w14:textId="77777777" w:rsidR="001220E1" w:rsidRDefault="001220E1" w:rsidP="00DB6E0C"/>
                        </w:txbxContent>
                      </v:textbox>
                    </v:shape>
                    <v:shape id="Cube 69" o:spid="_x0000_s1054" type="#_x0000_t16" style="position:absolute;left:73152;top:27548;width:9144;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uJVMMA&#10;AADbAAAADwAAAGRycy9kb3ducmV2LnhtbESPQWsCMRSE74L/ITyhN826QpHVKKIUij3Vinh8bJ6b&#10;1eRlu0nd9d+bQqHHYWa+YZbr3llxpzbUnhVMJxkI4tLrmisFx6+38RxEiMgarWdS8KAA69VwsMRC&#10;+44/6X6IlUgQDgUqMDE2hZShNOQwTHxDnLyLbx3GJNtK6ha7BHdW5ln2Kh3WnBYMNrQ1VN4OP06B&#10;39vbR5b7MP3uyut1Z05zez4p9TLqNwsQkfr4H/5rv2sF+Qx+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uJVMMAAADbAAAADwAAAAAAAAAAAAAAAACYAgAAZHJzL2Rv&#10;d25yZXYueG1sUEsFBgAAAAAEAAQA9QAAAIgDAAAAAA==&#10;" fillcolor="yellow" strokecolor="#404040" strokeweight="2pt">
                      <v:textbox>
                        <w:txbxContent>
                          <w:p w14:paraId="2E941FE8" w14:textId="77777777" w:rsidR="001220E1" w:rsidRDefault="001220E1" w:rsidP="00DB6E0C"/>
                        </w:txbxContent>
                      </v:textbox>
                    </v:shape>
                    <v:shape id="Cube 70" o:spid="_x0000_s1055" type="#_x0000_t16" style="position:absolute;left:73152;top:21452;width:9144;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0orsMA&#10;AADbAAAADwAAAGRycy9kb3ducmV2LnhtbESP0YrCMBRE3wX/IVxh3zRVFl2qUURUFlHEbj/g2lzb&#10;YnNTmmi7f28WFnwcZuYMs1h1phJPalxpWcF4FIEgzqwuOVeQ/uyGXyCcR9ZYWSYFv+Rgtez3Fhhr&#10;2/KFnonPRYCwi1FB4X0dS+myggy6ka2Jg3ezjUEfZJNL3WAb4KaSkyiaSoMlh4UCa9oUlN2Th1Fw&#10;Ps4O6ZjS9Lzft93htMVqd50q9THo1nMQnjr/Dv+3v7WCySf8fQk/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0orsMAAADbAAAADwAAAAAAAAAAAAAAAACYAgAAZHJzL2Rv&#10;d25yZXYueG1sUEsFBgAAAAAEAAQA9QAAAIgDAAAAAA==&#10;" fillcolor="#c00000" strokecolor="#404040" strokeweight="2pt">
                      <v:textbox>
                        <w:txbxContent>
                          <w:p w14:paraId="167AC80E" w14:textId="77777777" w:rsidR="001220E1" w:rsidRDefault="001220E1" w:rsidP="00DB6E0C"/>
                        </w:txbxContent>
                      </v:textbox>
                    </v:shape>
                    <v:shape id="Cube 71" o:spid="_x0000_s1056" type="#_x0000_t16" style="position:absolute;left:73152;top:15356;width:9144;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GNNcMA&#10;AADbAAAADwAAAGRycy9kb3ducmV2LnhtbESP0YrCMBRE3wX/IVxh3zRVWF2qUURUFlHEbj/g2lzb&#10;YnNTmmi7f28WFnwcZuYMs1h1phJPalxpWcF4FIEgzqwuOVeQ/uyGXyCcR9ZYWSYFv+Rgtez3Fhhr&#10;2/KFnonPRYCwi1FB4X0dS+myggy6ka2Jg3ezjUEfZJNL3WAb4KaSkyiaSoMlh4UCa9oUlN2Th1Fw&#10;Ps4O6ZjS9Lzft93htMVqd50q9THo1nMQnjr/Dv+3v7WCySf8fQk/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GNNcMAAADbAAAADwAAAAAAAAAAAAAAAACYAgAAZHJzL2Rv&#10;d25yZXYueG1sUEsFBgAAAAAEAAQA9QAAAIgDAAAAAA==&#10;" fillcolor="#c00000" strokecolor="#404040" strokeweight="2pt">
                      <v:textbox>
                        <w:txbxContent>
                          <w:p w14:paraId="2774977E" w14:textId="77777777" w:rsidR="001220E1" w:rsidRDefault="001220E1" w:rsidP="00DB6E0C"/>
                        </w:txbxContent>
                      </v:textbox>
                    </v:shape>
                    <v:shape id="Cube 72" o:spid="_x0000_s1057" type="#_x0000_t16" style="position:absolute;left:80010;top:39740;width:9144;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wqzMMA&#10;AADbAAAADwAAAGRycy9kb3ducmV2LnhtbESPQWvCQBSE74X+h+UJ3urGHERSVxGlUPSkLeLxkX3N&#10;Jtl9m2ZXE/99t1DocZiZb5jVZnRW3KkPtWcF81kGgrj0uuZKwefH28sSRIjIGq1nUvCgAJv189MK&#10;C+0HPtH9HCuRIBwKVGBi7AopQ2nIYZj5jjh5X753GJPsK6l7HBLcWZln2UI6rDktGOxoZ6hszzen&#10;wB9se8xyH+bfQ9k0e3NZ2utFqelk3L6CiDTG//Bf+10ryBfw+yX9AL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wqzMMAAADbAAAADwAAAAAAAAAAAAAAAACYAgAAZHJzL2Rv&#10;d25yZXYueG1sUEsFBgAAAAAEAAQA9QAAAIgDAAAAAA==&#10;" fillcolor="yellow" strokecolor="#404040" strokeweight="2pt">
                      <v:textbox>
                        <w:txbxContent>
                          <w:p w14:paraId="6050AF47" w14:textId="77777777" w:rsidR="001220E1" w:rsidRDefault="001220E1" w:rsidP="00DB6E0C"/>
                        </w:txbxContent>
                      </v:textbox>
                    </v:shape>
                    <v:shape id="Cube 73" o:spid="_x0000_s1058" type="#_x0000_t16" style="position:absolute;left:80010;top:33644;width:9144;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CPV8MA&#10;AADbAAAADwAAAGRycy9kb3ducmV2LnhtbESPQWsCMRSE74L/ITyhN826ByurUUQpFHuqFfH42Dw3&#10;q8nLdpO66783hUKPw8x8wyzXvbPiTm2oPSuYTjIQxKXXNVcKjl9v4zmIEJE1Ws+k4EEB1qvhYImF&#10;9h1/0v0QK5EgHApUYGJsCilDachhmPiGOHkX3zqMSbaV1C12Ce6szLNsJh3WnBYMNrQ1VN4OP06B&#10;39vbR5b7MP3uyut1Z05zez4p9TLqNwsQkfr4H/5rv2sF+Sv8fkk/QK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CPV8MAAADbAAAADwAAAAAAAAAAAAAAAACYAgAAZHJzL2Rv&#10;d25yZXYueG1sUEsFBgAAAAAEAAQA9QAAAIgDAAAAAA==&#10;" fillcolor="yellow" strokecolor="#404040" strokeweight="2pt">
                      <v:textbox>
                        <w:txbxContent>
                          <w:p w14:paraId="33124E24" w14:textId="77777777" w:rsidR="001220E1" w:rsidRDefault="001220E1" w:rsidP="00DB6E0C"/>
                        </w:txbxContent>
                      </v:textbox>
                    </v:shape>
                    <v:shape id="Cube 74" o:spid="_x0000_s1059" type="#_x0000_t16" style="position:absolute;left:80010;top:27548;width:9144;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Aiq8EA&#10;AADbAAAADwAAAGRycy9kb3ducmV2LnhtbERP3WrCMBS+H/gO4Qi7W1O9cNI1LWOoDJnIXB7grDm2&#10;xeakNNF2b79cCF5+fP95OdlO3GjwrWMFiyQFQVw503KtQP9sX9YgfEA22DkmBX/koSxmTzlmxo38&#10;TbdTqEUMYZ+hgiaEPpPSVw1Z9InriSN3doPFEOFQSzPgGMNtJ5dpupIWW44NDfb00VB1OV2tguPX&#10;614vSOvjbjdO+8MGu+3vSqnn+fT+BiLQFB7iu/vTKFjGsfFL/AGy+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UgIqvBAAAA2wAAAA8AAAAAAAAAAAAAAAAAmAIAAGRycy9kb3du&#10;cmV2LnhtbFBLBQYAAAAABAAEAPUAAACGAwAAAAA=&#10;" fillcolor="#c00000" strokecolor="#404040" strokeweight="2pt">
                      <v:textbox>
                        <w:txbxContent>
                          <w:p w14:paraId="75670820" w14:textId="77777777" w:rsidR="001220E1" w:rsidRDefault="001220E1" w:rsidP="00DB6E0C"/>
                        </w:txbxContent>
                      </v:textbox>
                    </v:shape>
                    <v:shape id="Cube 75" o:spid="_x0000_s1060" type="#_x0000_t16" style="position:absolute;left:80010;top:21452;width:9144;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yHMMMA&#10;AADbAAAADwAAAGRycy9kb3ducmV2LnhtbESP0YrCMBRE3wX/IVzBN031QdeuUURURFxkaz/gbnO3&#10;LdvclCba+vdGEPZxmJkzzHLdmUrcqXGlZQWTcQSCOLO65FxBet2PPkA4j6yxskwKHuRgver3lhhr&#10;2/I33ROfiwBhF6OCwvs6ltJlBRl0Y1sTB+/XNgZ9kE0udYNtgJtKTqNoJg2WHBYKrGlbUPaX3IyC&#10;y3l+SieUppfDoe1OXzus9j8zpYaDbvMJwlPn/8Pv9lErmC7g9SX8AL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yHMMMAAADbAAAADwAAAAAAAAAAAAAAAACYAgAAZHJzL2Rv&#10;d25yZXYueG1sUEsFBgAAAAAEAAQA9QAAAIgDAAAAAA==&#10;" fillcolor="#c00000" strokecolor="#404040" strokeweight="2pt">
                      <v:textbox>
                        <w:txbxContent>
                          <w:p w14:paraId="4B08A3F8" w14:textId="77777777" w:rsidR="001220E1" w:rsidRDefault="001220E1" w:rsidP="00DB6E0C"/>
                        </w:txbxContent>
                      </v:textbox>
                    </v:shape>
                    <v:shape id="Cube 76" o:spid="_x0000_s1061" type="#_x0000_t16" style="position:absolute;left:80010;top:15356;width:9144;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4cMAA&#10;AADbAAAADwAAAGRycy9kb3ducmV2LnhtbERPzYrCMBC+C/sOYRb2pqm7oFJNiyyriCii9gHGZmyL&#10;zaQ0WVvf3hwEjx/f/yLtTS3u1LrKsoLxKAJBnFtdcaEgO6+GMxDOI2usLZOCBzlIk4/BAmNtOz7S&#10;/eQLEULYxaig9L6JpXR5SQbdyDbEgbva1qAPsC2kbrEL4aaW31E0kQYrDg0lNvRbUn47/RsFh910&#10;m40pyw7rdddv939Yry4Tpb4+++UchKfev8Uv90Yr+Anrw5fwA2Ty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o+4cMAAAADbAAAADwAAAAAAAAAAAAAAAACYAgAAZHJzL2Rvd25y&#10;ZXYueG1sUEsFBgAAAAAEAAQA9QAAAIUDAAAAAA==&#10;" fillcolor="#c00000" strokecolor="#404040" strokeweight="2pt">
                      <v:textbox>
                        <w:txbxContent>
                          <w:p w14:paraId="51CCBEE6" w14:textId="77777777" w:rsidR="001220E1" w:rsidRDefault="001220E1" w:rsidP="00DB6E0C"/>
                        </w:txbxContent>
                      </v:textbox>
                    </v:shape>
                  </v:group>
                  <v:shape id="TextBox 31" o:spid="_x0000_s1062" type="#_x0000_t202" style="position:absolute;left:48036;top:18404;width:3511;height:4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25A16C22" w14:textId="77777777" w:rsidR="001220E1" w:rsidRPr="003A1069" w:rsidRDefault="001220E1" w:rsidP="00DB6E0C">
                          <w:pPr>
                            <w:pStyle w:val="NormalWeb"/>
                            <w:spacing w:before="0" w:beforeAutospacing="0" w:after="0" w:afterAutospacing="0"/>
                            <w:rPr>
                              <w:sz w:val="28"/>
                              <w:szCs w:val="28"/>
                            </w:rPr>
                          </w:pPr>
                          <w:r w:rsidRPr="003A1069">
                            <w:rPr>
                              <w:rFonts w:asciiTheme="minorHAnsi" w:hAnsi="Calibri" w:cstheme="minorBidi"/>
                              <w:b/>
                              <w:bCs/>
                              <w:color w:val="000000" w:themeColor="text1"/>
                              <w:kern w:val="24"/>
                              <w:sz w:val="28"/>
                              <w:szCs w:val="28"/>
                            </w:rPr>
                            <w:t>5</w:t>
                          </w:r>
                        </w:p>
                      </w:txbxContent>
                    </v:textbox>
                  </v:shape>
                  <v:shape id="TextBox 32" o:spid="_x0000_s1063" type="#_x0000_t202" style="position:absolute;left:48005;top:24499;width:3511;height:4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14:paraId="62FCADA4" w14:textId="77777777" w:rsidR="001220E1" w:rsidRPr="003A1069" w:rsidRDefault="001220E1" w:rsidP="00DB6E0C">
                          <w:pPr>
                            <w:pStyle w:val="NormalWeb"/>
                            <w:spacing w:before="0" w:beforeAutospacing="0" w:after="0" w:afterAutospacing="0"/>
                            <w:rPr>
                              <w:sz w:val="28"/>
                              <w:szCs w:val="28"/>
                            </w:rPr>
                          </w:pPr>
                          <w:r w:rsidRPr="003A1069">
                            <w:rPr>
                              <w:rFonts w:asciiTheme="minorHAnsi" w:hAnsi="Calibri" w:cstheme="minorBidi"/>
                              <w:b/>
                              <w:bCs/>
                              <w:color w:val="000000" w:themeColor="text1"/>
                              <w:kern w:val="24"/>
                              <w:sz w:val="28"/>
                              <w:szCs w:val="28"/>
                            </w:rPr>
                            <w:t>4</w:t>
                          </w:r>
                        </w:p>
                      </w:txbxContent>
                    </v:textbox>
                  </v:shape>
                  <v:shape id="TextBox 33" o:spid="_x0000_s1064" type="#_x0000_t202" style="position:absolute;left:48005;top:30712;width:3511;height:4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14:paraId="5EF1922B" w14:textId="77777777" w:rsidR="001220E1" w:rsidRPr="003A1069" w:rsidRDefault="001220E1" w:rsidP="00DB6E0C">
                          <w:pPr>
                            <w:pStyle w:val="NormalWeb"/>
                            <w:spacing w:before="0" w:beforeAutospacing="0" w:after="0" w:afterAutospacing="0"/>
                            <w:rPr>
                              <w:sz w:val="28"/>
                              <w:szCs w:val="28"/>
                            </w:rPr>
                          </w:pPr>
                          <w:r w:rsidRPr="003A1069">
                            <w:rPr>
                              <w:rFonts w:asciiTheme="minorHAnsi" w:hAnsi="Calibri" w:cstheme="minorBidi"/>
                              <w:b/>
                              <w:bCs/>
                              <w:color w:val="000000" w:themeColor="text1"/>
                              <w:kern w:val="24"/>
                              <w:sz w:val="28"/>
                              <w:szCs w:val="28"/>
                            </w:rPr>
                            <w:t>3</w:t>
                          </w:r>
                        </w:p>
                      </w:txbxContent>
                    </v:textbox>
                  </v:shape>
                  <v:shape id="TextBox 34" o:spid="_x0000_s1065" type="#_x0000_t202" style="position:absolute;left:48005;top:36807;width:3511;height:4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14:paraId="230B66C5" w14:textId="77777777" w:rsidR="001220E1" w:rsidRPr="003A1069" w:rsidRDefault="001220E1" w:rsidP="00DB6E0C">
                          <w:pPr>
                            <w:pStyle w:val="NormalWeb"/>
                            <w:spacing w:before="0" w:beforeAutospacing="0" w:after="0" w:afterAutospacing="0"/>
                            <w:rPr>
                              <w:rFonts w:asciiTheme="minorHAnsi" w:hAnsiTheme="minorHAnsi" w:cstheme="minorHAnsi"/>
                              <w:b/>
                              <w:sz w:val="28"/>
                              <w:szCs w:val="28"/>
                            </w:rPr>
                          </w:pPr>
                          <w:r w:rsidRPr="003A1069">
                            <w:rPr>
                              <w:rFonts w:asciiTheme="minorHAnsi" w:hAnsiTheme="minorHAnsi" w:cstheme="minorHAnsi"/>
                              <w:b/>
                              <w:sz w:val="28"/>
                              <w:szCs w:val="28"/>
                            </w:rPr>
                            <w:t>2</w:t>
                          </w:r>
                        </w:p>
                      </w:txbxContent>
                    </v:textbox>
                  </v:shape>
                  <v:shape id="TextBox 35" o:spid="_x0000_s1066" type="#_x0000_t202" style="position:absolute;left:48005;top:42786;width:3511;height:4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14:paraId="4A71D0BF" w14:textId="77777777" w:rsidR="001220E1" w:rsidRPr="003A1069" w:rsidRDefault="001220E1" w:rsidP="00DB6E0C">
                          <w:pPr>
                            <w:pStyle w:val="NormalWeb"/>
                            <w:spacing w:before="0" w:beforeAutospacing="0" w:after="0" w:afterAutospacing="0"/>
                            <w:rPr>
                              <w:sz w:val="28"/>
                              <w:szCs w:val="28"/>
                            </w:rPr>
                          </w:pPr>
                          <w:r w:rsidRPr="003A1069">
                            <w:rPr>
                              <w:rFonts w:asciiTheme="minorHAnsi" w:hAnsi="Calibri" w:cstheme="minorBidi"/>
                              <w:b/>
                              <w:bCs/>
                              <w:color w:val="000000" w:themeColor="text1"/>
                              <w:kern w:val="24"/>
                              <w:sz w:val="28"/>
                              <w:szCs w:val="28"/>
                            </w:rPr>
                            <w:t>1</w:t>
                          </w:r>
                        </w:p>
                      </w:txbxContent>
                    </v:textbox>
                  </v:shape>
                  <v:shape id="TextBox 36" o:spid="_x0000_s1067" type="#_x0000_t202" style="position:absolute;left:54131;top:48881;width:3511;height:4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14:paraId="4E0B2515" w14:textId="77777777" w:rsidR="001220E1" w:rsidRPr="003A1069" w:rsidRDefault="001220E1" w:rsidP="00DB6E0C">
                          <w:pPr>
                            <w:pStyle w:val="NormalWeb"/>
                            <w:spacing w:before="0" w:beforeAutospacing="0" w:after="0" w:afterAutospacing="0"/>
                            <w:rPr>
                              <w:sz w:val="28"/>
                              <w:szCs w:val="28"/>
                            </w:rPr>
                          </w:pPr>
                          <w:r w:rsidRPr="003A1069">
                            <w:rPr>
                              <w:rFonts w:asciiTheme="minorHAnsi" w:hAnsi="Calibri" w:cstheme="minorBidi"/>
                              <w:b/>
                              <w:bCs/>
                              <w:color w:val="000000" w:themeColor="text1"/>
                              <w:kern w:val="24"/>
                              <w:sz w:val="28"/>
                              <w:szCs w:val="28"/>
                            </w:rPr>
                            <w:t>1</w:t>
                          </w:r>
                        </w:p>
                      </w:txbxContent>
                    </v:textbox>
                  </v:shape>
                  <v:shape id="TextBox 37" o:spid="_x0000_s1068" type="#_x0000_t202" style="position:absolute;left:61372;top:48881;width:3511;height:4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14:paraId="6CFEB012" w14:textId="77777777" w:rsidR="001220E1" w:rsidRPr="003A1069" w:rsidRDefault="001220E1" w:rsidP="00DB6E0C">
                          <w:pPr>
                            <w:pStyle w:val="NormalWeb"/>
                            <w:spacing w:before="0" w:beforeAutospacing="0" w:after="0" w:afterAutospacing="0"/>
                            <w:rPr>
                              <w:sz w:val="28"/>
                              <w:szCs w:val="28"/>
                            </w:rPr>
                          </w:pPr>
                          <w:r w:rsidRPr="003A1069">
                            <w:rPr>
                              <w:rFonts w:asciiTheme="minorHAnsi" w:hAnsi="Calibri" w:cstheme="minorBidi"/>
                              <w:b/>
                              <w:bCs/>
                              <w:color w:val="000000" w:themeColor="text1"/>
                              <w:kern w:val="24"/>
                              <w:sz w:val="28"/>
                              <w:szCs w:val="28"/>
                            </w:rPr>
                            <w:t>2</w:t>
                          </w:r>
                        </w:p>
                      </w:txbxContent>
                    </v:textbox>
                  </v:shape>
                  <v:shape id="TextBox 38" o:spid="_x0000_s1069" type="#_x0000_t202" style="position:absolute;left:68157;top:48881;width:3511;height:4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OFn8EA&#10;AADbAAAADwAAAGRycy9kb3ducmV2LnhtbERPW2vCMBR+H+w/hCPsbU28bMzOKEMZ7Emxm4Jvh+bY&#10;ljUnocls/ffmQdjjx3dfrAbbigt1oXGsYZwpEMSlMw1XGn6+P5/fQISIbLB1TBquFGC1fHxYYG5c&#10;z3u6FLESKYRDjhrqGH0uZShrshgy54kTd3adxZhgV0nTYZ/CbSsnSr1Kiw2nhho9rWsqf4s/q+Gw&#10;PZ+OM7WrNvbF925Qku1cav00Gj7eQUQa4r/47v4yGqZpbP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DhZ/BAAAA2wAAAA8AAAAAAAAAAAAAAAAAmAIAAGRycy9kb3du&#10;cmV2LnhtbFBLBQYAAAAABAAEAPUAAACGAwAAAAA=&#10;" filled="f" stroked="f">
                    <v:textbox>
                      <w:txbxContent>
                        <w:p w14:paraId="305F22B4" w14:textId="77777777" w:rsidR="001220E1" w:rsidRPr="003A1069" w:rsidRDefault="001220E1" w:rsidP="00DB6E0C">
                          <w:pPr>
                            <w:pStyle w:val="NormalWeb"/>
                            <w:spacing w:before="0" w:beforeAutospacing="0" w:after="0" w:afterAutospacing="0"/>
                            <w:rPr>
                              <w:sz w:val="28"/>
                              <w:szCs w:val="28"/>
                            </w:rPr>
                          </w:pPr>
                          <w:r w:rsidRPr="003A1069">
                            <w:rPr>
                              <w:rFonts w:asciiTheme="minorHAnsi" w:hAnsi="Calibri" w:cstheme="minorBidi"/>
                              <w:b/>
                              <w:bCs/>
                              <w:color w:val="000000" w:themeColor="text1"/>
                              <w:kern w:val="24"/>
                              <w:sz w:val="28"/>
                              <w:szCs w:val="28"/>
                            </w:rPr>
                            <w:t>3</w:t>
                          </w:r>
                        </w:p>
                      </w:txbxContent>
                    </v:textbox>
                  </v:shape>
                  <v:shape id="TextBox 39" o:spid="_x0000_s1070" type="#_x0000_t202" style="position:absolute;left:75190;top:48881;width:3511;height:4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14:paraId="73835D72" w14:textId="77777777" w:rsidR="001220E1" w:rsidRPr="003A1069" w:rsidRDefault="001220E1" w:rsidP="00DB6E0C">
                          <w:pPr>
                            <w:pStyle w:val="NormalWeb"/>
                            <w:spacing w:before="0" w:beforeAutospacing="0" w:after="0" w:afterAutospacing="0"/>
                            <w:rPr>
                              <w:sz w:val="28"/>
                              <w:szCs w:val="28"/>
                            </w:rPr>
                          </w:pPr>
                          <w:r w:rsidRPr="003A1069">
                            <w:rPr>
                              <w:rFonts w:asciiTheme="minorHAnsi" w:hAnsi="Calibri" w:cstheme="minorBidi"/>
                              <w:b/>
                              <w:bCs/>
                              <w:color w:val="000000" w:themeColor="text1"/>
                              <w:kern w:val="24"/>
                              <w:sz w:val="28"/>
                              <w:szCs w:val="28"/>
                            </w:rPr>
                            <w:t>4</w:t>
                          </w:r>
                        </w:p>
                      </w:txbxContent>
                    </v:textbox>
                  </v:shape>
                  <v:shape id="TextBox 40" o:spid="_x0000_s1071" type="#_x0000_t202" style="position:absolute;left:82113;top:48881;width:3511;height:4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14:paraId="7CA12948" w14:textId="77777777" w:rsidR="001220E1" w:rsidRPr="003A1069" w:rsidRDefault="001220E1" w:rsidP="00DB6E0C">
                          <w:pPr>
                            <w:pStyle w:val="NormalWeb"/>
                            <w:spacing w:before="0" w:beforeAutospacing="0" w:after="0" w:afterAutospacing="0"/>
                            <w:rPr>
                              <w:sz w:val="28"/>
                              <w:szCs w:val="28"/>
                            </w:rPr>
                          </w:pPr>
                          <w:r w:rsidRPr="003A1069">
                            <w:rPr>
                              <w:rFonts w:asciiTheme="minorHAnsi" w:hAnsi="Calibri" w:cstheme="minorBidi"/>
                              <w:b/>
                              <w:bCs/>
                              <w:color w:val="000000" w:themeColor="text1"/>
                              <w:kern w:val="24"/>
                              <w:sz w:val="28"/>
                              <w:szCs w:val="28"/>
                            </w:rPr>
                            <w:t>5</w:t>
                          </w:r>
                        </w:p>
                      </w:txbxContent>
                    </v:textbox>
                  </v:shape>
                </v:group>
                <v:shape id="TextBox 42" o:spid="_x0000_s1072" type="#_x0000_t202" style="position:absolute;left:39953;top:27853;width:12291;height:370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qMcUA&#10;AADbAAAADwAAAGRycy9kb3ducmV2LnhtbESPS4vCQBCE78L+h6EXvOnEB65kHUUUUfHg+sJrk2mT&#10;sJmemBk1++93BMFjUVVfUaNJbQpxp8rllhV02hEI4sTqnFMFx8OiNQThPLLGwjIp+CMHk/FHY4Sx&#10;tg/e0X3vUxEg7GJUkHlfxlK6JCODrm1L4uBdbGXQB1mlUlf4CHBTyG4UDaTBnMNChiXNMkp+9zej&#10;4OvozXVwvmx7a7lOz7fl4mczPynV/Kyn3yA81f4dfrVXWkG/A88v4QfI8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2SoxxQAAANsAAAAPAAAAAAAAAAAAAAAAAJgCAABkcnMv&#10;ZG93bnJldi54bWxQSwUGAAAAAAQABAD1AAAAigMAAAAA&#10;" filled="f" stroked="f">
                  <v:textbox style="layout-flow:vertical;mso-layout-flow-alt:bottom-to-top">
                    <w:txbxContent>
                      <w:p w14:paraId="6547683C" w14:textId="77777777" w:rsidR="001220E1" w:rsidRPr="003A1069" w:rsidRDefault="001220E1" w:rsidP="00DB6E0C">
                        <w:pPr>
                          <w:pStyle w:val="NormalWeb"/>
                          <w:spacing w:before="0" w:beforeAutospacing="0" w:after="0" w:afterAutospacing="0"/>
                          <w:rPr>
                            <w:sz w:val="28"/>
                            <w:szCs w:val="28"/>
                          </w:rPr>
                        </w:pPr>
                        <w:r w:rsidRPr="003A1069">
                          <w:rPr>
                            <w:rFonts w:asciiTheme="minorHAnsi" w:hAnsi="Calibri" w:cstheme="minorBidi"/>
                            <w:color w:val="000000" w:themeColor="text1"/>
                            <w:kern w:val="24"/>
                            <w:sz w:val="28"/>
                            <w:szCs w:val="28"/>
                          </w:rPr>
                          <w:t>Likelihood</w:t>
                        </w:r>
                      </w:p>
                    </w:txbxContent>
                  </v:textbox>
                </v:shape>
                <v:shape id="TextBox 43" o:spid="_x0000_s1073" type="#_x0000_t202" style="position:absolute;left:59400;top:46593;width:16584;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3BCMIA&#10;AADbAAAADwAAAGRycy9kb3ducmV2LnhtbESPT4vCMBTE7wt+h/AEb2uiuItWo4gieFpZ/4G3R/Ns&#10;i81LaaKt394sLHgcZuY3zGzR2lI8qPaFYw2DvgJBnDpTcKbheNh8jkH4gGywdEwanuRhMe98zDAx&#10;ruFfeuxDJiKEfYIa8hCqREqf5mTR911FHL2rqy2GKOtMmhqbCLelHCr1LS0WHBdyrGiVU3rb362G&#10;08/1ch6pXba2X1XjWiXZTqTWvW67nIII1IZ3+L+9NRpGQ/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rcEIwgAAANsAAAAPAAAAAAAAAAAAAAAAAJgCAABkcnMvZG93&#10;bnJldi54bWxQSwUGAAAAAAQABAD1AAAAhwMAAAAA&#10;" filled="f" stroked="f">
                  <v:textbox>
                    <w:txbxContent>
                      <w:p w14:paraId="0A43636D" w14:textId="77777777" w:rsidR="001220E1" w:rsidRPr="003A1069" w:rsidRDefault="001220E1" w:rsidP="00DB6E0C">
                        <w:pPr>
                          <w:pStyle w:val="NormalWeb"/>
                          <w:spacing w:before="0" w:beforeAutospacing="0" w:after="0" w:afterAutospacing="0"/>
                          <w:rPr>
                            <w:sz w:val="28"/>
                            <w:szCs w:val="28"/>
                          </w:rPr>
                        </w:pPr>
                        <w:r w:rsidRPr="003A1069">
                          <w:rPr>
                            <w:rFonts w:asciiTheme="minorHAnsi" w:hAnsi="Calibri" w:cstheme="minorBidi"/>
                            <w:color w:val="000000" w:themeColor="text1"/>
                            <w:kern w:val="24"/>
                            <w:sz w:val="28"/>
                            <w:szCs w:val="28"/>
                          </w:rPr>
                          <w:t>Consequenc</w:t>
                        </w:r>
                        <w:r>
                          <w:rPr>
                            <w:rFonts w:asciiTheme="minorHAnsi" w:hAnsi="Calibri" w:cstheme="minorBidi"/>
                            <w:color w:val="000000" w:themeColor="text1"/>
                            <w:kern w:val="24"/>
                            <w:sz w:val="28"/>
                            <w:szCs w:val="28"/>
                          </w:rPr>
                          <w:t>e</w:t>
                        </w:r>
                      </w:p>
                    </w:txbxContent>
                  </v:textbox>
                </v:shape>
                <w10:anchorlock/>
              </v:group>
            </w:pict>
          </mc:Fallback>
        </mc:AlternateContent>
      </w:r>
    </w:p>
    <w:p w14:paraId="455B1581" w14:textId="63ACBB97" w:rsidR="00303813" w:rsidRPr="00D65586" w:rsidRDefault="006123B7" w:rsidP="00D64693">
      <w:pPr>
        <w:pStyle w:val="Caption"/>
        <w:spacing w:before="120" w:after="40"/>
        <w:jc w:val="center"/>
        <w:rPr>
          <w:rFonts w:asciiTheme="minorHAnsi" w:hAnsiTheme="minorHAnsi"/>
        </w:rPr>
      </w:pPr>
      <w:bookmarkStart w:id="990" w:name="_Ref367712224"/>
      <w:bookmarkStart w:id="991" w:name="_Ref364846020"/>
      <w:bookmarkStart w:id="992" w:name="_Ref364770742"/>
      <w:r w:rsidRPr="00D65586">
        <w:rPr>
          <w:rFonts w:asciiTheme="minorHAnsi" w:hAnsiTheme="minorHAnsi"/>
        </w:rPr>
        <w:t xml:space="preserve">Figure </w:t>
      </w:r>
      <w:bookmarkEnd w:id="990"/>
      <w:r w:rsidR="00B66416">
        <w:rPr>
          <w:rFonts w:asciiTheme="minorHAnsi" w:hAnsiTheme="minorHAnsi"/>
        </w:rPr>
        <w:t>1</w:t>
      </w:r>
      <w:r w:rsidR="00C40FA6">
        <w:rPr>
          <w:rFonts w:asciiTheme="minorHAnsi" w:hAnsiTheme="minorHAnsi"/>
        </w:rPr>
        <w:t>5</w:t>
      </w:r>
      <w:r w:rsidRPr="00D65586">
        <w:rPr>
          <w:rFonts w:asciiTheme="minorHAnsi" w:hAnsiTheme="minorHAnsi"/>
        </w:rPr>
        <w:t xml:space="preserve">: Risk Score </w:t>
      </w:r>
      <w:bookmarkEnd w:id="991"/>
      <w:bookmarkEnd w:id="992"/>
    </w:p>
    <w:p w14:paraId="5254DAB7" w14:textId="77777777" w:rsidR="00303813" w:rsidRPr="00D65586" w:rsidRDefault="00303813" w:rsidP="00303813">
      <w:pPr>
        <w:rPr>
          <w:rFonts w:asciiTheme="minorHAnsi" w:hAnsiTheme="minorHAnsi"/>
        </w:rPr>
        <w:sectPr w:rsidR="00303813" w:rsidRPr="00D65586" w:rsidSect="00891ADA">
          <w:headerReference w:type="default" r:id="rId36"/>
          <w:footerReference w:type="default" r:id="rId37"/>
          <w:headerReference w:type="first" r:id="rId38"/>
          <w:footerReference w:type="first" r:id="rId39"/>
          <w:pgSz w:w="12240" w:h="15840" w:code="1"/>
          <w:pgMar w:top="1440" w:right="1440" w:bottom="1440" w:left="1800" w:header="720" w:footer="720" w:gutter="0"/>
          <w:pgNumType w:start="1"/>
          <w:cols w:space="720"/>
          <w:titlePg/>
          <w:docGrid w:linePitch="360"/>
        </w:sectPr>
      </w:pPr>
    </w:p>
    <w:p w14:paraId="1C578B0E" w14:textId="77777777" w:rsidR="00303813" w:rsidRPr="00D65586" w:rsidRDefault="00303813" w:rsidP="00303813">
      <w:pPr>
        <w:rPr>
          <w:rFonts w:asciiTheme="minorHAnsi" w:hAnsiTheme="minorHAnsi"/>
        </w:rPr>
      </w:pPr>
    </w:p>
    <w:tbl>
      <w:tblPr>
        <w:tblStyle w:val="TableGrid"/>
        <w:tblW w:w="12040" w:type="dxa"/>
        <w:jc w:val="center"/>
        <w:tblCellMar>
          <w:left w:w="115" w:type="dxa"/>
          <w:right w:w="115" w:type="dxa"/>
        </w:tblCellMar>
        <w:tblLook w:val="04A0" w:firstRow="1" w:lastRow="0" w:firstColumn="1" w:lastColumn="0" w:noHBand="0" w:noVBand="1"/>
      </w:tblPr>
      <w:tblGrid>
        <w:gridCol w:w="980"/>
        <w:gridCol w:w="1968"/>
        <w:gridCol w:w="1540"/>
        <w:gridCol w:w="1278"/>
        <w:gridCol w:w="932"/>
        <w:gridCol w:w="3600"/>
        <w:gridCol w:w="1742"/>
      </w:tblGrid>
      <w:tr w:rsidR="0021230A" w:rsidRPr="00D65586" w14:paraId="2A914AF0" w14:textId="77777777" w:rsidTr="00013B4A">
        <w:trPr>
          <w:tblHeader/>
          <w:jc w:val="center"/>
        </w:trPr>
        <w:tc>
          <w:tcPr>
            <w:tcW w:w="980" w:type="dxa"/>
            <w:shd w:val="clear" w:color="auto" w:fill="002060"/>
            <w:vAlign w:val="center"/>
          </w:tcPr>
          <w:p w14:paraId="657E5321" w14:textId="77777777" w:rsidR="00303813" w:rsidRPr="00D65586" w:rsidRDefault="00303813" w:rsidP="00841A0F">
            <w:pPr>
              <w:jc w:val="center"/>
              <w:rPr>
                <w:rFonts w:asciiTheme="minorHAnsi" w:hAnsiTheme="minorHAnsi"/>
                <w:b/>
                <w:sz w:val="22"/>
                <w:szCs w:val="22"/>
              </w:rPr>
            </w:pPr>
            <w:r w:rsidRPr="00D65586">
              <w:rPr>
                <w:rFonts w:asciiTheme="minorHAnsi" w:hAnsiTheme="minorHAnsi"/>
                <w:b/>
                <w:sz w:val="22"/>
                <w:szCs w:val="22"/>
              </w:rPr>
              <w:t>Risk Number</w:t>
            </w:r>
          </w:p>
        </w:tc>
        <w:tc>
          <w:tcPr>
            <w:tcW w:w="1968" w:type="dxa"/>
            <w:shd w:val="clear" w:color="auto" w:fill="002060"/>
            <w:vAlign w:val="center"/>
          </w:tcPr>
          <w:p w14:paraId="3A47F7EC" w14:textId="77777777" w:rsidR="00303813" w:rsidRPr="00D65586" w:rsidRDefault="00303813" w:rsidP="00757D29">
            <w:pPr>
              <w:jc w:val="center"/>
              <w:rPr>
                <w:rFonts w:asciiTheme="minorHAnsi" w:hAnsiTheme="minorHAnsi"/>
                <w:b/>
                <w:sz w:val="22"/>
                <w:szCs w:val="22"/>
              </w:rPr>
            </w:pPr>
            <w:r w:rsidRPr="00D65586">
              <w:rPr>
                <w:rFonts w:asciiTheme="minorHAnsi" w:hAnsiTheme="minorHAnsi"/>
                <w:b/>
                <w:sz w:val="22"/>
                <w:szCs w:val="22"/>
              </w:rPr>
              <w:t>Risk Name</w:t>
            </w:r>
          </w:p>
        </w:tc>
        <w:tc>
          <w:tcPr>
            <w:tcW w:w="1540" w:type="dxa"/>
            <w:shd w:val="clear" w:color="auto" w:fill="002060"/>
            <w:vAlign w:val="center"/>
          </w:tcPr>
          <w:p w14:paraId="75FEF7E4" w14:textId="77777777" w:rsidR="00303813" w:rsidRPr="00D65586" w:rsidRDefault="00303813" w:rsidP="00757D29">
            <w:pPr>
              <w:jc w:val="center"/>
              <w:rPr>
                <w:rFonts w:asciiTheme="minorHAnsi" w:hAnsiTheme="minorHAnsi"/>
                <w:b/>
                <w:sz w:val="22"/>
                <w:szCs w:val="22"/>
              </w:rPr>
            </w:pPr>
            <w:r w:rsidRPr="00D65586">
              <w:rPr>
                <w:rFonts w:asciiTheme="minorHAnsi" w:hAnsiTheme="minorHAnsi"/>
                <w:b/>
                <w:sz w:val="22"/>
                <w:szCs w:val="22"/>
              </w:rPr>
              <w:t>Risk Description</w:t>
            </w:r>
          </w:p>
        </w:tc>
        <w:tc>
          <w:tcPr>
            <w:tcW w:w="1278" w:type="dxa"/>
            <w:shd w:val="clear" w:color="auto" w:fill="002060"/>
            <w:vAlign w:val="center"/>
          </w:tcPr>
          <w:p w14:paraId="5178D9E4" w14:textId="77777777" w:rsidR="00303813" w:rsidRPr="00D65586" w:rsidRDefault="00303813" w:rsidP="00757D29">
            <w:pPr>
              <w:jc w:val="center"/>
              <w:rPr>
                <w:rFonts w:asciiTheme="minorHAnsi" w:hAnsiTheme="minorHAnsi"/>
                <w:b/>
                <w:sz w:val="22"/>
                <w:szCs w:val="22"/>
              </w:rPr>
            </w:pPr>
            <w:r w:rsidRPr="00D65586">
              <w:rPr>
                <w:rFonts w:asciiTheme="minorHAnsi" w:hAnsiTheme="minorHAnsi"/>
                <w:b/>
                <w:sz w:val="22"/>
                <w:szCs w:val="22"/>
              </w:rPr>
              <w:t>Risk Category</w:t>
            </w:r>
          </w:p>
        </w:tc>
        <w:tc>
          <w:tcPr>
            <w:tcW w:w="932" w:type="dxa"/>
            <w:shd w:val="clear" w:color="auto" w:fill="002060"/>
            <w:vAlign w:val="center"/>
          </w:tcPr>
          <w:p w14:paraId="244BE79B" w14:textId="77777777" w:rsidR="00303813" w:rsidRPr="00D65586" w:rsidRDefault="00303813" w:rsidP="00757D29">
            <w:pPr>
              <w:jc w:val="center"/>
              <w:rPr>
                <w:rFonts w:asciiTheme="minorHAnsi" w:hAnsiTheme="minorHAnsi"/>
                <w:b/>
                <w:sz w:val="22"/>
                <w:szCs w:val="22"/>
              </w:rPr>
            </w:pPr>
            <w:r w:rsidRPr="00D65586">
              <w:rPr>
                <w:rFonts w:asciiTheme="minorHAnsi" w:hAnsiTheme="minorHAnsi"/>
                <w:b/>
                <w:sz w:val="22"/>
                <w:szCs w:val="22"/>
              </w:rPr>
              <w:t>Risk Score</w:t>
            </w:r>
          </w:p>
        </w:tc>
        <w:tc>
          <w:tcPr>
            <w:tcW w:w="3600" w:type="dxa"/>
            <w:shd w:val="clear" w:color="auto" w:fill="002060"/>
            <w:vAlign w:val="center"/>
          </w:tcPr>
          <w:p w14:paraId="0F00EEBE" w14:textId="77777777" w:rsidR="00303813" w:rsidRPr="00D65586" w:rsidRDefault="00303813" w:rsidP="00757D29">
            <w:pPr>
              <w:jc w:val="center"/>
              <w:rPr>
                <w:rFonts w:asciiTheme="minorHAnsi" w:hAnsiTheme="minorHAnsi"/>
                <w:b/>
                <w:sz w:val="22"/>
                <w:szCs w:val="22"/>
              </w:rPr>
            </w:pPr>
            <w:r w:rsidRPr="00D65586">
              <w:rPr>
                <w:rFonts w:asciiTheme="minorHAnsi" w:hAnsiTheme="minorHAnsi"/>
                <w:b/>
                <w:sz w:val="22"/>
                <w:szCs w:val="22"/>
              </w:rPr>
              <w:t>Response Strategy</w:t>
            </w:r>
          </w:p>
        </w:tc>
        <w:tc>
          <w:tcPr>
            <w:tcW w:w="1742" w:type="dxa"/>
            <w:shd w:val="clear" w:color="auto" w:fill="002060"/>
          </w:tcPr>
          <w:p w14:paraId="31D3A2CD" w14:textId="77777777" w:rsidR="00303813" w:rsidRPr="00D65586" w:rsidRDefault="00303813" w:rsidP="00757D29">
            <w:pPr>
              <w:rPr>
                <w:rFonts w:asciiTheme="minorHAnsi" w:hAnsiTheme="minorHAnsi"/>
                <w:b/>
                <w:color w:val="FFFFFF" w:themeColor="background1"/>
                <w:sz w:val="22"/>
                <w:szCs w:val="22"/>
              </w:rPr>
            </w:pPr>
            <w:r w:rsidRPr="00D65586">
              <w:rPr>
                <w:rFonts w:asciiTheme="minorHAnsi" w:hAnsiTheme="minorHAnsi"/>
                <w:b/>
                <w:color w:val="FFFFFF" w:themeColor="background1"/>
                <w:sz w:val="22"/>
                <w:szCs w:val="22"/>
              </w:rPr>
              <w:t>Action</w:t>
            </w:r>
          </w:p>
          <w:p w14:paraId="1F1959A8" w14:textId="77777777" w:rsidR="00303813" w:rsidRPr="00D65586" w:rsidRDefault="00303813" w:rsidP="00757D29">
            <w:pPr>
              <w:rPr>
                <w:rFonts w:asciiTheme="minorHAnsi" w:hAnsiTheme="minorHAnsi"/>
                <w:b/>
                <w:color w:val="FF0000"/>
                <w:sz w:val="22"/>
                <w:szCs w:val="22"/>
              </w:rPr>
            </w:pPr>
            <w:r w:rsidRPr="00D65586">
              <w:rPr>
                <w:rFonts w:asciiTheme="minorHAnsi" w:hAnsiTheme="minorHAnsi"/>
                <w:b/>
                <w:color w:val="FFFFFF" w:themeColor="background1"/>
                <w:sz w:val="22"/>
                <w:szCs w:val="22"/>
              </w:rPr>
              <w:t>Code</w:t>
            </w:r>
          </w:p>
        </w:tc>
      </w:tr>
      <w:tr w:rsidR="0021230A" w:rsidRPr="00D65586" w14:paraId="149E6E75" w14:textId="77777777" w:rsidTr="00013B4A">
        <w:trPr>
          <w:jc w:val="center"/>
        </w:trPr>
        <w:tc>
          <w:tcPr>
            <w:tcW w:w="980" w:type="dxa"/>
          </w:tcPr>
          <w:p w14:paraId="22F4A8EA" w14:textId="77777777" w:rsidR="00303813" w:rsidRPr="00D65586" w:rsidRDefault="00303813" w:rsidP="00757D29">
            <w:pPr>
              <w:jc w:val="center"/>
              <w:rPr>
                <w:rFonts w:asciiTheme="minorHAnsi" w:hAnsiTheme="minorHAnsi"/>
              </w:rPr>
            </w:pPr>
            <w:r w:rsidRPr="00D65586">
              <w:rPr>
                <w:rFonts w:asciiTheme="minorHAnsi" w:hAnsiTheme="minorHAnsi"/>
              </w:rPr>
              <w:t>1</w:t>
            </w:r>
          </w:p>
        </w:tc>
        <w:tc>
          <w:tcPr>
            <w:tcW w:w="1968" w:type="dxa"/>
          </w:tcPr>
          <w:p w14:paraId="1F00D6AD" w14:textId="77777777" w:rsidR="00E6549C" w:rsidRDefault="00D06E98" w:rsidP="00E2564F">
            <w:pPr>
              <w:rPr>
                <w:rFonts w:asciiTheme="minorHAnsi" w:hAnsiTheme="minorHAnsi"/>
              </w:rPr>
            </w:pPr>
            <w:r>
              <w:rPr>
                <w:rFonts w:asciiTheme="minorHAnsi" w:hAnsiTheme="minorHAnsi"/>
              </w:rPr>
              <w:t>NPPD(</w:t>
            </w:r>
            <w:r w:rsidR="00E2564F" w:rsidRPr="00D65586">
              <w:rPr>
                <w:rFonts w:asciiTheme="minorHAnsi" w:hAnsiTheme="minorHAnsi"/>
              </w:rPr>
              <w:t>CS&amp;C</w:t>
            </w:r>
            <w:r>
              <w:rPr>
                <w:rFonts w:asciiTheme="minorHAnsi" w:hAnsiTheme="minorHAnsi"/>
              </w:rPr>
              <w:t>)</w:t>
            </w:r>
            <w:r w:rsidR="00E2564F" w:rsidRPr="00D65586">
              <w:rPr>
                <w:rFonts w:asciiTheme="minorHAnsi" w:hAnsiTheme="minorHAnsi"/>
              </w:rPr>
              <w:t xml:space="preserve"> agreement on requirements and execution</w:t>
            </w:r>
          </w:p>
          <w:p w14:paraId="7E387120" w14:textId="77777777" w:rsidR="00E6549C" w:rsidRPr="00E6549C" w:rsidRDefault="00E6549C" w:rsidP="00E6549C">
            <w:pPr>
              <w:rPr>
                <w:rFonts w:asciiTheme="minorHAnsi" w:hAnsiTheme="minorHAnsi"/>
              </w:rPr>
            </w:pPr>
          </w:p>
          <w:p w14:paraId="5658E75D" w14:textId="77777777" w:rsidR="00E6549C" w:rsidRPr="00E6549C" w:rsidRDefault="00E6549C" w:rsidP="00E6549C">
            <w:pPr>
              <w:rPr>
                <w:rFonts w:asciiTheme="minorHAnsi" w:hAnsiTheme="minorHAnsi"/>
              </w:rPr>
            </w:pPr>
          </w:p>
          <w:p w14:paraId="2BB0B5AD" w14:textId="77777777" w:rsidR="00E6549C" w:rsidRDefault="00E6549C" w:rsidP="00E6549C">
            <w:pPr>
              <w:rPr>
                <w:rFonts w:asciiTheme="minorHAnsi" w:hAnsiTheme="minorHAnsi"/>
              </w:rPr>
            </w:pPr>
          </w:p>
          <w:p w14:paraId="35366DFD" w14:textId="77777777" w:rsidR="00303813" w:rsidRPr="00E6549C" w:rsidRDefault="00303813" w:rsidP="00E22280">
            <w:pPr>
              <w:jc w:val="center"/>
              <w:rPr>
                <w:rFonts w:asciiTheme="minorHAnsi" w:hAnsiTheme="minorHAnsi"/>
              </w:rPr>
            </w:pPr>
          </w:p>
        </w:tc>
        <w:tc>
          <w:tcPr>
            <w:tcW w:w="1540" w:type="dxa"/>
          </w:tcPr>
          <w:p w14:paraId="042648F9" w14:textId="77777777" w:rsidR="00303813" w:rsidRPr="00D65586" w:rsidRDefault="00E2564F" w:rsidP="00E2564F">
            <w:pPr>
              <w:rPr>
                <w:rFonts w:asciiTheme="minorHAnsi" w:hAnsiTheme="minorHAnsi"/>
              </w:rPr>
            </w:pPr>
            <w:r w:rsidRPr="00D65586">
              <w:rPr>
                <w:rFonts w:asciiTheme="minorHAnsi" w:hAnsiTheme="minorHAnsi"/>
              </w:rPr>
              <w:t xml:space="preserve">CS&amp;C, the program office for NCPS, does not concur </w:t>
            </w:r>
            <w:r w:rsidR="00E22280" w:rsidRPr="00D65586">
              <w:rPr>
                <w:rFonts w:asciiTheme="minorHAnsi" w:hAnsiTheme="minorHAnsi"/>
              </w:rPr>
              <w:t>with all</w:t>
            </w:r>
            <w:r w:rsidRPr="00D65586">
              <w:rPr>
                <w:rFonts w:asciiTheme="minorHAnsi" w:hAnsiTheme="minorHAnsi"/>
              </w:rPr>
              <w:t xml:space="preserve"> of the research tasks being funded by CSD</w:t>
            </w:r>
            <w:r w:rsidR="001735F4" w:rsidRPr="00D65586">
              <w:rPr>
                <w:rFonts w:asciiTheme="minorHAnsi" w:hAnsiTheme="minorHAnsi"/>
              </w:rPr>
              <w:t>.</w:t>
            </w:r>
          </w:p>
        </w:tc>
        <w:tc>
          <w:tcPr>
            <w:tcW w:w="1278" w:type="dxa"/>
          </w:tcPr>
          <w:p w14:paraId="4BCA2590" w14:textId="77777777" w:rsidR="00E6549C" w:rsidRDefault="00303813" w:rsidP="00757D29">
            <w:pPr>
              <w:rPr>
                <w:rFonts w:asciiTheme="minorHAnsi" w:hAnsiTheme="minorHAnsi"/>
              </w:rPr>
            </w:pPr>
            <w:r w:rsidRPr="00D65586">
              <w:rPr>
                <w:rFonts w:asciiTheme="minorHAnsi" w:hAnsiTheme="minorHAnsi"/>
              </w:rPr>
              <w:t>Operational</w:t>
            </w:r>
            <w:r w:rsidR="00E2564F" w:rsidRPr="00D65586">
              <w:rPr>
                <w:rFonts w:asciiTheme="minorHAnsi" w:hAnsiTheme="minorHAnsi"/>
              </w:rPr>
              <w:t>, Schedule</w:t>
            </w:r>
            <w:r w:rsidRPr="00D65586">
              <w:rPr>
                <w:rFonts w:asciiTheme="minorHAnsi" w:hAnsiTheme="minorHAnsi"/>
              </w:rPr>
              <w:t xml:space="preserve"> </w:t>
            </w:r>
          </w:p>
          <w:p w14:paraId="250FEC7E" w14:textId="77777777" w:rsidR="00E6549C" w:rsidRPr="00E6549C" w:rsidRDefault="00E6549C" w:rsidP="00E6549C">
            <w:pPr>
              <w:rPr>
                <w:rFonts w:asciiTheme="minorHAnsi" w:hAnsiTheme="minorHAnsi"/>
              </w:rPr>
            </w:pPr>
          </w:p>
          <w:p w14:paraId="6EF055D1" w14:textId="77777777" w:rsidR="00E6549C" w:rsidRPr="00E6549C" w:rsidRDefault="00E6549C">
            <w:pPr>
              <w:rPr>
                <w:rFonts w:asciiTheme="minorHAnsi" w:hAnsiTheme="minorHAnsi"/>
              </w:rPr>
            </w:pPr>
          </w:p>
          <w:p w14:paraId="15192E09" w14:textId="77777777" w:rsidR="00E6549C" w:rsidRPr="00E6549C" w:rsidRDefault="00E6549C">
            <w:pPr>
              <w:rPr>
                <w:rFonts w:asciiTheme="minorHAnsi" w:hAnsiTheme="minorHAnsi"/>
              </w:rPr>
            </w:pPr>
          </w:p>
          <w:p w14:paraId="0207D389" w14:textId="77777777" w:rsidR="00E6549C" w:rsidRPr="00E6549C" w:rsidRDefault="00E6549C">
            <w:pPr>
              <w:rPr>
                <w:rFonts w:asciiTheme="minorHAnsi" w:hAnsiTheme="minorHAnsi"/>
              </w:rPr>
            </w:pPr>
          </w:p>
          <w:p w14:paraId="014ACE18" w14:textId="77777777" w:rsidR="00E6549C" w:rsidRPr="00E6549C" w:rsidRDefault="00E6549C">
            <w:pPr>
              <w:rPr>
                <w:rFonts w:asciiTheme="minorHAnsi" w:hAnsiTheme="minorHAnsi"/>
              </w:rPr>
            </w:pPr>
          </w:p>
          <w:p w14:paraId="2DD11F5A" w14:textId="77777777" w:rsidR="00E6549C" w:rsidRDefault="00E6549C" w:rsidP="00E6549C">
            <w:pPr>
              <w:rPr>
                <w:rFonts w:asciiTheme="minorHAnsi" w:hAnsiTheme="minorHAnsi"/>
              </w:rPr>
            </w:pPr>
          </w:p>
          <w:p w14:paraId="4AAC85BF" w14:textId="77777777" w:rsidR="00303813" w:rsidRPr="00E6549C" w:rsidRDefault="00303813" w:rsidP="00E6549C">
            <w:pPr>
              <w:rPr>
                <w:rFonts w:asciiTheme="minorHAnsi" w:hAnsiTheme="minorHAnsi"/>
              </w:rPr>
            </w:pPr>
          </w:p>
        </w:tc>
        <w:tc>
          <w:tcPr>
            <w:tcW w:w="932" w:type="dxa"/>
          </w:tcPr>
          <w:p w14:paraId="5793D713" w14:textId="77777777" w:rsidR="00303813" w:rsidRPr="00D65586" w:rsidRDefault="00303813" w:rsidP="00757D29">
            <w:pPr>
              <w:jc w:val="center"/>
              <w:rPr>
                <w:rFonts w:asciiTheme="minorHAnsi" w:hAnsiTheme="minorHAnsi"/>
                <w:color w:val="FF0000"/>
              </w:rPr>
            </w:pPr>
            <w:r w:rsidRPr="0072040E">
              <w:rPr>
                <w:rFonts w:asciiTheme="minorHAnsi" w:hAnsiTheme="minorHAnsi"/>
              </w:rPr>
              <w:t>15 (L3; C5)</w:t>
            </w:r>
          </w:p>
        </w:tc>
        <w:tc>
          <w:tcPr>
            <w:tcW w:w="3600" w:type="dxa"/>
          </w:tcPr>
          <w:p w14:paraId="5DAEDE99" w14:textId="52688D06" w:rsidR="00303813" w:rsidRPr="00D65586" w:rsidRDefault="00E2564F" w:rsidP="00ED538A">
            <w:pPr>
              <w:rPr>
                <w:rFonts w:asciiTheme="minorHAnsi" w:hAnsiTheme="minorHAnsi"/>
              </w:rPr>
            </w:pPr>
            <w:r w:rsidRPr="00D65586">
              <w:rPr>
                <w:rFonts w:asciiTheme="minorHAnsi" w:hAnsiTheme="minorHAnsi"/>
              </w:rPr>
              <w:t xml:space="preserve">This </w:t>
            </w:r>
            <w:r w:rsidR="00E22280">
              <w:rPr>
                <w:rFonts w:asciiTheme="minorHAnsi" w:hAnsiTheme="minorHAnsi"/>
              </w:rPr>
              <w:t>would</w:t>
            </w:r>
            <w:r w:rsidRPr="00D65586">
              <w:rPr>
                <w:rFonts w:asciiTheme="minorHAnsi" w:hAnsiTheme="minorHAnsi"/>
              </w:rPr>
              <w:t xml:space="preserve"> likely require discussions at the USST</w:t>
            </w:r>
            <w:r w:rsidR="00D06E98">
              <w:rPr>
                <w:rFonts w:asciiTheme="minorHAnsi" w:hAnsiTheme="minorHAnsi"/>
              </w:rPr>
              <w:t xml:space="preserve"> Griffin</w:t>
            </w:r>
            <w:r w:rsidRPr="00D65586">
              <w:rPr>
                <w:rFonts w:asciiTheme="minorHAnsi" w:hAnsiTheme="minorHAnsi"/>
              </w:rPr>
              <w:t xml:space="preserve">, </w:t>
            </w:r>
            <w:r w:rsidR="00ED538A">
              <w:rPr>
                <w:rFonts w:asciiTheme="minorHAnsi" w:hAnsiTheme="minorHAnsi"/>
              </w:rPr>
              <w:t xml:space="preserve">U/S NPPD and U/S USM </w:t>
            </w:r>
            <w:r w:rsidRPr="00D65586">
              <w:rPr>
                <w:rFonts w:asciiTheme="minorHAnsi" w:hAnsiTheme="minorHAnsi"/>
              </w:rPr>
              <w:t xml:space="preserve">level.  </w:t>
            </w:r>
            <w:r w:rsidR="00303813" w:rsidRPr="00D65586">
              <w:rPr>
                <w:rFonts w:asciiTheme="minorHAnsi" w:hAnsiTheme="minorHAnsi"/>
              </w:rPr>
              <w:t xml:space="preserve">The following actions will be taken: </w:t>
            </w:r>
            <w:r w:rsidR="00E22280">
              <w:rPr>
                <w:rFonts w:asciiTheme="minorHAnsi" w:hAnsiTheme="minorHAnsi"/>
              </w:rPr>
              <w:t>1</w:t>
            </w:r>
            <w:r w:rsidRPr="00D65586">
              <w:rPr>
                <w:rFonts w:asciiTheme="minorHAnsi" w:hAnsiTheme="minorHAnsi"/>
              </w:rPr>
              <w:t>) Provide additional information as requested for</w:t>
            </w:r>
            <w:r w:rsidR="00E22280">
              <w:rPr>
                <w:rFonts w:asciiTheme="minorHAnsi" w:hAnsiTheme="minorHAnsi"/>
              </w:rPr>
              <w:t xml:space="preserve"> senior leadership discussions 2</w:t>
            </w:r>
            <w:r w:rsidRPr="00D65586">
              <w:rPr>
                <w:rFonts w:asciiTheme="minorHAnsi" w:hAnsiTheme="minorHAnsi"/>
              </w:rPr>
              <w:t>) Consider alternate research approaches such as addressing other findings and recommendations from the MIT-LL and BRP reports</w:t>
            </w:r>
          </w:p>
        </w:tc>
        <w:tc>
          <w:tcPr>
            <w:tcW w:w="1742" w:type="dxa"/>
          </w:tcPr>
          <w:p w14:paraId="189E869A" w14:textId="77777777" w:rsidR="00303813" w:rsidRPr="00D65586" w:rsidRDefault="00E2564F" w:rsidP="00E2564F">
            <w:pPr>
              <w:rPr>
                <w:rFonts w:asciiTheme="minorHAnsi" w:hAnsiTheme="minorHAnsi"/>
                <w:color w:val="FF0000"/>
              </w:rPr>
            </w:pPr>
            <w:r w:rsidRPr="00D65586">
              <w:rPr>
                <w:rFonts w:asciiTheme="minorHAnsi" w:hAnsiTheme="minorHAnsi"/>
              </w:rPr>
              <w:t>Doug Maughan, Division Director</w:t>
            </w:r>
          </w:p>
        </w:tc>
      </w:tr>
      <w:tr w:rsidR="0021230A" w:rsidRPr="00D65586" w14:paraId="25924226" w14:textId="77777777" w:rsidTr="00013B4A">
        <w:trPr>
          <w:jc w:val="center"/>
        </w:trPr>
        <w:tc>
          <w:tcPr>
            <w:tcW w:w="980" w:type="dxa"/>
          </w:tcPr>
          <w:p w14:paraId="1D002DF0" w14:textId="77777777" w:rsidR="00303813" w:rsidRPr="00D65586" w:rsidRDefault="00303813" w:rsidP="00757D29">
            <w:pPr>
              <w:jc w:val="center"/>
              <w:rPr>
                <w:rFonts w:asciiTheme="minorHAnsi" w:hAnsiTheme="minorHAnsi"/>
              </w:rPr>
            </w:pPr>
            <w:r w:rsidRPr="00D65586">
              <w:rPr>
                <w:rFonts w:asciiTheme="minorHAnsi" w:hAnsiTheme="minorHAnsi"/>
              </w:rPr>
              <w:t>2</w:t>
            </w:r>
          </w:p>
        </w:tc>
        <w:tc>
          <w:tcPr>
            <w:tcW w:w="1968" w:type="dxa"/>
          </w:tcPr>
          <w:p w14:paraId="2AEF02D7" w14:textId="77777777" w:rsidR="00303813" w:rsidRPr="00D65586" w:rsidRDefault="00C272D2" w:rsidP="00757D29">
            <w:pPr>
              <w:rPr>
                <w:rFonts w:asciiTheme="minorHAnsi" w:hAnsiTheme="minorHAnsi"/>
              </w:rPr>
            </w:pPr>
            <w:r w:rsidRPr="00D65586">
              <w:rPr>
                <w:rFonts w:asciiTheme="minorHAnsi" w:hAnsiTheme="minorHAnsi"/>
              </w:rPr>
              <w:t>Research team gaining access to required data</w:t>
            </w:r>
          </w:p>
        </w:tc>
        <w:tc>
          <w:tcPr>
            <w:tcW w:w="1540" w:type="dxa"/>
          </w:tcPr>
          <w:p w14:paraId="2E4CC3DB" w14:textId="77777777" w:rsidR="00303813" w:rsidRPr="00D65586" w:rsidRDefault="00E2564F" w:rsidP="00757D29">
            <w:pPr>
              <w:rPr>
                <w:rFonts w:asciiTheme="minorHAnsi" w:hAnsiTheme="minorHAnsi"/>
              </w:rPr>
            </w:pPr>
            <w:r w:rsidRPr="00D65586">
              <w:rPr>
                <w:rFonts w:asciiTheme="minorHAnsi" w:hAnsiTheme="minorHAnsi"/>
              </w:rPr>
              <w:t>Delays in processing research team for DHS suitability, especially for those team members perfor</w:t>
            </w:r>
            <w:r w:rsidR="0021230A" w:rsidRPr="00D65586">
              <w:rPr>
                <w:rFonts w:asciiTheme="minorHAnsi" w:hAnsiTheme="minorHAnsi"/>
              </w:rPr>
              <w:t>m</w:t>
            </w:r>
            <w:r w:rsidRPr="00D65586">
              <w:rPr>
                <w:rFonts w:asciiTheme="minorHAnsi" w:hAnsiTheme="minorHAnsi"/>
              </w:rPr>
              <w:t>ing the Classified Signature Utility study</w:t>
            </w:r>
          </w:p>
        </w:tc>
        <w:tc>
          <w:tcPr>
            <w:tcW w:w="1278" w:type="dxa"/>
          </w:tcPr>
          <w:p w14:paraId="5202628D" w14:textId="77777777" w:rsidR="00303813" w:rsidRPr="00D65586" w:rsidRDefault="00E2564F" w:rsidP="00757D29">
            <w:pPr>
              <w:rPr>
                <w:rFonts w:asciiTheme="minorHAnsi" w:hAnsiTheme="minorHAnsi"/>
              </w:rPr>
            </w:pPr>
            <w:r w:rsidRPr="00D65586">
              <w:rPr>
                <w:rFonts w:asciiTheme="minorHAnsi" w:hAnsiTheme="minorHAnsi"/>
              </w:rPr>
              <w:t>Schedule</w:t>
            </w:r>
          </w:p>
        </w:tc>
        <w:tc>
          <w:tcPr>
            <w:tcW w:w="932" w:type="dxa"/>
          </w:tcPr>
          <w:p w14:paraId="408BABB1" w14:textId="77777777" w:rsidR="00303813" w:rsidRPr="00D65586" w:rsidRDefault="00E2564F" w:rsidP="00E2564F">
            <w:pPr>
              <w:rPr>
                <w:rFonts w:asciiTheme="minorHAnsi" w:hAnsiTheme="minorHAnsi"/>
              </w:rPr>
            </w:pPr>
            <w:r w:rsidRPr="00D65586">
              <w:rPr>
                <w:rFonts w:asciiTheme="minorHAnsi" w:hAnsiTheme="minorHAnsi"/>
              </w:rPr>
              <w:t>9 (L3, C3)</w:t>
            </w:r>
          </w:p>
        </w:tc>
        <w:tc>
          <w:tcPr>
            <w:tcW w:w="3600" w:type="dxa"/>
          </w:tcPr>
          <w:p w14:paraId="4946716D" w14:textId="77777777" w:rsidR="00303813" w:rsidRPr="00D65586" w:rsidRDefault="00E2564F" w:rsidP="00E2564F">
            <w:pPr>
              <w:rPr>
                <w:rFonts w:asciiTheme="minorHAnsi" w:hAnsiTheme="minorHAnsi"/>
              </w:rPr>
            </w:pPr>
            <w:r w:rsidRPr="00D65586">
              <w:rPr>
                <w:rFonts w:asciiTheme="minorHAnsi" w:hAnsiTheme="minorHAnsi"/>
              </w:rPr>
              <w:t xml:space="preserve">Work closely with S&amp;T security and PNNL/MIT-LL teams to ensure timely processing of suitability applications.  Ensure MIT-LL and PNNL maximize use of researchers who already possess DHS suitability. </w:t>
            </w:r>
          </w:p>
        </w:tc>
        <w:tc>
          <w:tcPr>
            <w:tcW w:w="1742" w:type="dxa"/>
          </w:tcPr>
          <w:p w14:paraId="2E7A516B" w14:textId="77777777" w:rsidR="00303813" w:rsidRPr="00D65586" w:rsidRDefault="0022031F" w:rsidP="00757D29">
            <w:pPr>
              <w:rPr>
                <w:rFonts w:asciiTheme="minorHAnsi" w:hAnsiTheme="minorHAnsi"/>
              </w:rPr>
            </w:pPr>
            <w:r w:rsidRPr="00D65586">
              <w:rPr>
                <w:rFonts w:asciiTheme="minorHAnsi" w:hAnsiTheme="minorHAnsi"/>
              </w:rPr>
              <w:t>Cyber.gov</w:t>
            </w:r>
            <w:r w:rsidR="00E2564F" w:rsidRPr="00D65586">
              <w:rPr>
                <w:rFonts w:asciiTheme="minorHAnsi" w:hAnsiTheme="minorHAnsi"/>
              </w:rPr>
              <w:t xml:space="preserve"> SETA team</w:t>
            </w:r>
          </w:p>
        </w:tc>
      </w:tr>
      <w:tr w:rsidR="0021230A" w:rsidRPr="00D65586" w14:paraId="08E7FC7B" w14:textId="77777777" w:rsidTr="00013B4A">
        <w:trPr>
          <w:jc w:val="center"/>
        </w:trPr>
        <w:tc>
          <w:tcPr>
            <w:tcW w:w="980" w:type="dxa"/>
          </w:tcPr>
          <w:p w14:paraId="77008232" w14:textId="77777777" w:rsidR="00303813" w:rsidRPr="00D65586" w:rsidRDefault="00303813" w:rsidP="00757D29">
            <w:pPr>
              <w:jc w:val="center"/>
              <w:rPr>
                <w:rFonts w:asciiTheme="minorHAnsi" w:hAnsiTheme="minorHAnsi"/>
              </w:rPr>
            </w:pPr>
            <w:r w:rsidRPr="00D65586">
              <w:rPr>
                <w:rFonts w:asciiTheme="minorHAnsi" w:hAnsiTheme="minorHAnsi"/>
              </w:rPr>
              <w:t>3</w:t>
            </w:r>
          </w:p>
        </w:tc>
        <w:tc>
          <w:tcPr>
            <w:tcW w:w="1968" w:type="dxa"/>
          </w:tcPr>
          <w:p w14:paraId="698FA28F" w14:textId="77777777" w:rsidR="00303813" w:rsidRPr="00D65586" w:rsidRDefault="0021230A" w:rsidP="0021230A">
            <w:pPr>
              <w:rPr>
                <w:rFonts w:asciiTheme="minorHAnsi" w:hAnsiTheme="minorHAnsi"/>
              </w:rPr>
            </w:pPr>
            <w:r w:rsidRPr="00D65586">
              <w:rPr>
                <w:rFonts w:asciiTheme="minorHAnsi" w:hAnsiTheme="minorHAnsi"/>
              </w:rPr>
              <w:t>Tech demo interference with D/A operations</w:t>
            </w:r>
          </w:p>
        </w:tc>
        <w:tc>
          <w:tcPr>
            <w:tcW w:w="1540" w:type="dxa"/>
          </w:tcPr>
          <w:p w14:paraId="465C4574" w14:textId="77777777" w:rsidR="00303813" w:rsidRPr="00D65586" w:rsidRDefault="0021230A" w:rsidP="00D06E98">
            <w:pPr>
              <w:rPr>
                <w:rFonts w:asciiTheme="minorHAnsi" w:hAnsiTheme="minorHAnsi"/>
              </w:rPr>
            </w:pPr>
            <w:r w:rsidRPr="00D65586">
              <w:rPr>
                <w:rFonts w:asciiTheme="minorHAnsi" w:hAnsiTheme="minorHAnsi"/>
              </w:rPr>
              <w:t xml:space="preserve">Demonstrations (measure infrastructure, technology, integration and Information Dissemination) interfere with daily operations </w:t>
            </w:r>
          </w:p>
        </w:tc>
        <w:tc>
          <w:tcPr>
            <w:tcW w:w="1278" w:type="dxa"/>
          </w:tcPr>
          <w:p w14:paraId="5CE1567E" w14:textId="77777777" w:rsidR="00303813" w:rsidRPr="00D65586" w:rsidRDefault="0021230A" w:rsidP="0021230A">
            <w:pPr>
              <w:rPr>
                <w:rFonts w:asciiTheme="minorHAnsi" w:hAnsiTheme="minorHAnsi"/>
              </w:rPr>
            </w:pPr>
            <w:r w:rsidRPr="00D65586">
              <w:rPr>
                <w:rFonts w:asciiTheme="minorHAnsi" w:hAnsiTheme="minorHAnsi"/>
              </w:rPr>
              <w:t>Technical</w:t>
            </w:r>
            <w:r w:rsidR="003D2754" w:rsidRPr="00D65586">
              <w:rPr>
                <w:rFonts w:asciiTheme="minorHAnsi" w:hAnsiTheme="minorHAnsi"/>
              </w:rPr>
              <w:t>, Schedule</w:t>
            </w:r>
          </w:p>
        </w:tc>
        <w:tc>
          <w:tcPr>
            <w:tcW w:w="932" w:type="dxa"/>
          </w:tcPr>
          <w:p w14:paraId="4BC01A6E" w14:textId="77777777" w:rsidR="00303813" w:rsidRPr="00D65586" w:rsidRDefault="003D2754" w:rsidP="00757D29">
            <w:pPr>
              <w:rPr>
                <w:rFonts w:asciiTheme="minorHAnsi" w:hAnsiTheme="minorHAnsi"/>
              </w:rPr>
            </w:pPr>
            <w:r w:rsidRPr="00D65586">
              <w:rPr>
                <w:rFonts w:asciiTheme="minorHAnsi" w:hAnsiTheme="minorHAnsi"/>
              </w:rPr>
              <w:t>10 (L2, C5)</w:t>
            </w:r>
          </w:p>
        </w:tc>
        <w:tc>
          <w:tcPr>
            <w:tcW w:w="3600" w:type="dxa"/>
          </w:tcPr>
          <w:p w14:paraId="23C2D510" w14:textId="77777777" w:rsidR="00303813" w:rsidRPr="00D65586" w:rsidRDefault="0022031F" w:rsidP="00AB3758">
            <w:pPr>
              <w:rPr>
                <w:rFonts w:asciiTheme="minorHAnsi" w:hAnsiTheme="minorHAnsi"/>
              </w:rPr>
            </w:pPr>
            <w:r w:rsidRPr="00D65586">
              <w:rPr>
                <w:rFonts w:asciiTheme="minorHAnsi" w:hAnsiTheme="minorHAnsi"/>
              </w:rPr>
              <w:t>Cyber.gov</w:t>
            </w:r>
            <w:r w:rsidR="003D2754" w:rsidRPr="00D65586">
              <w:rPr>
                <w:rFonts w:asciiTheme="minorHAnsi" w:hAnsiTheme="minorHAnsi"/>
              </w:rPr>
              <w:t xml:space="preserve"> team will need to ensure the D/As selected for </w:t>
            </w:r>
            <w:r w:rsidR="00AB3758" w:rsidRPr="00D65586">
              <w:rPr>
                <w:rFonts w:asciiTheme="minorHAnsi" w:hAnsiTheme="minorHAnsi"/>
              </w:rPr>
              <w:t xml:space="preserve">technology </w:t>
            </w:r>
            <w:r w:rsidR="003D2754" w:rsidRPr="00D65586">
              <w:rPr>
                <w:rFonts w:asciiTheme="minorHAnsi" w:hAnsiTheme="minorHAnsi"/>
              </w:rPr>
              <w:t>demonstration</w:t>
            </w:r>
            <w:r w:rsidR="00AB3758" w:rsidRPr="00D65586">
              <w:rPr>
                <w:rFonts w:asciiTheme="minorHAnsi" w:hAnsiTheme="minorHAnsi"/>
              </w:rPr>
              <w:t xml:space="preserve">s are able to support them </w:t>
            </w:r>
            <w:r w:rsidR="003D2754" w:rsidRPr="00D65586">
              <w:rPr>
                <w:rFonts w:asciiTheme="minorHAnsi" w:hAnsiTheme="minorHAnsi"/>
              </w:rPr>
              <w:t xml:space="preserve">in terms of staff and </w:t>
            </w:r>
            <w:r w:rsidR="00987D2A" w:rsidRPr="00D65586">
              <w:rPr>
                <w:rFonts w:asciiTheme="minorHAnsi" w:hAnsiTheme="minorHAnsi"/>
              </w:rPr>
              <w:t>infrastructure</w:t>
            </w:r>
            <w:r w:rsidR="003D2754" w:rsidRPr="00D65586">
              <w:rPr>
                <w:rFonts w:asciiTheme="minorHAnsi" w:hAnsiTheme="minorHAnsi"/>
              </w:rPr>
              <w:t xml:space="preserve"> resources.  MIT-LL/PNNL will develop detailed demonstration requirements for each demo and scale them to the size of the participating agency.</w:t>
            </w:r>
          </w:p>
        </w:tc>
        <w:tc>
          <w:tcPr>
            <w:tcW w:w="1742" w:type="dxa"/>
          </w:tcPr>
          <w:p w14:paraId="04749E42" w14:textId="65F3C291" w:rsidR="00303813" w:rsidRPr="00D65586" w:rsidRDefault="0052389F" w:rsidP="0052389F">
            <w:pPr>
              <w:rPr>
                <w:rFonts w:asciiTheme="minorHAnsi" w:hAnsiTheme="minorHAnsi"/>
              </w:rPr>
            </w:pPr>
            <w:r>
              <w:rPr>
                <w:rFonts w:asciiTheme="minorHAnsi" w:hAnsiTheme="minorHAnsi"/>
              </w:rPr>
              <w:t>Chase Garwood</w:t>
            </w:r>
            <w:r w:rsidR="003D2754" w:rsidRPr="00D65586">
              <w:rPr>
                <w:rFonts w:asciiTheme="minorHAnsi" w:hAnsiTheme="minorHAnsi"/>
              </w:rPr>
              <w:t xml:space="preserve">, </w:t>
            </w:r>
            <w:r>
              <w:rPr>
                <w:rFonts w:asciiTheme="minorHAnsi" w:hAnsiTheme="minorHAnsi"/>
              </w:rPr>
              <w:t>Program Manager</w:t>
            </w:r>
          </w:p>
        </w:tc>
      </w:tr>
      <w:tr w:rsidR="003D2754" w:rsidRPr="00D65586" w14:paraId="38FFFF69" w14:textId="77777777" w:rsidTr="00013B4A">
        <w:trPr>
          <w:jc w:val="center"/>
        </w:trPr>
        <w:tc>
          <w:tcPr>
            <w:tcW w:w="980" w:type="dxa"/>
          </w:tcPr>
          <w:p w14:paraId="46CDBE7E" w14:textId="77777777" w:rsidR="003D2754" w:rsidRPr="00D65586" w:rsidRDefault="004B5B73" w:rsidP="00757D29">
            <w:pPr>
              <w:jc w:val="center"/>
              <w:rPr>
                <w:rFonts w:asciiTheme="minorHAnsi" w:hAnsiTheme="minorHAnsi"/>
              </w:rPr>
            </w:pPr>
            <w:r>
              <w:rPr>
                <w:rFonts w:asciiTheme="minorHAnsi" w:hAnsiTheme="minorHAnsi"/>
              </w:rPr>
              <w:t>4</w:t>
            </w:r>
          </w:p>
        </w:tc>
        <w:tc>
          <w:tcPr>
            <w:tcW w:w="1968" w:type="dxa"/>
          </w:tcPr>
          <w:p w14:paraId="5E11D05F" w14:textId="77777777" w:rsidR="003D2754" w:rsidRPr="00D65586" w:rsidRDefault="003D2754" w:rsidP="00757D29">
            <w:pPr>
              <w:rPr>
                <w:rFonts w:asciiTheme="minorHAnsi" w:hAnsiTheme="minorHAnsi"/>
              </w:rPr>
            </w:pPr>
            <w:r w:rsidRPr="00D65586">
              <w:rPr>
                <w:rFonts w:asciiTheme="minorHAnsi" w:hAnsiTheme="minorHAnsi"/>
              </w:rPr>
              <w:t>Capability transition risk</w:t>
            </w:r>
          </w:p>
        </w:tc>
        <w:tc>
          <w:tcPr>
            <w:tcW w:w="1540" w:type="dxa"/>
          </w:tcPr>
          <w:p w14:paraId="6C73BC3A" w14:textId="77777777" w:rsidR="003D2754" w:rsidRPr="00D65586" w:rsidRDefault="003D2754" w:rsidP="0021230A">
            <w:pPr>
              <w:rPr>
                <w:rFonts w:asciiTheme="minorHAnsi" w:hAnsiTheme="minorHAnsi"/>
              </w:rPr>
            </w:pPr>
            <w:r w:rsidRPr="00D65586">
              <w:rPr>
                <w:rFonts w:asciiTheme="minorHAnsi" w:hAnsiTheme="minorHAnsi"/>
              </w:rPr>
              <w:t>Demonstrated technologies may not transition to the NCPS program of record if they do not meet the NCPS acquisition timeline and strategy</w:t>
            </w:r>
            <w:r w:rsidR="00D06E98">
              <w:rPr>
                <w:rFonts w:asciiTheme="minorHAnsi" w:hAnsiTheme="minorHAnsi"/>
              </w:rPr>
              <w:t xml:space="preserve"> and direction of Office Management and Budget</w:t>
            </w:r>
          </w:p>
        </w:tc>
        <w:tc>
          <w:tcPr>
            <w:tcW w:w="1278" w:type="dxa"/>
          </w:tcPr>
          <w:p w14:paraId="2F08F69B" w14:textId="77777777" w:rsidR="003D2754" w:rsidRPr="00D65586" w:rsidRDefault="00A14E42" w:rsidP="00757D29">
            <w:pPr>
              <w:rPr>
                <w:rFonts w:asciiTheme="minorHAnsi" w:hAnsiTheme="minorHAnsi"/>
              </w:rPr>
            </w:pPr>
            <w:r w:rsidRPr="00D65586">
              <w:rPr>
                <w:rFonts w:asciiTheme="minorHAnsi" w:hAnsiTheme="minorHAnsi"/>
              </w:rPr>
              <w:t>Operational</w:t>
            </w:r>
          </w:p>
        </w:tc>
        <w:tc>
          <w:tcPr>
            <w:tcW w:w="932" w:type="dxa"/>
          </w:tcPr>
          <w:p w14:paraId="05E963C4" w14:textId="77777777" w:rsidR="003D2754" w:rsidRPr="00D65586" w:rsidRDefault="009F726E" w:rsidP="00757D29">
            <w:pPr>
              <w:rPr>
                <w:rFonts w:asciiTheme="minorHAnsi" w:hAnsiTheme="minorHAnsi"/>
              </w:rPr>
            </w:pPr>
            <w:r w:rsidRPr="00D65586">
              <w:rPr>
                <w:rFonts w:asciiTheme="minorHAnsi" w:hAnsiTheme="minorHAnsi"/>
              </w:rPr>
              <w:t>9 (L3, C3)</w:t>
            </w:r>
          </w:p>
        </w:tc>
        <w:tc>
          <w:tcPr>
            <w:tcW w:w="3600" w:type="dxa"/>
          </w:tcPr>
          <w:p w14:paraId="65A5064E" w14:textId="77777777" w:rsidR="003D2754" w:rsidRPr="00D65586" w:rsidRDefault="00E22280" w:rsidP="00757D29">
            <w:pPr>
              <w:keepNext/>
              <w:rPr>
                <w:rFonts w:asciiTheme="minorHAnsi" w:hAnsiTheme="minorHAnsi"/>
              </w:rPr>
            </w:pPr>
            <w:r>
              <w:rPr>
                <w:rFonts w:asciiTheme="minorHAnsi" w:hAnsiTheme="minorHAnsi"/>
              </w:rPr>
              <w:t>Use a combination of top-to-bottom and bottom-to-top approaches in order to ensure proper adoption by OMB, NPPD (CS&amp;C), CIOs and CISOs.</w:t>
            </w:r>
          </w:p>
        </w:tc>
        <w:tc>
          <w:tcPr>
            <w:tcW w:w="1742" w:type="dxa"/>
          </w:tcPr>
          <w:p w14:paraId="06EFCFB5" w14:textId="2B170CCC" w:rsidR="003D2754" w:rsidRPr="00D65586" w:rsidRDefault="00B65C9B" w:rsidP="00B65C9B">
            <w:pPr>
              <w:keepNext/>
              <w:rPr>
                <w:rFonts w:asciiTheme="minorHAnsi" w:hAnsiTheme="minorHAnsi"/>
              </w:rPr>
            </w:pPr>
            <w:r>
              <w:rPr>
                <w:rFonts w:asciiTheme="minorHAnsi" w:hAnsiTheme="minorHAnsi"/>
              </w:rPr>
              <w:t>Chase Garwood</w:t>
            </w:r>
            <w:r w:rsidR="00A14E42" w:rsidRPr="00D65586">
              <w:rPr>
                <w:rFonts w:asciiTheme="minorHAnsi" w:hAnsiTheme="minorHAnsi"/>
              </w:rPr>
              <w:t xml:space="preserve">, </w:t>
            </w:r>
            <w:r>
              <w:rPr>
                <w:rFonts w:asciiTheme="minorHAnsi" w:hAnsiTheme="minorHAnsi"/>
              </w:rPr>
              <w:t>Program Manager</w:t>
            </w:r>
          </w:p>
        </w:tc>
      </w:tr>
      <w:tr w:rsidR="00B65C9B" w:rsidRPr="00D65586" w14:paraId="308A701D" w14:textId="77777777" w:rsidTr="00013B4A">
        <w:trPr>
          <w:jc w:val="center"/>
        </w:trPr>
        <w:tc>
          <w:tcPr>
            <w:tcW w:w="980" w:type="dxa"/>
          </w:tcPr>
          <w:p w14:paraId="00A17A27" w14:textId="2680EFCD" w:rsidR="00B65C9B" w:rsidRPr="00D65586" w:rsidRDefault="00B65C9B" w:rsidP="00B65C9B">
            <w:pPr>
              <w:jc w:val="center"/>
              <w:rPr>
                <w:rFonts w:asciiTheme="minorHAnsi" w:hAnsiTheme="minorHAnsi"/>
              </w:rPr>
            </w:pPr>
            <w:bookmarkStart w:id="993" w:name="_Toc315961285"/>
            <w:bookmarkStart w:id="994" w:name="_Toc315961417"/>
            <w:bookmarkStart w:id="995" w:name="_Toc315961549"/>
            <w:bookmarkStart w:id="996" w:name="_Toc315961681"/>
            <w:bookmarkStart w:id="997" w:name="_Toc315961814"/>
            <w:bookmarkStart w:id="998" w:name="_Toc315961948"/>
            <w:bookmarkStart w:id="999" w:name="_Toc315962082"/>
            <w:bookmarkStart w:id="1000" w:name="_Toc315962217"/>
            <w:bookmarkStart w:id="1001" w:name="_Toc315962351"/>
            <w:bookmarkStart w:id="1002" w:name="_Toc315962487"/>
            <w:bookmarkStart w:id="1003" w:name="_Toc315962623"/>
            <w:bookmarkStart w:id="1004" w:name="_Ref367712294"/>
            <w:bookmarkStart w:id="1005" w:name="_Ref364770779"/>
            <w:bookmarkEnd w:id="993"/>
            <w:bookmarkEnd w:id="994"/>
            <w:bookmarkEnd w:id="995"/>
            <w:bookmarkEnd w:id="996"/>
            <w:bookmarkEnd w:id="997"/>
            <w:bookmarkEnd w:id="998"/>
            <w:bookmarkEnd w:id="999"/>
            <w:bookmarkEnd w:id="1000"/>
            <w:bookmarkEnd w:id="1001"/>
            <w:bookmarkEnd w:id="1002"/>
            <w:bookmarkEnd w:id="1003"/>
            <w:r>
              <w:rPr>
                <w:rFonts w:asciiTheme="minorHAnsi" w:hAnsiTheme="minorHAnsi"/>
              </w:rPr>
              <w:t>5</w:t>
            </w:r>
          </w:p>
        </w:tc>
        <w:tc>
          <w:tcPr>
            <w:tcW w:w="1968" w:type="dxa"/>
          </w:tcPr>
          <w:p w14:paraId="4DD7CA9D" w14:textId="61A6B432" w:rsidR="00B65C9B" w:rsidRDefault="00B65C9B" w:rsidP="00B65C9B">
            <w:pPr>
              <w:rPr>
                <w:rFonts w:asciiTheme="minorHAnsi" w:hAnsiTheme="minorHAnsi"/>
              </w:rPr>
            </w:pPr>
            <w:r>
              <w:rPr>
                <w:rFonts w:asciiTheme="minorHAnsi" w:hAnsiTheme="minorHAnsi"/>
              </w:rPr>
              <w:t>Adoption/Integration</w:t>
            </w:r>
          </w:p>
          <w:p w14:paraId="6A84B576" w14:textId="77777777" w:rsidR="00B65C9B" w:rsidRPr="00E6549C" w:rsidRDefault="00B65C9B" w:rsidP="00B65C9B">
            <w:pPr>
              <w:rPr>
                <w:rFonts w:asciiTheme="minorHAnsi" w:hAnsiTheme="minorHAnsi"/>
              </w:rPr>
            </w:pPr>
          </w:p>
          <w:p w14:paraId="00325FAA" w14:textId="77777777" w:rsidR="00B65C9B" w:rsidRPr="00E6549C" w:rsidRDefault="00B65C9B" w:rsidP="00B65C9B">
            <w:pPr>
              <w:rPr>
                <w:rFonts w:asciiTheme="minorHAnsi" w:hAnsiTheme="minorHAnsi"/>
              </w:rPr>
            </w:pPr>
          </w:p>
          <w:p w14:paraId="278CB089" w14:textId="77777777" w:rsidR="00B65C9B" w:rsidRDefault="00B65C9B" w:rsidP="00B65C9B">
            <w:pPr>
              <w:rPr>
                <w:rFonts w:asciiTheme="minorHAnsi" w:hAnsiTheme="minorHAnsi"/>
              </w:rPr>
            </w:pPr>
          </w:p>
          <w:p w14:paraId="5B5D3EF4" w14:textId="77777777" w:rsidR="00B65C9B" w:rsidRPr="00E6549C" w:rsidRDefault="00B65C9B" w:rsidP="00B65C9B">
            <w:pPr>
              <w:jc w:val="center"/>
              <w:rPr>
                <w:rFonts w:asciiTheme="minorHAnsi" w:hAnsiTheme="minorHAnsi"/>
              </w:rPr>
            </w:pPr>
          </w:p>
        </w:tc>
        <w:tc>
          <w:tcPr>
            <w:tcW w:w="1540" w:type="dxa"/>
          </w:tcPr>
          <w:p w14:paraId="2344EDEF" w14:textId="026266DB" w:rsidR="00B65C9B" w:rsidRPr="00D65586" w:rsidRDefault="00B65C9B" w:rsidP="00B65C9B">
            <w:pPr>
              <w:rPr>
                <w:rFonts w:asciiTheme="minorHAnsi" w:hAnsiTheme="minorHAnsi"/>
              </w:rPr>
            </w:pPr>
            <w:r>
              <w:rPr>
                <w:rFonts w:asciiTheme="minorHAnsi" w:hAnsiTheme="minorHAnsi"/>
              </w:rPr>
              <w:lastRenderedPageBreak/>
              <w:t xml:space="preserve">Resistance to adoption may occur due to integration, </w:t>
            </w:r>
            <w:r>
              <w:rPr>
                <w:rFonts w:asciiTheme="minorHAnsi" w:hAnsiTheme="minorHAnsi"/>
              </w:rPr>
              <w:lastRenderedPageBreak/>
              <w:t>environmental and other technical complexities</w:t>
            </w:r>
          </w:p>
        </w:tc>
        <w:tc>
          <w:tcPr>
            <w:tcW w:w="1278" w:type="dxa"/>
          </w:tcPr>
          <w:p w14:paraId="2668B4C1" w14:textId="77777777" w:rsidR="00B65C9B" w:rsidRDefault="00B65C9B" w:rsidP="00B65C9B">
            <w:pPr>
              <w:rPr>
                <w:rFonts w:asciiTheme="minorHAnsi" w:hAnsiTheme="minorHAnsi"/>
              </w:rPr>
            </w:pPr>
            <w:r w:rsidRPr="00D65586">
              <w:rPr>
                <w:rFonts w:asciiTheme="minorHAnsi" w:hAnsiTheme="minorHAnsi"/>
              </w:rPr>
              <w:lastRenderedPageBreak/>
              <w:t xml:space="preserve">Operational, Schedule </w:t>
            </w:r>
          </w:p>
          <w:p w14:paraId="19EB1C2B" w14:textId="77777777" w:rsidR="00B65C9B" w:rsidRPr="00E6549C" w:rsidRDefault="00B65C9B" w:rsidP="00B65C9B">
            <w:pPr>
              <w:rPr>
                <w:rFonts w:asciiTheme="minorHAnsi" w:hAnsiTheme="minorHAnsi"/>
              </w:rPr>
            </w:pPr>
          </w:p>
          <w:p w14:paraId="6BA45F1B" w14:textId="77777777" w:rsidR="00B65C9B" w:rsidRPr="00E6549C" w:rsidRDefault="00B65C9B" w:rsidP="00B65C9B">
            <w:pPr>
              <w:rPr>
                <w:rFonts w:asciiTheme="minorHAnsi" w:hAnsiTheme="minorHAnsi"/>
              </w:rPr>
            </w:pPr>
          </w:p>
          <w:p w14:paraId="1BE18593" w14:textId="77777777" w:rsidR="00B65C9B" w:rsidRPr="00E6549C" w:rsidRDefault="00B65C9B" w:rsidP="00B65C9B">
            <w:pPr>
              <w:rPr>
                <w:rFonts w:asciiTheme="minorHAnsi" w:hAnsiTheme="minorHAnsi"/>
              </w:rPr>
            </w:pPr>
          </w:p>
          <w:p w14:paraId="35CE0822" w14:textId="77777777" w:rsidR="00B65C9B" w:rsidRPr="00E6549C" w:rsidRDefault="00B65C9B" w:rsidP="00B65C9B">
            <w:pPr>
              <w:rPr>
                <w:rFonts w:asciiTheme="minorHAnsi" w:hAnsiTheme="minorHAnsi"/>
              </w:rPr>
            </w:pPr>
          </w:p>
          <w:p w14:paraId="3C1ACEE1" w14:textId="77777777" w:rsidR="00B65C9B" w:rsidRPr="00E6549C" w:rsidRDefault="00B65C9B" w:rsidP="00B65C9B">
            <w:pPr>
              <w:rPr>
                <w:rFonts w:asciiTheme="minorHAnsi" w:hAnsiTheme="minorHAnsi"/>
              </w:rPr>
            </w:pPr>
          </w:p>
          <w:p w14:paraId="6B7F4F00" w14:textId="77777777" w:rsidR="00B65C9B" w:rsidRDefault="00B65C9B" w:rsidP="00B65C9B">
            <w:pPr>
              <w:rPr>
                <w:rFonts w:asciiTheme="minorHAnsi" w:hAnsiTheme="minorHAnsi"/>
              </w:rPr>
            </w:pPr>
          </w:p>
          <w:p w14:paraId="0E0694DC" w14:textId="77777777" w:rsidR="00B65C9B" w:rsidRPr="00E6549C" w:rsidRDefault="00B65C9B" w:rsidP="00B65C9B">
            <w:pPr>
              <w:rPr>
                <w:rFonts w:asciiTheme="minorHAnsi" w:hAnsiTheme="minorHAnsi"/>
              </w:rPr>
            </w:pPr>
          </w:p>
        </w:tc>
        <w:tc>
          <w:tcPr>
            <w:tcW w:w="932" w:type="dxa"/>
          </w:tcPr>
          <w:p w14:paraId="2D897817" w14:textId="34AC904F" w:rsidR="00B65C9B" w:rsidRPr="00D65586" w:rsidRDefault="00B65C9B" w:rsidP="00B65C9B">
            <w:pPr>
              <w:jc w:val="center"/>
              <w:rPr>
                <w:rFonts w:asciiTheme="minorHAnsi" w:hAnsiTheme="minorHAnsi"/>
                <w:color w:val="FF0000"/>
              </w:rPr>
            </w:pPr>
            <w:r>
              <w:rPr>
                <w:rFonts w:asciiTheme="minorHAnsi" w:hAnsiTheme="minorHAnsi"/>
              </w:rPr>
              <w:lastRenderedPageBreak/>
              <w:t>9 (L3; C3</w:t>
            </w:r>
            <w:r w:rsidRPr="0072040E">
              <w:rPr>
                <w:rFonts w:asciiTheme="minorHAnsi" w:hAnsiTheme="minorHAnsi"/>
              </w:rPr>
              <w:t>)</w:t>
            </w:r>
          </w:p>
        </w:tc>
        <w:tc>
          <w:tcPr>
            <w:tcW w:w="3600" w:type="dxa"/>
          </w:tcPr>
          <w:p w14:paraId="0DD0DEBA" w14:textId="168FA5F7" w:rsidR="00B65C9B" w:rsidRPr="00D65586" w:rsidRDefault="00B65C9B" w:rsidP="00B65C9B">
            <w:pPr>
              <w:rPr>
                <w:rFonts w:asciiTheme="minorHAnsi" w:hAnsiTheme="minorHAnsi"/>
              </w:rPr>
            </w:pPr>
            <w:r>
              <w:rPr>
                <w:rFonts w:asciiTheme="minorHAnsi" w:hAnsiTheme="minorHAnsi"/>
              </w:rPr>
              <w:t>Utilize prototypes and testbeds to increase confidence and reduce installation and adoption risks.</w:t>
            </w:r>
          </w:p>
        </w:tc>
        <w:tc>
          <w:tcPr>
            <w:tcW w:w="1742" w:type="dxa"/>
          </w:tcPr>
          <w:p w14:paraId="20FD4D47" w14:textId="77777777" w:rsidR="00B65C9B" w:rsidRPr="00D65586" w:rsidRDefault="00B65C9B" w:rsidP="00B65C9B">
            <w:pPr>
              <w:rPr>
                <w:rFonts w:asciiTheme="minorHAnsi" w:hAnsiTheme="minorHAnsi"/>
                <w:color w:val="FF0000"/>
              </w:rPr>
            </w:pPr>
            <w:r w:rsidRPr="00D65586">
              <w:rPr>
                <w:rFonts w:asciiTheme="minorHAnsi" w:hAnsiTheme="minorHAnsi"/>
              </w:rPr>
              <w:t>Doug Maughan, Division Director</w:t>
            </w:r>
          </w:p>
        </w:tc>
      </w:tr>
      <w:tr w:rsidR="00B65C9B" w:rsidRPr="00D65586" w14:paraId="5DF7F7E5" w14:textId="77777777" w:rsidTr="00013B4A">
        <w:trPr>
          <w:jc w:val="center"/>
        </w:trPr>
        <w:tc>
          <w:tcPr>
            <w:tcW w:w="980" w:type="dxa"/>
          </w:tcPr>
          <w:p w14:paraId="49FBE1C6" w14:textId="3C15C8DB" w:rsidR="00B65C9B" w:rsidRPr="00D65586" w:rsidRDefault="00B65C9B" w:rsidP="00B65C9B">
            <w:pPr>
              <w:jc w:val="center"/>
              <w:rPr>
                <w:rFonts w:asciiTheme="minorHAnsi" w:hAnsiTheme="minorHAnsi"/>
              </w:rPr>
            </w:pPr>
            <w:r>
              <w:rPr>
                <w:rFonts w:asciiTheme="minorHAnsi" w:hAnsiTheme="minorHAnsi"/>
              </w:rPr>
              <w:t>6</w:t>
            </w:r>
          </w:p>
        </w:tc>
        <w:tc>
          <w:tcPr>
            <w:tcW w:w="1968" w:type="dxa"/>
          </w:tcPr>
          <w:p w14:paraId="5F114F94" w14:textId="622C069E" w:rsidR="00B65C9B" w:rsidRPr="00D65586" w:rsidRDefault="00B65C9B" w:rsidP="00B65C9B">
            <w:pPr>
              <w:rPr>
                <w:rFonts w:asciiTheme="minorHAnsi" w:hAnsiTheme="minorHAnsi"/>
              </w:rPr>
            </w:pPr>
            <w:r>
              <w:rPr>
                <w:rFonts w:asciiTheme="minorHAnsi" w:hAnsiTheme="minorHAnsi"/>
              </w:rPr>
              <w:t xml:space="preserve">Changing </w:t>
            </w:r>
            <w:r w:rsidR="00013B4A">
              <w:rPr>
                <w:rFonts w:asciiTheme="minorHAnsi" w:hAnsiTheme="minorHAnsi"/>
              </w:rPr>
              <w:t xml:space="preserve">Political </w:t>
            </w:r>
            <w:r>
              <w:rPr>
                <w:rFonts w:asciiTheme="minorHAnsi" w:hAnsiTheme="minorHAnsi"/>
              </w:rPr>
              <w:t>Landscape</w:t>
            </w:r>
          </w:p>
        </w:tc>
        <w:tc>
          <w:tcPr>
            <w:tcW w:w="1540" w:type="dxa"/>
          </w:tcPr>
          <w:p w14:paraId="3626DB20" w14:textId="21507AC6" w:rsidR="00B65C9B" w:rsidRPr="00D65586" w:rsidRDefault="00B65C9B" w:rsidP="00B65C9B">
            <w:pPr>
              <w:rPr>
                <w:rFonts w:asciiTheme="minorHAnsi" w:hAnsiTheme="minorHAnsi"/>
              </w:rPr>
            </w:pPr>
            <w:r>
              <w:rPr>
                <w:rFonts w:asciiTheme="minorHAnsi" w:hAnsiTheme="minorHAnsi"/>
              </w:rPr>
              <w:t xml:space="preserve">New or </w:t>
            </w:r>
            <w:r w:rsidRPr="00D65586">
              <w:rPr>
                <w:rFonts w:asciiTheme="minorHAnsi" w:hAnsiTheme="minorHAnsi"/>
              </w:rPr>
              <w:t xml:space="preserve"> </w:t>
            </w:r>
            <w:r>
              <w:rPr>
                <w:rFonts w:asciiTheme="minorHAnsi" w:hAnsiTheme="minorHAnsi"/>
              </w:rPr>
              <w:t>modified direction due to changing political landscape</w:t>
            </w:r>
          </w:p>
        </w:tc>
        <w:tc>
          <w:tcPr>
            <w:tcW w:w="1278" w:type="dxa"/>
          </w:tcPr>
          <w:p w14:paraId="0BB125DB" w14:textId="77777777" w:rsidR="00B65C9B" w:rsidRPr="00D65586" w:rsidRDefault="00B65C9B" w:rsidP="00B65C9B">
            <w:pPr>
              <w:rPr>
                <w:rFonts w:asciiTheme="minorHAnsi" w:hAnsiTheme="minorHAnsi"/>
              </w:rPr>
            </w:pPr>
            <w:r w:rsidRPr="00D65586">
              <w:rPr>
                <w:rFonts w:asciiTheme="minorHAnsi" w:hAnsiTheme="minorHAnsi"/>
              </w:rPr>
              <w:t>Schedule</w:t>
            </w:r>
          </w:p>
        </w:tc>
        <w:tc>
          <w:tcPr>
            <w:tcW w:w="932" w:type="dxa"/>
          </w:tcPr>
          <w:p w14:paraId="2606041F" w14:textId="3EF8F75F" w:rsidR="00B65C9B" w:rsidRPr="00D65586" w:rsidRDefault="00B65C9B" w:rsidP="00B65C9B">
            <w:pPr>
              <w:rPr>
                <w:rFonts w:asciiTheme="minorHAnsi" w:hAnsiTheme="minorHAnsi"/>
              </w:rPr>
            </w:pPr>
            <w:r>
              <w:rPr>
                <w:rFonts w:asciiTheme="minorHAnsi" w:hAnsiTheme="minorHAnsi"/>
              </w:rPr>
              <w:t>8 (L4</w:t>
            </w:r>
            <w:r w:rsidRPr="00D65586">
              <w:rPr>
                <w:rFonts w:asciiTheme="minorHAnsi" w:hAnsiTheme="minorHAnsi"/>
              </w:rPr>
              <w:t xml:space="preserve">, </w:t>
            </w:r>
            <w:r>
              <w:rPr>
                <w:rFonts w:asciiTheme="minorHAnsi" w:hAnsiTheme="minorHAnsi"/>
              </w:rPr>
              <w:t>C2</w:t>
            </w:r>
            <w:r w:rsidRPr="00D65586">
              <w:rPr>
                <w:rFonts w:asciiTheme="minorHAnsi" w:hAnsiTheme="minorHAnsi"/>
              </w:rPr>
              <w:t>)</w:t>
            </w:r>
          </w:p>
        </w:tc>
        <w:tc>
          <w:tcPr>
            <w:tcW w:w="3600" w:type="dxa"/>
          </w:tcPr>
          <w:p w14:paraId="4FD8F0A1" w14:textId="2E98BCE8" w:rsidR="00B65C9B" w:rsidRPr="00D65586" w:rsidRDefault="00B65C9B" w:rsidP="00B65C9B">
            <w:pPr>
              <w:rPr>
                <w:rFonts w:asciiTheme="minorHAnsi" w:hAnsiTheme="minorHAnsi"/>
              </w:rPr>
            </w:pPr>
            <w:r>
              <w:rPr>
                <w:rFonts w:asciiTheme="minorHAnsi" w:hAnsiTheme="minorHAnsi"/>
              </w:rPr>
              <w:t>Regular communication to ensure current efforts are beneficial to the potential paths forward</w:t>
            </w:r>
            <w:r w:rsidRPr="00D65586">
              <w:rPr>
                <w:rFonts w:asciiTheme="minorHAnsi" w:hAnsiTheme="minorHAnsi"/>
              </w:rPr>
              <w:t xml:space="preserve"> </w:t>
            </w:r>
          </w:p>
        </w:tc>
        <w:tc>
          <w:tcPr>
            <w:tcW w:w="1742" w:type="dxa"/>
          </w:tcPr>
          <w:p w14:paraId="50942262" w14:textId="08F523A4" w:rsidR="00B65C9B" w:rsidRPr="00D65586" w:rsidRDefault="00B65C9B" w:rsidP="00B65C9B">
            <w:pPr>
              <w:rPr>
                <w:rFonts w:asciiTheme="minorHAnsi" w:hAnsiTheme="minorHAnsi"/>
              </w:rPr>
            </w:pPr>
            <w:r>
              <w:rPr>
                <w:rFonts w:asciiTheme="minorHAnsi" w:hAnsiTheme="minorHAnsi"/>
              </w:rPr>
              <w:t>Doug Maughan, Division Director</w:t>
            </w:r>
          </w:p>
        </w:tc>
      </w:tr>
      <w:tr w:rsidR="00B65C9B" w:rsidRPr="00D65586" w14:paraId="6B32354C" w14:textId="77777777" w:rsidTr="00013B4A">
        <w:trPr>
          <w:jc w:val="center"/>
        </w:trPr>
        <w:tc>
          <w:tcPr>
            <w:tcW w:w="980" w:type="dxa"/>
          </w:tcPr>
          <w:p w14:paraId="0CEDF46C" w14:textId="754C3555" w:rsidR="00B65C9B" w:rsidRPr="00D65586" w:rsidRDefault="00013B4A" w:rsidP="00B65C9B">
            <w:pPr>
              <w:jc w:val="center"/>
              <w:rPr>
                <w:rFonts w:asciiTheme="minorHAnsi" w:hAnsiTheme="minorHAnsi"/>
              </w:rPr>
            </w:pPr>
            <w:r>
              <w:rPr>
                <w:rFonts w:asciiTheme="minorHAnsi" w:hAnsiTheme="minorHAnsi"/>
              </w:rPr>
              <w:t>7</w:t>
            </w:r>
          </w:p>
        </w:tc>
        <w:tc>
          <w:tcPr>
            <w:tcW w:w="1968" w:type="dxa"/>
          </w:tcPr>
          <w:p w14:paraId="1FC679C0" w14:textId="3993B512" w:rsidR="00B65C9B" w:rsidRPr="00D65586" w:rsidRDefault="00013B4A" w:rsidP="00B65C9B">
            <w:pPr>
              <w:rPr>
                <w:rFonts w:asciiTheme="minorHAnsi" w:hAnsiTheme="minorHAnsi"/>
              </w:rPr>
            </w:pPr>
            <w:r>
              <w:rPr>
                <w:rFonts w:asciiTheme="minorHAnsi" w:hAnsiTheme="minorHAnsi"/>
              </w:rPr>
              <w:t>Limited D/A Engagement</w:t>
            </w:r>
          </w:p>
        </w:tc>
        <w:tc>
          <w:tcPr>
            <w:tcW w:w="1540" w:type="dxa"/>
          </w:tcPr>
          <w:p w14:paraId="1C397C2A" w14:textId="6DC30B5A" w:rsidR="00B65C9B" w:rsidRPr="00D65586" w:rsidRDefault="00013B4A" w:rsidP="00B65C9B">
            <w:pPr>
              <w:rPr>
                <w:rFonts w:asciiTheme="minorHAnsi" w:hAnsiTheme="minorHAnsi"/>
              </w:rPr>
            </w:pPr>
            <w:r>
              <w:rPr>
                <w:rFonts w:asciiTheme="minorHAnsi" w:hAnsiTheme="minorHAnsi"/>
              </w:rPr>
              <w:t>Limited D/A engagement impacts ability to perform system analysis and architecture design</w:t>
            </w:r>
          </w:p>
        </w:tc>
        <w:tc>
          <w:tcPr>
            <w:tcW w:w="1278" w:type="dxa"/>
          </w:tcPr>
          <w:p w14:paraId="645D20B0" w14:textId="77777777" w:rsidR="00B65C9B" w:rsidRPr="00D65586" w:rsidRDefault="00B65C9B" w:rsidP="00B65C9B">
            <w:pPr>
              <w:rPr>
                <w:rFonts w:asciiTheme="minorHAnsi" w:hAnsiTheme="minorHAnsi"/>
              </w:rPr>
            </w:pPr>
            <w:r w:rsidRPr="00D65586">
              <w:rPr>
                <w:rFonts w:asciiTheme="minorHAnsi" w:hAnsiTheme="minorHAnsi"/>
              </w:rPr>
              <w:t>Technical, Schedule</w:t>
            </w:r>
          </w:p>
        </w:tc>
        <w:tc>
          <w:tcPr>
            <w:tcW w:w="932" w:type="dxa"/>
          </w:tcPr>
          <w:p w14:paraId="63BBDA13" w14:textId="06C42A3E" w:rsidR="00B65C9B" w:rsidRPr="00D65586" w:rsidRDefault="00013B4A" w:rsidP="00B65C9B">
            <w:pPr>
              <w:rPr>
                <w:rFonts w:asciiTheme="minorHAnsi" w:hAnsiTheme="minorHAnsi"/>
              </w:rPr>
            </w:pPr>
            <w:r>
              <w:rPr>
                <w:rFonts w:asciiTheme="minorHAnsi" w:hAnsiTheme="minorHAnsi"/>
              </w:rPr>
              <w:t>15 (L3, C2</w:t>
            </w:r>
            <w:r w:rsidR="00B65C9B" w:rsidRPr="00D65586">
              <w:rPr>
                <w:rFonts w:asciiTheme="minorHAnsi" w:hAnsiTheme="minorHAnsi"/>
              </w:rPr>
              <w:t>)</w:t>
            </w:r>
          </w:p>
        </w:tc>
        <w:tc>
          <w:tcPr>
            <w:tcW w:w="3600" w:type="dxa"/>
          </w:tcPr>
          <w:p w14:paraId="38A9F873" w14:textId="026BA54A" w:rsidR="00B65C9B" w:rsidRPr="00D65586" w:rsidRDefault="00013B4A" w:rsidP="00B65C9B">
            <w:pPr>
              <w:rPr>
                <w:rFonts w:asciiTheme="minorHAnsi" w:hAnsiTheme="minorHAnsi"/>
              </w:rPr>
            </w:pPr>
            <w:r>
              <w:rPr>
                <w:rFonts w:asciiTheme="minorHAnsi" w:hAnsiTheme="minorHAnsi"/>
              </w:rPr>
              <w:t>Lean forward on initiating D/A engagements and carefully foster relationships</w:t>
            </w:r>
          </w:p>
        </w:tc>
        <w:tc>
          <w:tcPr>
            <w:tcW w:w="1742" w:type="dxa"/>
          </w:tcPr>
          <w:p w14:paraId="6BAD1CAE" w14:textId="1B979473" w:rsidR="00B65C9B" w:rsidRPr="00D65586" w:rsidRDefault="00013B4A" w:rsidP="00013B4A">
            <w:pPr>
              <w:rPr>
                <w:rFonts w:asciiTheme="minorHAnsi" w:hAnsiTheme="minorHAnsi"/>
              </w:rPr>
            </w:pPr>
            <w:r>
              <w:rPr>
                <w:rFonts w:asciiTheme="minorHAnsi" w:hAnsiTheme="minorHAnsi"/>
              </w:rPr>
              <w:t>Chase Garwood</w:t>
            </w:r>
            <w:r w:rsidR="00B65C9B" w:rsidRPr="00D65586">
              <w:rPr>
                <w:rFonts w:asciiTheme="minorHAnsi" w:hAnsiTheme="minorHAnsi"/>
              </w:rPr>
              <w:t xml:space="preserve">, </w:t>
            </w:r>
            <w:r>
              <w:rPr>
                <w:rFonts w:asciiTheme="minorHAnsi" w:hAnsiTheme="minorHAnsi"/>
              </w:rPr>
              <w:t>Program Manager</w:t>
            </w:r>
          </w:p>
        </w:tc>
      </w:tr>
      <w:tr w:rsidR="00B65C9B" w:rsidRPr="00D65586" w14:paraId="3AB92E62" w14:textId="77777777" w:rsidTr="00013B4A">
        <w:trPr>
          <w:jc w:val="center"/>
        </w:trPr>
        <w:tc>
          <w:tcPr>
            <w:tcW w:w="980" w:type="dxa"/>
          </w:tcPr>
          <w:p w14:paraId="003388A5" w14:textId="086DA3C5" w:rsidR="00B65C9B" w:rsidRPr="00D65586" w:rsidRDefault="00013B4A" w:rsidP="00B65C9B">
            <w:pPr>
              <w:jc w:val="center"/>
              <w:rPr>
                <w:rFonts w:asciiTheme="minorHAnsi" w:hAnsiTheme="minorHAnsi"/>
              </w:rPr>
            </w:pPr>
            <w:r>
              <w:rPr>
                <w:rFonts w:asciiTheme="minorHAnsi" w:hAnsiTheme="minorHAnsi"/>
              </w:rPr>
              <w:t>8</w:t>
            </w:r>
          </w:p>
        </w:tc>
        <w:tc>
          <w:tcPr>
            <w:tcW w:w="1968" w:type="dxa"/>
          </w:tcPr>
          <w:p w14:paraId="540DC1EF" w14:textId="1589C76C" w:rsidR="00B65C9B" w:rsidRPr="00D65586" w:rsidRDefault="00013B4A" w:rsidP="00B65C9B">
            <w:pPr>
              <w:rPr>
                <w:rFonts w:asciiTheme="minorHAnsi" w:hAnsiTheme="minorHAnsi"/>
              </w:rPr>
            </w:pPr>
            <w:r>
              <w:rPr>
                <w:rFonts w:asciiTheme="minorHAnsi" w:hAnsiTheme="minorHAnsi"/>
              </w:rPr>
              <w:t>Classified Study</w:t>
            </w:r>
          </w:p>
        </w:tc>
        <w:tc>
          <w:tcPr>
            <w:tcW w:w="1540" w:type="dxa"/>
          </w:tcPr>
          <w:p w14:paraId="2ED5DD2C" w14:textId="7FF46040" w:rsidR="00B65C9B" w:rsidRPr="00D65586" w:rsidRDefault="00013B4A" w:rsidP="00B65C9B">
            <w:pPr>
              <w:rPr>
                <w:rFonts w:asciiTheme="minorHAnsi" w:hAnsiTheme="minorHAnsi"/>
              </w:rPr>
            </w:pPr>
            <w:r>
              <w:rPr>
                <w:rFonts w:asciiTheme="minorHAnsi" w:hAnsiTheme="minorHAnsi"/>
              </w:rPr>
              <w:t>Inconsistencies in the data provided for Task A (Classified Study) may limit the reliability of the final report.</w:t>
            </w:r>
          </w:p>
        </w:tc>
        <w:tc>
          <w:tcPr>
            <w:tcW w:w="1278" w:type="dxa"/>
          </w:tcPr>
          <w:p w14:paraId="5D929FB3" w14:textId="55E0F8B1" w:rsidR="00B65C9B" w:rsidRPr="00D65586" w:rsidRDefault="00013B4A" w:rsidP="00B65C9B">
            <w:pPr>
              <w:rPr>
                <w:rFonts w:asciiTheme="minorHAnsi" w:hAnsiTheme="minorHAnsi"/>
              </w:rPr>
            </w:pPr>
            <w:r>
              <w:rPr>
                <w:rFonts w:asciiTheme="minorHAnsi" w:hAnsiTheme="minorHAnsi"/>
              </w:rPr>
              <w:t>Technical</w:t>
            </w:r>
          </w:p>
        </w:tc>
        <w:tc>
          <w:tcPr>
            <w:tcW w:w="932" w:type="dxa"/>
          </w:tcPr>
          <w:p w14:paraId="5D057124" w14:textId="6F7FB8A0" w:rsidR="00B65C9B" w:rsidRPr="00D65586" w:rsidRDefault="00013B4A" w:rsidP="00B65C9B">
            <w:pPr>
              <w:rPr>
                <w:rFonts w:asciiTheme="minorHAnsi" w:hAnsiTheme="minorHAnsi"/>
              </w:rPr>
            </w:pPr>
            <w:r>
              <w:rPr>
                <w:rFonts w:asciiTheme="minorHAnsi" w:hAnsiTheme="minorHAnsi"/>
              </w:rPr>
              <w:t>8 (L4, C2</w:t>
            </w:r>
            <w:r w:rsidR="00B65C9B" w:rsidRPr="00D65586">
              <w:rPr>
                <w:rFonts w:asciiTheme="minorHAnsi" w:hAnsiTheme="minorHAnsi"/>
              </w:rPr>
              <w:t>)</w:t>
            </w:r>
          </w:p>
        </w:tc>
        <w:tc>
          <w:tcPr>
            <w:tcW w:w="3600" w:type="dxa"/>
          </w:tcPr>
          <w:p w14:paraId="34D2471F" w14:textId="36CE1B88" w:rsidR="00B65C9B" w:rsidRPr="00D65586" w:rsidRDefault="00013B4A" w:rsidP="00B65C9B">
            <w:pPr>
              <w:keepNext/>
              <w:rPr>
                <w:rFonts w:asciiTheme="minorHAnsi" w:hAnsiTheme="minorHAnsi"/>
              </w:rPr>
            </w:pPr>
            <w:r>
              <w:rPr>
                <w:rFonts w:asciiTheme="minorHAnsi" w:hAnsiTheme="minorHAnsi"/>
              </w:rPr>
              <w:t>Continue working with NPPD and the whole Task A team to clearly understand the data sets.</w:t>
            </w:r>
          </w:p>
        </w:tc>
        <w:tc>
          <w:tcPr>
            <w:tcW w:w="1742" w:type="dxa"/>
          </w:tcPr>
          <w:p w14:paraId="01FF5053" w14:textId="51835264" w:rsidR="00B65C9B" w:rsidRPr="00D65586" w:rsidRDefault="00013B4A" w:rsidP="00013B4A">
            <w:pPr>
              <w:keepNext/>
              <w:rPr>
                <w:rFonts w:asciiTheme="minorHAnsi" w:hAnsiTheme="minorHAnsi"/>
              </w:rPr>
            </w:pPr>
            <w:r>
              <w:rPr>
                <w:rFonts w:asciiTheme="minorHAnsi" w:hAnsiTheme="minorHAnsi"/>
              </w:rPr>
              <w:t>Chase Garwood</w:t>
            </w:r>
            <w:r w:rsidR="00B65C9B" w:rsidRPr="00D65586">
              <w:rPr>
                <w:rFonts w:asciiTheme="minorHAnsi" w:hAnsiTheme="minorHAnsi"/>
              </w:rPr>
              <w:t xml:space="preserve">, </w:t>
            </w:r>
            <w:r>
              <w:rPr>
                <w:rFonts w:asciiTheme="minorHAnsi" w:hAnsiTheme="minorHAnsi"/>
              </w:rPr>
              <w:t>Program Manager</w:t>
            </w:r>
          </w:p>
        </w:tc>
      </w:tr>
      <w:tr w:rsidR="00B65C9B" w:rsidRPr="00D65586" w14:paraId="5364CBC1" w14:textId="77777777" w:rsidTr="00013B4A">
        <w:trPr>
          <w:jc w:val="center"/>
        </w:trPr>
        <w:tc>
          <w:tcPr>
            <w:tcW w:w="980" w:type="dxa"/>
          </w:tcPr>
          <w:p w14:paraId="1EFA7DBC" w14:textId="12A6F38F" w:rsidR="00B65C9B" w:rsidRPr="00D65586" w:rsidRDefault="00013B4A" w:rsidP="00B65C9B">
            <w:pPr>
              <w:jc w:val="center"/>
              <w:rPr>
                <w:rFonts w:asciiTheme="minorHAnsi" w:hAnsiTheme="minorHAnsi"/>
              </w:rPr>
            </w:pPr>
            <w:r>
              <w:rPr>
                <w:rFonts w:asciiTheme="minorHAnsi" w:hAnsiTheme="minorHAnsi"/>
              </w:rPr>
              <w:t>9</w:t>
            </w:r>
          </w:p>
        </w:tc>
        <w:tc>
          <w:tcPr>
            <w:tcW w:w="1968" w:type="dxa"/>
          </w:tcPr>
          <w:p w14:paraId="0AB66938" w14:textId="541DB7CA" w:rsidR="00B65C9B" w:rsidRDefault="00013B4A" w:rsidP="00B65C9B">
            <w:pPr>
              <w:rPr>
                <w:rFonts w:asciiTheme="minorHAnsi" w:hAnsiTheme="minorHAnsi"/>
              </w:rPr>
            </w:pPr>
            <w:r>
              <w:rPr>
                <w:rFonts w:asciiTheme="minorHAnsi" w:hAnsiTheme="minorHAnsi"/>
              </w:rPr>
              <w:t>Community Feedback</w:t>
            </w:r>
          </w:p>
          <w:p w14:paraId="12EF4D9B" w14:textId="77777777" w:rsidR="00B65C9B" w:rsidRPr="00E6549C" w:rsidRDefault="00B65C9B" w:rsidP="00B65C9B">
            <w:pPr>
              <w:rPr>
                <w:rFonts w:asciiTheme="minorHAnsi" w:hAnsiTheme="minorHAnsi"/>
              </w:rPr>
            </w:pPr>
          </w:p>
          <w:p w14:paraId="0180F8FF" w14:textId="77777777" w:rsidR="00B65C9B" w:rsidRPr="00E6549C" w:rsidRDefault="00B65C9B" w:rsidP="00B65C9B">
            <w:pPr>
              <w:rPr>
                <w:rFonts w:asciiTheme="minorHAnsi" w:hAnsiTheme="minorHAnsi"/>
              </w:rPr>
            </w:pPr>
          </w:p>
          <w:p w14:paraId="4BDCFF44" w14:textId="77777777" w:rsidR="00B65C9B" w:rsidRDefault="00B65C9B" w:rsidP="00B65C9B">
            <w:pPr>
              <w:rPr>
                <w:rFonts w:asciiTheme="minorHAnsi" w:hAnsiTheme="minorHAnsi"/>
              </w:rPr>
            </w:pPr>
          </w:p>
          <w:p w14:paraId="7839A91F" w14:textId="77777777" w:rsidR="00B65C9B" w:rsidRPr="00E6549C" w:rsidRDefault="00B65C9B" w:rsidP="00B65C9B">
            <w:pPr>
              <w:jc w:val="center"/>
              <w:rPr>
                <w:rFonts w:asciiTheme="minorHAnsi" w:hAnsiTheme="minorHAnsi"/>
              </w:rPr>
            </w:pPr>
          </w:p>
        </w:tc>
        <w:tc>
          <w:tcPr>
            <w:tcW w:w="1540" w:type="dxa"/>
          </w:tcPr>
          <w:p w14:paraId="5719F243" w14:textId="02435939" w:rsidR="00B65C9B" w:rsidRPr="00D65586" w:rsidRDefault="00013B4A" w:rsidP="00B65C9B">
            <w:pPr>
              <w:rPr>
                <w:rFonts w:asciiTheme="minorHAnsi" w:hAnsiTheme="minorHAnsi"/>
              </w:rPr>
            </w:pPr>
            <w:r>
              <w:rPr>
                <w:rFonts w:asciiTheme="minorHAnsi" w:hAnsiTheme="minorHAnsi"/>
              </w:rPr>
              <w:t>Community feedback yields a very high number of responses to resolution</w:t>
            </w:r>
          </w:p>
        </w:tc>
        <w:tc>
          <w:tcPr>
            <w:tcW w:w="1278" w:type="dxa"/>
          </w:tcPr>
          <w:p w14:paraId="196FD2AD" w14:textId="74CFFF26" w:rsidR="00B65C9B" w:rsidRDefault="00C64631" w:rsidP="00B65C9B">
            <w:pPr>
              <w:rPr>
                <w:rFonts w:asciiTheme="minorHAnsi" w:hAnsiTheme="minorHAnsi"/>
              </w:rPr>
            </w:pPr>
            <w:r>
              <w:rPr>
                <w:rFonts w:asciiTheme="minorHAnsi" w:hAnsiTheme="minorHAnsi"/>
              </w:rPr>
              <w:t>Technical</w:t>
            </w:r>
            <w:r w:rsidR="00B65C9B" w:rsidRPr="00D65586">
              <w:rPr>
                <w:rFonts w:asciiTheme="minorHAnsi" w:hAnsiTheme="minorHAnsi"/>
              </w:rPr>
              <w:t xml:space="preserve">, Schedule </w:t>
            </w:r>
          </w:p>
          <w:p w14:paraId="71F2049F" w14:textId="77777777" w:rsidR="00B65C9B" w:rsidRPr="00E6549C" w:rsidRDefault="00B65C9B" w:rsidP="00B65C9B">
            <w:pPr>
              <w:rPr>
                <w:rFonts w:asciiTheme="minorHAnsi" w:hAnsiTheme="minorHAnsi"/>
              </w:rPr>
            </w:pPr>
          </w:p>
          <w:p w14:paraId="6CA8366E" w14:textId="77777777" w:rsidR="00B65C9B" w:rsidRPr="00E6549C" w:rsidRDefault="00B65C9B" w:rsidP="00B65C9B">
            <w:pPr>
              <w:rPr>
                <w:rFonts w:asciiTheme="minorHAnsi" w:hAnsiTheme="minorHAnsi"/>
              </w:rPr>
            </w:pPr>
          </w:p>
          <w:p w14:paraId="0C3CFEBE" w14:textId="77777777" w:rsidR="00B65C9B" w:rsidRPr="00E6549C" w:rsidRDefault="00B65C9B" w:rsidP="00B65C9B">
            <w:pPr>
              <w:rPr>
                <w:rFonts w:asciiTheme="minorHAnsi" w:hAnsiTheme="minorHAnsi"/>
              </w:rPr>
            </w:pPr>
          </w:p>
          <w:p w14:paraId="1B057E57" w14:textId="77777777" w:rsidR="00B65C9B" w:rsidRPr="00E6549C" w:rsidRDefault="00B65C9B" w:rsidP="00B65C9B">
            <w:pPr>
              <w:rPr>
                <w:rFonts w:asciiTheme="minorHAnsi" w:hAnsiTheme="minorHAnsi"/>
              </w:rPr>
            </w:pPr>
          </w:p>
          <w:p w14:paraId="3CCC95BD" w14:textId="77777777" w:rsidR="00B65C9B" w:rsidRPr="00E6549C" w:rsidRDefault="00B65C9B" w:rsidP="00B65C9B">
            <w:pPr>
              <w:rPr>
                <w:rFonts w:asciiTheme="minorHAnsi" w:hAnsiTheme="minorHAnsi"/>
              </w:rPr>
            </w:pPr>
          </w:p>
          <w:p w14:paraId="0F994E1A" w14:textId="77777777" w:rsidR="00B65C9B" w:rsidRDefault="00B65C9B" w:rsidP="00B65C9B">
            <w:pPr>
              <w:rPr>
                <w:rFonts w:asciiTheme="minorHAnsi" w:hAnsiTheme="minorHAnsi"/>
              </w:rPr>
            </w:pPr>
          </w:p>
          <w:p w14:paraId="0755F824" w14:textId="77777777" w:rsidR="00B65C9B" w:rsidRPr="00E6549C" w:rsidRDefault="00B65C9B" w:rsidP="00B65C9B">
            <w:pPr>
              <w:rPr>
                <w:rFonts w:asciiTheme="minorHAnsi" w:hAnsiTheme="minorHAnsi"/>
              </w:rPr>
            </w:pPr>
          </w:p>
        </w:tc>
        <w:tc>
          <w:tcPr>
            <w:tcW w:w="932" w:type="dxa"/>
          </w:tcPr>
          <w:p w14:paraId="081D3581" w14:textId="0918C97A" w:rsidR="00B65C9B" w:rsidRPr="00D65586" w:rsidRDefault="00C64631" w:rsidP="00B65C9B">
            <w:pPr>
              <w:jc w:val="center"/>
              <w:rPr>
                <w:rFonts w:asciiTheme="minorHAnsi" w:hAnsiTheme="minorHAnsi"/>
                <w:color w:val="FF0000"/>
              </w:rPr>
            </w:pPr>
            <w:r>
              <w:rPr>
                <w:rFonts w:asciiTheme="minorHAnsi" w:hAnsiTheme="minorHAnsi"/>
              </w:rPr>
              <w:t xml:space="preserve"> 6 (L3; C2</w:t>
            </w:r>
            <w:r w:rsidR="00B65C9B" w:rsidRPr="0072040E">
              <w:rPr>
                <w:rFonts w:asciiTheme="minorHAnsi" w:hAnsiTheme="minorHAnsi"/>
              </w:rPr>
              <w:t>)</w:t>
            </w:r>
          </w:p>
        </w:tc>
        <w:tc>
          <w:tcPr>
            <w:tcW w:w="3600" w:type="dxa"/>
          </w:tcPr>
          <w:p w14:paraId="639A40B8" w14:textId="2CC3BEE9" w:rsidR="00B65C9B" w:rsidRPr="00D65586" w:rsidRDefault="00C64631" w:rsidP="00B65C9B">
            <w:pPr>
              <w:rPr>
                <w:rFonts w:asciiTheme="minorHAnsi" w:hAnsiTheme="minorHAnsi"/>
              </w:rPr>
            </w:pPr>
            <w:r>
              <w:rPr>
                <w:rFonts w:asciiTheme="minorHAnsi" w:hAnsiTheme="minorHAnsi"/>
              </w:rPr>
              <w:t>Provide resolution to responses in next version.  Consider adding contractor personnel support for comment resolution.</w:t>
            </w:r>
          </w:p>
        </w:tc>
        <w:tc>
          <w:tcPr>
            <w:tcW w:w="1742" w:type="dxa"/>
          </w:tcPr>
          <w:p w14:paraId="2FB1CF27" w14:textId="71926173" w:rsidR="00B65C9B" w:rsidRPr="00D65586" w:rsidRDefault="00C64631" w:rsidP="00C64631">
            <w:pPr>
              <w:rPr>
                <w:rFonts w:asciiTheme="minorHAnsi" w:hAnsiTheme="minorHAnsi"/>
                <w:color w:val="FF0000"/>
              </w:rPr>
            </w:pPr>
            <w:r>
              <w:rPr>
                <w:rFonts w:asciiTheme="minorHAnsi" w:hAnsiTheme="minorHAnsi"/>
              </w:rPr>
              <w:t>Chase Garwood</w:t>
            </w:r>
            <w:r w:rsidR="00B65C9B" w:rsidRPr="00D65586">
              <w:rPr>
                <w:rFonts w:asciiTheme="minorHAnsi" w:hAnsiTheme="minorHAnsi"/>
              </w:rPr>
              <w:t xml:space="preserve">, </w:t>
            </w:r>
            <w:r>
              <w:rPr>
                <w:rFonts w:asciiTheme="minorHAnsi" w:hAnsiTheme="minorHAnsi"/>
              </w:rPr>
              <w:t>Program Manager</w:t>
            </w:r>
          </w:p>
        </w:tc>
      </w:tr>
      <w:tr w:rsidR="00B65C9B" w:rsidRPr="00D65586" w14:paraId="4B1FF8D0" w14:textId="77777777" w:rsidTr="00013B4A">
        <w:trPr>
          <w:jc w:val="center"/>
        </w:trPr>
        <w:tc>
          <w:tcPr>
            <w:tcW w:w="980" w:type="dxa"/>
          </w:tcPr>
          <w:p w14:paraId="5CE99AFB" w14:textId="7655A61B" w:rsidR="00B65C9B" w:rsidRPr="00D65586" w:rsidRDefault="00C64631" w:rsidP="00B65C9B">
            <w:pPr>
              <w:jc w:val="center"/>
              <w:rPr>
                <w:rFonts w:asciiTheme="minorHAnsi" w:hAnsiTheme="minorHAnsi"/>
              </w:rPr>
            </w:pPr>
            <w:r>
              <w:rPr>
                <w:rFonts w:asciiTheme="minorHAnsi" w:hAnsiTheme="minorHAnsi"/>
              </w:rPr>
              <w:t>10</w:t>
            </w:r>
          </w:p>
        </w:tc>
        <w:tc>
          <w:tcPr>
            <w:tcW w:w="1968" w:type="dxa"/>
          </w:tcPr>
          <w:p w14:paraId="08EB704B" w14:textId="756E3796" w:rsidR="00B65C9B" w:rsidRPr="00D65586" w:rsidRDefault="00C64631" w:rsidP="00B65C9B">
            <w:pPr>
              <w:rPr>
                <w:rFonts w:asciiTheme="minorHAnsi" w:hAnsiTheme="minorHAnsi"/>
              </w:rPr>
            </w:pPr>
            <w:r>
              <w:rPr>
                <w:rFonts w:asciiTheme="minorHAnsi" w:hAnsiTheme="minorHAnsi"/>
              </w:rPr>
              <w:t>D/A Responses</w:t>
            </w:r>
          </w:p>
        </w:tc>
        <w:tc>
          <w:tcPr>
            <w:tcW w:w="1540" w:type="dxa"/>
          </w:tcPr>
          <w:p w14:paraId="4B3FB04E" w14:textId="064577D8" w:rsidR="00B65C9B" w:rsidRPr="00D65586" w:rsidRDefault="00C64631" w:rsidP="00B65C9B">
            <w:pPr>
              <w:rPr>
                <w:rFonts w:asciiTheme="minorHAnsi" w:hAnsiTheme="minorHAnsi"/>
              </w:rPr>
            </w:pPr>
            <w:r>
              <w:rPr>
                <w:rFonts w:asciiTheme="minorHAnsi" w:hAnsiTheme="minorHAnsi"/>
              </w:rPr>
              <w:t>Lack of responses from D/As necessary to meet systems analysis and program needs</w:t>
            </w:r>
          </w:p>
        </w:tc>
        <w:tc>
          <w:tcPr>
            <w:tcW w:w="1278" w:type="dxa"/>
          </w:tcPr>
          <w:p w14:paraId="2820CC54" w14:textId="77777777" w:rsidR="00C64631" w:rsidRDefault="00C64631" w:rsidP="00B65C9B">
            <w:pPr>
              <w:rPr>
                <w:rFonts w:asciiTheme="minorHAnsi" w:hAnsiTheme="minorHAnsi"/>
              </w:rPr>
            </w:pPr>
            <w:r>
              <w:rPr>
                <w:rFonts w:asciiTheme="minorHAnsi" w:hAnsiTheme="minorHAnsi"/>
              </w:rPr>
              <w:t>Technical,</w:t>
            </w:r>
          </w:p>
          <w:p w14:paraId="655B8FFA" w14:textId="77777777" w:rsidR="00B65C9B" w:rsidRPr="00D65586" w:rsidRDefault="00B65C9B" w:rsidP="00B65C9B">
            <w:pPr>
              <w:rPr>
                <w:rFonts w:asciiTheme="minorHAnsi" w:hAnsiTheme="minorHAnsi"/>
              </w:rPr>
            </w:pPr>
            <w:r w:rsidRPr="00D65586">
              <w:rPr>
                <w:rFonts w:asciiTheme="minorHAnsi" w:hAnsiTheme="minorHAnsi"/>
              </w:rPr>
              <w:t>Schedule</w:t>
            </w:r>
          </w:p>
        </w:tc>
        <w:tc>
          <w:tcPr>
            <w:tcW w:w="932" w:type="dxa"/>
          </w:tcPr>
          <w:p w14:paraId="04AF5C64" w14:textId="23793049" w:rsidR="00B65C9B" w:rsidRPr="00D65586" w:rsidRDefault="00C64631" w:rsidP="00B65C9B">
            <w:pPr>
              <w:rPr>
                <w:rFonts w:asciiTheme="minorHAnsi" w:hAnsiTheme="minorHAnsi"/>
              </w:rPr>
            </w:pPr>
            <w:r>
              <w:rPr>
                <w:rFonts w:asciiTheme="minorHAnsi" w:hAnsiTheme="minorHAnsi"/>
              </w:rPr>
              <w:t>6 (L3, C2</w:t>
            </w:r>
            <w:r w:rsidR="00B65C9B" w:rsidRPr="00D65586">
              <w:rPr>
                <w:rFonts w:asciiTheme="minorHAnsi" w:hAnsiTheme="minorHAnsi"/>
              </w:rPr>
              <w:t>)</w:t>
            </w:r>
          </w:p>
        </w:tc>
        <w:tc>
          <w:tcPr>
            <w:tcW w:w="3600" w:type="dxa"/>
          </w:tcPr>
          <w:p w14:paraId="56781163" w14:textId="25442B42" w:rsidR="00B65C9B" w:rsidRPr="00D65586" w:rsidRDefault="00C64631" w:rsidP="00B65C9B">
            <w:pPr>
              <w:rPr>
                <w:rFonts w:asciiTheme="minorHAnsi" w:hAnsiTheme="minorHAnsi"/>
              </w:rPr>
            </w:pPr>
            <w:r>
              <w:rPr>
                <w:rFonts w:asciiTheme="minorHAnsi" w:hAnsiTheme="minorHAnsi"/>
              </w:rPr>
              <w:t>Add more team members to aid in reach out phase to new D/As</w:t>
            </w:r>
            <w:r w:rsidR="00B65C9B" w:rsidRPr="00D65586">
              <w:rPr>
                <w:rFonts w:asciiTheme="minorHAnsi" w:hAnsiTheme="minorHAnsi"/>
              </w:rPr>
              <w:t xml:space="preserve"> </w:t>
            </w:r>
          </w:p>
        </w:tc>
        <w:tc>
          <w:tcPr>
            <w:tcW w:w="1742" w:type="dxa"/>
          </w:tcPr>
          <w:p w14:paraId="573FF17C" w14:textId="66479018" w:rsidR="00B65C9B" w:rsidRPr="00D65586" w:rsidRDefault="00C64631" w:rsidP="00B65C9B">
            <w:pPr>
              <w:rPr>
                <w:rFonts w:asciiTheme="minorHAnsi" w:hAnsiTheme="minorHAnsi"/>
              </w:rPr>
            </w:pPr>
            <w:r>
              <w:rPr>
                <w:rFonts w:asciiTheme="minorHAnsi" w:hAnsiTheme="minorHAnsi"/>
              </w:rPr>
              <w:t>Chase Garwood, Program Manager</w:t>
            </w:r>
          </w:p>
        </w:tc>
      </w:tr>
      <w:tr w:rsidR="00B65C9B" w:rsidRPr="00D65586" w14:paraId="073D4023" w14:textId="77777777" w:rsidTr="00013B4A">
        <w:trPr>
          <w:jc w:val="center"/>
        </w:trPr>
        <w:tc>
          <w:tcPr>
            <w:tcW w:w="980" w:type="dxa"/>
          </w:tcPr>
          <w:p w14:paraId="1FB33F69" w14:textId="1563C5B2" w:rsidR="00B65C9B" w:rsidRPr="00D65586" w:rsidRDefault="00C4476E" w:rsidP="00B65C9B">
            <w:pPr>
              <w:jc w:val="center"/>
              <w:rPr>
                <w:rFonts w:asciiTheme="minorHAnsi" w:hAnsiTheme="minorHAnsi"/>
              </w:rPr>
            </w:pPr>
            <w:r>
              <w:rPr>
                <w:rFonts w:asciiTheme="minorHAnsi" w:hAnsiTheme="minorHAnsi"/>
              </w:rPr>
              <w:t>1</w:t>
            </w:r>
            <w:r w:rsidR="00B65C9B" w:rsidRPr="00D65586">
              <w:rPr>
                <w:rFonts w:asciiTheme="minorHAnsi" w:hAnsiTheme="minorHAnsi"/>
              </w:rPr>
              <w:t>1</w:t>
            </w:r>
          </w:p>
        </w:tc>
        <w:tc>
          <w:tcPr>
            <w:tcW w:w="1968" w:type="dxa"/>
          </w:tcPr>
          <w:p w14:paraId="3A946C79" w14:textId="3A8DEF17" w:rsidR="00B65C9B" w:rsidRDefault="00C4476E" w:rsidP="00B65C9B">
            <w:pPr>
              <w:rPr>
                <w:rFonts w:asciiTheme="minorHAnsi" w:hAnsiTheme="minorHAnsi"/>
              </w:rPr>
            </w:pPr>
            <w:r>
              <w:rPr>
                <w:rFonts w:asciiTheme="minorHAnsi" w:hAnsiTheme="minorHAnsi"/>
              </w:rPr>
              <w:t>State and Local Engagements</w:t>
            </w:r>
          </w:p>
          <w:p w14:paraId="6B1222D0" w14:textId="77777777" w:rsidR="00B65C9B" w:rsidRPr="00E6549C" w:rsidRDefault="00B65C9B" w:rsidP="00B65C9B">
            <w:pPr>
              <w:rPr>
                <w:rFonts w:asciiTheme="minorHAnsi" w:hAnsiTheme="minorHAnsi"/>
              </w:rPr>
            </w:pPr>
          </w:p>
          <w:p w14:paraId="31CE82FE" w14:textId="77777777" w:rsidR="00B65C9B" w:rsidRPr="00E6549C" w:rsidRDefault="00B65C9B" w:rsidP="00B65C9B">
            <w:pPr>
              <w:rPr>
                <w:rFonts w:asciiTheme="minorHAnsi" w:hAnsiTheme="minorHAnsi"/>
              </w:rPr>
            </w:pPr>
          </w:p>
          <w:p w14:paraId="5A8426CF" w14:textId="77777777" w:rsidR="00B65C9B" w:rsidRDefault="00B65C9B" w:rsidP="00B65C9B">
            <w:pPr>
              <w:rPr>
                <w:rFonts w:asciiTheme="minorHAnsi" w:hAnsiTheme="minorHAnsi"/>
              </w:rPr>
            </w:pPr>
          </w:p>
          <w:p w14:paraId="1AD1B98E" w14:textId="77777777" w:rsidR="00B65C9B" w:rsidRPr="00E6549C" w:rsidRDefault="00B65C9B" w:rsidP="00B65C9B">
            <w:pPr>
              <w:jc w:val="center"/>
              <w:rPr>
                <w:rFonts w:asciiTheme="minorHAnsi" w:hAnsiTheme="minorHAnsi"/>
              </w:rPr>
            </w:pPr>
          </w:p>
        </w:tc>
        <w:tc>
          <w:tcPr>
            <w:tcW w:w="1540" w:type="dxa"/>
          </w:tcPr>
          <w:p w14:paraId="7AC834B4" w14:textId="4BF869BB" w:rsidR="00B65C9B" w:rsidRPr="00D65586" w:rsidRDefault="00C4476E" w:rsidP="00C4476E">
            <w:pPr>
              <w:rPr>
                <w:rFonts w:asciiTheme="minorHAnsi" w:hAnsiTheme="minorHAnsi"/>
              </w:rPr>
            </w:pPr>
            <w:r>
              <w:rPr>
                <w:rFonts w:asciiTheme="minorHAnsi" w:hAnsiTheme="minorHAnsi"/>
              </w:rPr>
              <w:t xml:space="preserve">Unknown scope of state and local engagements could affect Cyber.gov </w:t>
            </w:r>
          </w:p>
        </w:tc>
        <w:tc>
          <w:tcPr>
            <w:tcW w:w="1278" w:type="dxa"/>
          </w:tcPr>
          <w:p w14:paraId="6D9ADF77" w14:textId="77777777" w:rsidR="00B65C9B" w:rsidRDefault="00B65C9B" w:rsidP="00B65C9B">
            <w:pPr>
              <w:rPr>
                <w:rFonts w:asciiTheme="minorHAnsi" w:hAnsiTheme="minorHAnsi"/>
              </w:rPr>
            </w:pPr>
            <w:r w:rsidRPr="00D65586">
              <w:rPr>
                <w:rFonts w:asciiTheme="minorHAnsi" w:hAnsiTheme="minorHAnsi"/>
              </w:rPr>
              <w:t xml:space="preserve">Operational, Schedule </w:t>
            </w:r>
          </w:p>
          <w:p w14:paraId="697BBEA8" w14:textId="77777777" w:rsidR="00B65C9B" w:rsidRPr="00E6549C" w:rsidRDefault="00B65C9B" w:rsidP="00B65C9B">
            <w:pPr>
              <w:rPr>
                <w:rFonts w:asciiTheme="minorHAnsi" w:hAnsiTheme="minorHAnsi"/>
              </w:rPr>
            </w:pPr>
          </w:p>
          <w:p w14:paraId="4B4E188F" w14:textId="77777777" w:rsidR="00B65C9B" w:rsidRPr="00E6549C" w:rsidRDefault="00B65C9B" w:rsidP="00B65C9B">
            <w:pPr>
              <w:rPr>
                <w:rFonts w:asciiTheme="minorHAnsi" w:hAnsiTheme="minorHAnsi"/>
              </w:rPr>
            </w:pPr>
          </w:p>
          <w:p w14:paraId="0E110483" w14:textId="77777777" w:rsidR="00B65C9B" w:rsidRPr="00E6549C" w:rsidRDefault="00B65C9B" w:rsidP="00B65C9B">
            <w:pPr>
              <w:rPr>
                <w:rFonts w:asciiTheme="minorHAnsi" w:hAnsiTheme="minorHAnsi"/>
              </w:rPr>
            </w:pPr>
          </w:p>
          <w:p w14:paraId="3DE6D1E8" w14:textId="77777777" w:rsidR="00B65C9B" w:rsidRPr="00E6549C" w:rsidRDefault="00B65C9B" w:rsidP="00B65C9B">
            <w:pPr>
              <w:rPr>
                <w:rFonts w:asciiTheme="minorHAnsi" w:hAnsiTheme="minorHAnsi"/>
              </w:rPr>
            </w:pPr>
          </w:p>
          <w:p w14:paraId="5B0F9396" w14:textId="77777777" w:rsidR="00B65C9B" w:rsidRPr="00E6549C" w:rsidRDefault="00B65C9B" w:rsidP="00B65C9B">
            <w:pPr>
              <w:rPr>
                <w:rFonts w:asciiTheme="minorHAnsi" w:hAnsiTheme="minorHAnsi"/>
              </w:rPr>
            </w:pPr>
          </w:p>
          <w:p w14:paraId="7F9DC751" w14:textId="77777777" w:rsidR="00B65C9B" w:rsidRDefault="00B65C9B" w:rsidP="00B65C9B">
            <w:pPr>
              <w:rPr>
                <w:rFonts w:asciiTheme="minorHAnsi" w:hAnsiTheme="minorHAnsi"/>
              </w:rPr>
            </w:pPr>
          </w:p>
          <w:p w14:paraId="62F468DB" w14:textId="77777777" w:rsidR="00B65C9B" w:rsidRPr="00E6549C" w:rsidRDefault="00B65C9B" w:rsidP="00B65C9B">
            <w:pPr>
              <w:rPr>
                <w:rFonts w:asciiTheme="minorHAnsi" w:hAnsiTheme="minorHAnsi"/>
              </w:rPr>
            </w:pPr>
          </w:p>
        </w:tc>
        <w:tc>
          <w:tcPr>
            <w:tcW w:w="932" w:type="dxa"/>
          </w:tcPr>
          <w:p w14:paraId="55679244" w14:textId="55BA79BA" w:rsidR="00B65C9B" w:rsidRPr="00D65586" w:rsidRDefault="00C4476E" w:rsidP="00B65C9B">
            <w:pPr>
              <w:jc w:val="center"/>
              <w:rPr>
                <w:rFonts w:asciiTheme="minorHAnsi" w:hAnsiTheme="minorHAnsi"/>
                <w:color w:val="FF0000"/>
              </w:rPr>
            </w:pPr>
            <w:r>
              <w:rPr>
                <w:rFonts w:asciiTheme="minorHAnsi" w:hAnsiTheme="minorHAnsi"/>
              </w:rPr>
              <w:t>4 (L2; C2</w:t>
            </w:r>
            <w:r w:rsidR="00B65C9B" w:rsidRPr="0072040E">
              <w:rPr>
                <w:rFonts w:asciiTheme="minorHAnsi" w:hAnsiTheme="minorHAnsi"/>
              </w:rPr>
              <w:t>)</w:t>
            </w:r>
          </w:p>
        </w:tc>
        <w:tc>
          <w:tcPr>
            <w:tcW w:w="3600" w:type="dxa"/>
          </w:tcPr>
          <w:p w14:paraId="01632C73" w14:textId="1BAC12BC" w:rsidR="00B65C9B" w:rsidRPr="00D65586" w:rsidRDefault="00C4476E" w:rsidP="00B65C9B">
            <w:pPr>
              <w:rPr>
                <w:rFonts w:asciiTheme="minorHAnsi" w:hAnsiTheme="minorHAnsi"/>
              </w:rPr>
            </w:pPr>
            <w:r>
              <w:rPr>
                <w:rFonts w:asciiTheme="minorHAnsi" w:hAnsiTheme="minorHAnsi"/>
              </w:rPr>
              <w:t>Define scope per effort in conjunction with FEMA and increase staffing</w:t>
            </w:r>
          </w:p>
        </w:tc>
        <w:tc>
          <w:tcPr>
            <w:tcW w:w="1742" w:type="dxa"/>
          </w:tcPr>
          <w:p w14:paraId="54ACE0E9" w14:textId="77777777" w:rsidR="00B65C9B" w:rsidRPr="00D65586" w:rsidRDefault="00B65C9B" w:rsidP="00B65C9B">
            <w:pPr>
              <w:rPr>
                <w:rFonts w:asciiTheme="minorHAnsi" w:hAnsiTheme="minorHAnsi"/>
                <w:color w:val="FF0000"/>
              </w:rPr>
            </w:pPr>
            <w:r w:rsidRPr="00D65586">
              <w:rPr>
                <w:rFonts w:asciiTheme="minorHAnsi" w:hAnsiTheme="minorHAnsi"/>
              </w:rPr>
              <w:t>Doug Maughan, Division Director</w:t>
            </w:r>
          </w:p>
        </w:tc>
      </w:tr>
    </w:tbl>
    <w:p w14:paraId="4FF642E0" w14:textId="20AD3037" w:rsidR="00303813" w:rsidRDefault="006123B7" w:rsidP="00D220EB">
      <w:pPr>
        <w:pStyle w:val="ParagraphItalics"/>
        <w:spacing w:before="120" w:after="240"/>
        <w:ind w:left="720"/>
        <w:jc w:val="center"/>
        <w:rPr>
          <w:rFonts w:asciiTheme="minorHAnsi" w:hAnsiTheme="minorHAnsi"/>
          <w:b/>
          <w:i w:val="0"/>
          <w:sz w:val="20"/>
        </w:rPr>
      </w:pPr>
      <w:r w:rsidRPr="00D65586">
        <w:rPr>
          <w:rFonts w:asciiTheme="minorHAnsi" w:hAnsiTheme="minorHAnsi"/>
          <w:b/>
          <w:i w:val="0"/>
          <w:sz w:val="20"/>
        </w:rPr>
        <w:lastRenderedPageBreak/>
        <w:t xml:space="preserve">Figure </w:t>
      </w:r>
      <w:bookmarkEnd w:id="1004"/>
      <w:r w:rsidR="00847B91">
        <w:rPr>
          <w:rFonts w:asciiTheme="minorHAnsi" w:hAnsiTheme="minorHAnsi"/>
          <w:b/>
          <w:i w:val="0"/>
          <w:sz w:val="20"/>
        </w:rPr>
        <w:t>1</w:t>
      </w:r>
      <w:r w:rsidR="00C40FA6">
        <w:rPr>
          <w:rFonts w:asciiTheme="minorHAnsi" w:hAnsiTheme="minorHAnsi"/>
          <w:b/>
          <w:i w:val="0"/>
          <w:sz w:val="20"/>
        </w:rPr>
        <w:t>6</w:t>
      </w:r>
      <w:r w:rsidRPr="00D65586">
        <w:rPr>
          <w:rFonts w:asciiTheme="minorHAnsi" w:hAnsiTheme="minorHAnsi"/>
          <w:b/>
          <w:i w:val="0"/>
          <w:sz w:val="20"/>
        </w:rPr>
        <w:t xml:space="preserve">: Risk Register </w:t>
      </w:r>
      <w:bookmarkEnd w:id="1005"/>
    </w:p>
    <w:p w14:paraId="572D2A7F" w14:textId="77777777" w:rsidR="00B65C9B" w:rsidRPr="00D65586" w:rsidRDefault="00B65C9B" w:rsidP="00D220EB">
      <w:pPr>
        <w:pStyle w:val="ParagraphItalics"/>
        <w:spacing w:before="120" w:after="240"/>
        <w:ind w:left="720"/>
        <w:jc w:val="center"/>
        <w:rPr>
          <w:rFonts w:asciiTheme="minorHAnsi" w:hAnsiTheme="minorHAnsi"/>
          <w:b/>
          <w:i w:val="0"/>
          <w:sz w:val="20"/>
          <w:highlight w:val="lightGray"/>
        </w:rPr>
      </w:pPr>
    </w:p>
    <w:p w14:paraId="35705C26" w14:textId="77777777" w:rsidR="00E6549C" w:rsidRDefault="00E6549C">
      <w:pPr>
        <w:pStyle w:val="ParagraphItalics"/>
        <w:spacing w:before="120" w:after="240"/>
        <w:ind w:left="720"/>
        <w:jc w:val="center"/>
        <w:rPr>
          <w:rFonts w:asciiTheme="minorHAnsi" w:hAnsiTheme="minorHAnsi"/>
          <w:b/>
          <w:i w:val="0"/>
          <w:sz w:val="20"/>
        </w:rPr>
      </w:pPr>
    </w:p>
    <w:p w14:paraId="328BF04D" w14:textId="77777777" w:rsidR="00E6549C" w:rsidRPr="00E22280" w:rsidRDefault="00E6549C" w:rsidP="00E22280">
      <w:pPr>
        <w:rPr>
          <w:i/>
        </w:rPr>
      </w:pPr>
    </w:p>
    <w:p w14:paraId="3D8E934A" w14:textId="77777777" w:rsidR="00E6549C" w:rsidRPr="00E22280" w:rsidRDefault="00E6549C" w:rsidP="00E22280">
      <w:pPr>
        <w:rPr>
          <w:i/>
        </w:rPr>
      </w:pPr>
    </w:p>
    <w:p w14:paraId="21B54524" w14:textId="77777777" w:rsidR="00E6549C" w:rsidRPr="00E22280" w:rsidRDefault="00E6549C" w:rsidP="00E22280">
      <w:pPr>
        <w:rPr>
          <w:i/>
        </w:rPr>
      </w:pPr>
    </w:p>
    <w:p w14:paraId="422A45F4" w14:textId="77777777" w:rsidR="00E6549C" w:rsidRPr="00E22280" w:rsidRDefault="00E6549C" w:rsidP="00E22280">
      <w:pPr>
        <w:rPr>
          <w:i/>
        </w:rPr>
      </w:pPr>
    </w:p>
    <w:p w14:paraId="6ACA6D3E" w14:textId="77777777" w:rsidR="00E6549C" w:rsidRPr="00E22280" w:rsidRDefault="00E6549C" w:rsidP="00E22280">
      <w:pPr>
        <w:rPr>
          <w:i/>
        </w:rPr>
      </w:pPr>
    </w:p>
    <w:p w14:paraId="72CDC7ED" w14:textId="77777777" w:rsidR="00E6549C" w:rsidRPr="00E22280" w:rsidRDefault="00E6549C" w:rsidP="00E22280">
      <w:pPr>
        <w:rPr>
          <w:i/>
        </w:rPr>
      </w:pPr>
    </w:p>
    <w:p w14:paraId="5B7BB839" w14:textId="77777777" w:rsidR="00E6549C" w:rsidRPr="00E22280" w:rsidRDefault="00E6549C" w:rsidP="00E22280">
      <w:pPr>
        <w:rPr>
          <w:i/>
        </w:rPr>
      </w:pPr>
    </w:p>
    <w:p w14:paraId="3457368E" w14:textId="77777777" w:rsidR="00E6549C" w:rsidRPr="00E22280" w:rsidRDefault="00E6549C" w:rsidP="00E22280">
      <w:pPr>
        <w:rPr>
          <w:i/>
        </w:rPr>
      </w:pPr>
    </w:p>
    <w:p w14:paraId="10D4A2E1" w14:textId="77777777" w:rsidR="00E6549C" w:rsidRDefault="00E6549C" w:rsidP="00E6549C"/>
    <w:p w14:paraId="48795B8B" w14:textId="77777777" w:rsidR="00E6549C" w:rsidRDefault="00E6549C" w:rsidP="00E6549C"/>
    <w:p w14:paraId="72B9BA1C" w14:textId="77777777" w:rsidR="00D65586" w:rsidRPr="00E22280" w:rsidRDefault="00E6549C" w:rsidP="00E22280">
      <w:pPr>
        <w:tabs>
          <w:tab w:val="left" w:pos="4184"/>
        </w:tabs>
        <w:rPr>
          <w:i/>
        </w:rPr>
      </w:pPr>
      <w:r>
        <w:tab/>
      </w:r>
    </w:p>
    <w:sectPr w:rsidR="00D65586" w:rsidRPr="00E22280" w:rsidSect="007F30B7">
      <w:pgSz w:w="15840" w:h="12240" w:orient="landscape" w:code="1"/>
      <w:pgMar w:top="180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19099D" w14:textId="77777777" w:rsidR="009328DD" w:rsidRDefault="009328DD" w:rsidP="006861CF">
      <w:r>
        <w:separator/>
      </w:r>
    </w:p>
  </w:endnote>
  <w:endnote w:type="continuationSeparator" w:id="0">
    <w:p w14:paraId="6603EA4A" w14:textId="77777777" w:rsidR="009328DD" w:rsidRDefault="009328DD" w:rsidP="006861CF">
      <w:r>
        <w:continuationSeparator/>
      </w:r>
    </w:p>
  </w:endnote>
  <w:endnote w:type="continuationNotice" w:id="1">
    <w:p w14:paraId="160155D8" w14:textId="77777777" w:rsidR="009328DD" w:rsidRDefault="009328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Italic">
    <w:panose1 w:val="00000000000000000000"/>
    <w:charset w:val="00"/>
    <w:family w:val="auto"/>
    <w:notTrueType/>
    <w:pitch w:val="default"/>
    <w:sig w:usb0="00000003" w:usb1="00000000" w:usb2="00000000" w:usb3="00000000" w:csb0="00000001" w:csb1="00000000"/>
  </w:font>
  <w:font w:name="Times-Roman">
    <w:panose1 w:val="00000000000000000000"/>
    <w:charset w:val="00"/>
    <w:family w:val="swiss"/>
    <w:notTrueType/>
    <w:pitch w:val="default"/>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9470818"/>
      <w:docPartObj>
        <w:docPartGallery w:val="Page Numbers (Bottom of Page)"/>
        <w:docPartUnique/>
      </w:docPartObj>
    </w:sdtPr>
    <w:sdtEndPr>
      <w:rPr>
        <w:noProof/>
      </w:rPr>
    </w:sdtEndPr>
    <w:sdtContent>
      <w:p w14:paraId="7665569F" w14:textId="77777777" w:rsidR="001220E1" w:rsidRDefault="001220E1">
        <w:pPr>
          <w:pStyle w:val="Footer"/>
          <w:jc w:val="right"/>
        </w:pPr>
        <w:r>
          <w:fldChar w:fldCharType="begin"/>
        </w:r>
        <w:r>
          <w:instrText xml:space="preserve"> PAGE   \* MERGEFORMAT </w:instrText>
        </w:r>
        <w:r>
          <w:fldChar w:fldCharType="separate"/>
        </w:r>
        <w:r w:rsidR="005C58CB">
          <w:rPr>
            <w:noProof/>
          </w:rPr>
          <w:t>ii</w:t>
        </w:r>
        <w:r>
          <w:rPr>
            <w:noProof/>
          </w:rPr>
          <w:fldChar w:fldCharType="end"/>
        </w:r>
      </w:p>
    </w:sdtContent>
  </w:sdt>
  <w:p w14:paraId="28B8F9A7" w14:textId="1C88A37F" w:rsidR="001220E1" w:rsidRDefault="001220E1">
    <w:pPr>
      <w:pStyle w:val="Footer"/>
    </w:pPr>
    <w:r>
      <w:t xml:space="preserve">Cyber.gov PMP </w:t>
    </w:r>
    <w:r w:rsidRPr="00906484">
      <w:t xml:space="preserve">Version </w:t>
    </w:r>
    <w:r>
      <w:t>2.2</w:t>
    </w:r>
    <w:r>
      <w:tab/>
      <w:t xml:space="preserve">       September 21, 2017</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731917" w14:textId="15FBDF5A" w:rsidR="001220E1" w:rsidRDefault="001220E1" w:rsidP="00786997">
    <w:pPr>
      <w:pStyle w:val="Footer"/>
      <w:pBdr>
        <w:top w:val="none" w:sz="0" w:space="0" w:color="auto"/>
      </w:pBdr>
    </w:pPr>
    <w:r>
      <w:t>Cyber.gov PMP Version 2.2</w:t>
    </w:r>
    <w:r>
      <w:tab/>
    </w:r>
    <w:r w:rsidRPr="004C3E3A">
      <w:t xml:space="preserve"> </w:t>
    </w:r>
    <w:r>
      <w:t xml:space="preserve">      September 21, 2017</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713033"/>
      <w:docPartObj>
        <w:docPartGallery w:val="Page Numbers (Bottom of Page)"/>
        <w:docPartUnique/>
      </w:docPartObj>
    </w:sdtPr>
    <w:sdtEndPr>
      <w:rPr>
        <w:noProof/>
      </w:rPr>
    </w:sdtEndPr>
    <w:sdtContent>
      <w:p w14:paraId="1617D36B" w14:textId="77777777" w:rsidR="001220E1" w:rsidRDefault="001220E1">
        <w:pPr>
          <w:pStyle w:val="Footer"/>
          <w:jc w:val="right"/>
          <w:rPr>
            <w:noProof/>
          </w:rPr>
        </w:pPr>
        <w:r>
          <w:fldChar w:fldCharType="begin"/>
        </w:r>
        <w:r>
          <w:instrText xml:space="preserve"> PAGE   \* MERGEFORMAT </w:instrText>
        </w:r>
        <w:r>
          <w:fldChar w:fldCharType="separate"/>
        </w:r>
        <w:r w:rsidR="005C58CB">
          <w:rPr>
            <w:noProof/>
          </w:rPr>
          <w:t>i</w:t>
        </w:r>
        <w:r>
          <w:rPr>
            <w:noProof/>
          </w:rPr>
          <w:fldChar w:fldCharType="end"/>
        </w:r>
      </w:p>
    </w:sdtContent>
  </w:sdt>
  <w:p w14:paraId="2B166E96" w14:textId="3664B73A" w:rsidR="001220E1" w:rsidRDefault="001220E1" w:rsidP="003E03E0">
    <w:pPr>
      <w:pStyle w:val="Footer"/>
    </w:pPr>
    <w:r>
      <w:t xml:space="preserve">Cyber.gov PMP </w:t>
    </w:r>
    <w:r w:rsidRPr="00906484">
      <w:t xml:space="preserve">Version </w:t>
    </w:r>
    <w:r>
      <w:t>2.2</w:t>
    </w:r>
    <w:r>
      <w:tab/>
      <w:t xml:space="preserve">        September 21, 2017</w:t>
    </w:r>
  </w:p>
  <w:p w14:paraId="169D4B9C" w14:textId="77777777" w:rsidR="001220E1" w:rsidRDefault="001220E1">
    <w:pPr>
      <w:pStyle w:val="Footer"/>
    </w:pPr>
  </w:p>
  <w:p w14:paraId="2B6A4E5B" w14:textId="77777777" w:rsidR="001220E1" w:rsidRDefault="001220E1"/>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8362312"/>
      <w:docPartObj>
        <w:docPartGallery w:val="Page Numbers (Bottom of Page)"/>
        <w:docPartUnique/>
      </w:docPartObj>
    </w:sdtPr>
    <w:sdtEndPr>
      <w:rPr>
        <w:noProof/>
      </w:rPr>
    </w:sdtEndPr>
    <w:sdtContent>
      <w:p w14:paraId="59985F95" w14:textId="694176AF" w:rsidR="001220E1" w:rsidRDefault="001220E1">
        <w:pPr>
          <w:pStyle w:val="Footer"/>
          <w:jc w:val="right"/>
        </w:pPr>
        <w:r>
          <w:fldChar w:fldCharType="begin"/>
        </w:r>
        <w:r>
          <w:instrText xml:space="preserve"> PAGE   \* MERGEFORMAT </w:instrText>
        </w:r>
        <w:r>
          <w:fldChar w:fldCharType="separate"/>
        </w:r>
        <w:r w:rsidR="005C58CB">
          <w:rPr>
            <w:noProof/>
          </w:rPr>
          <w:t>17</w:t>
        </w:r>
        <w:r>
          <w:rPr>
            <w:noProof/>
          </w:rPr>
          <w:fldChar w:fldCharType="end"/>
        </w:r>
      </w:p>
    </w:sdtContent>
  </w:sdt>
  <w:p w14:paraId="341E1D2C" w14:textId="7E4FB32C" w:rsidR="001220E1" w:rsidRDefault="005C58CB" w:rsidP="00526E3F">
    <w:pPr>
      <w:pStyle w:val="Footer"/>
      <w:tabs>
        <w:tab w:val="clear" w:pos="8640"/>
        <w:tab w:val="right" w:pos="9360"/>
      </w:tabs>
    </w:pPr>
    <w:sdt>
      <w:sdtPr>
        <w:id w:val="305980853"/>
        <w:docPartObj>
          <w:docPartGallery w:val="Page Numbers (Top of Page)"/>
          <w:docPartUnique/>
        </w:docPartObj>
      </w:sdtPr>
      <w:sdtEndPr/>
      <w:sdtContent>
        <w:r w:rsidR="001220E1">
          <w:t xml:space="preserve">Cyber.gov PMP </w:t>
        </w:r>
        <w:r w:rsidR="001220E1" w:rsidRPr="00906484">
          <w:t xml:space="preserve">Version </w:t>
        </w:r>
        <w:r w:rsidR="001220E1">
          <w:t>2.2</w:t>
        </w:r>
        <w:r w:rsidR="001220E1">
          <w:tab/>
        </w:r>
      </w:sdtContent>
    </w:sdt>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666473"/>
      <w:docPartObj>
        <w:docPartGallery w:val="Page Numbers (Bottom of Page)"/>
        <w:docPartUnique/>
      </w:docPartObj>
    </w:sdtPr>
    <w:sdtEndPr>
      <w:rPr>
        <w:noProof/>
      </w:rPr>
    </w:sdtEndPr>
    <w:sdtContent>
      <w:p w14:paraId="621E04AB" w14:textId="5EC33B30" w:rsidR="001220E1" w:rsidRDefault="001220E1">
        <w:pPr>
          <w:pStyle w:val="Footer"/>
          <w:jc w:val="right"/>
        </w:pPr>
        <w:r>
          <w:fldChar w:fldCharType="begin"/>
        </w:r>
        <w:r>
          <w:instrText xml:space="preserve"> PAGE   \* MERGEFORMAT </w:instrText>
        </w:r>
        <w:r>
          <w:fldChar w:fldCharType="separate"/>
        </w:r>
        <w:r w:rsidR="005C58CB">
          <w:rPr>
            <w:noProof/>
          </w:rPr>
          <w:t>1</w:t>
        </w:r>
        <w:r>
          <w:rPr>
            <w:noProof/>
          </w:rPr>
          <w:fldChar w:fldCharType="end"/>
        </w:r>
      </w:p>
    </w:sdtContent>
  </w:sdt>
  <w:p w14:paraId="004AF1FA" w14:textId="5108905D" w:rsidR="001220E1" w:rsidRPr="00D65586" w:rsidRDefault="005C58CB" w:rsidP="00D65586">
    <w:pPr>
      <w:pStyle w:val="Footer"/>
    </w:pPr>
    <w:sdt>
      <w:sdtPr>
        <w:id w:val="-1107424087"/>
        <w:docPartObj>
          <w:docPartGallery w:val="Page Numbers (Top of Page)"/>
          <w:docPartUnique/>
        </w:docPartObj>
      </w:sdtPr>
      <w:sdtEndPr/>
      <w:sdtContent>
        <w:r w:rsidR="001220E1">
          <w:t>Cyber.gov Project</w:t>
        </w:r>
        <w:r w:rsidR="001220E1" w:rsidRPr="0031017A">
          <w:t xml:space="preserve"> V</w:t>
        </w:r>
        <w:r w:rsidR="001220E1">
          <w:t>ersion 2.2</w:t>
        </w:r>
        <w:r w:rsidR="001220E1">
          <w:tab/>
          <w:t xml:space="preserve">       </w:t>
        </w:r>
        <w:r w:rsidR="00764A40">
          <w:t xml:space="preserve">                        </w:t>
        </w:r>
        <w:r w:rsidR="001220E1">
          <w:t xml:space="preserve"> September 21, 2017</w:t>
        </w:r>
        <w:r w:rsidR="001220E1">
          <w:tab/>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3BE28A" w14:textId="77777777" w:rsidR="009328DD" w:rsidRDefault="009328DD" w:rsidP="006861CF">
      <w:r>
        <w:separator/>
      </w:r>
    </w:p>
  </w:footnote>
  <w:footnote w:type="continuationSeparator" w:id="0">
    <w:p w14:paraId="0B48481D" w14:textId="77777777" w:rsidR="009328DD" w:rsidRDefault="009328DD" w:rsidP="006861CF">
      <w:r>
        <w:continuationSeparator/>
      </w:r>
    </w:p>
  </w:footnote>
  <w:footnote w:type="continuationNotice" w:id="1">
    <w:p w14:paraId="682BB18E" w14:textId="77777777" w:rsidR="009328DD" w:rsidRDefault="009328DD"/>
  </w:footnote>
  <w:footnote w:id="2">
    <w:p w14:paraId="2D30628E" w14:textId="77777777" w:rsidR="001220E1" w:rsidRPr="00AD1203" w:rsidRDefault="001220E1">
      <w:pPr>
        <w:pStyle w:val="FootnoteText"/>
        <w:rPr>
          <w:sz w:val="16"/>
          <w:szCs w:val="16"/>
        </w:rPr>
      </w:pPr>
      <w:r>
        <w:rPr>
          <w:rStyle w:val="FootnoteReference"/>
        </w:rPr>
        <w:footnoteRef/>
      </w:r>
      <w:r>
        <w:t xml:space="preserve"> </w:t>
      </w:r>
      <w:r w:rsidRPr="00AD1203">
        <w:rPr>
          <w:sz w:val="16"/>
          <w:szCs w:val="16"/>
        </w:rPr>
        <w:t xml:space="preserve">“DHS Needs to Enhance Capabilities, Improve Planning, and Support Greater Adoption of Its National Cybersecurity Protection System”, dated January 2016. </w:t>
      </w:r>
      <w:hyperlink r:id="rId1" w:history="1">
        <w:r w:rsidRPr="00AD1203">
          <w:rPr>
            <w:rStyle w:val="Hyperlink"/>
            <w:sz w:val="16"/>
            <w:szCs w:val="16"/>
          </w:rPr>
          <w:t>http://www.gao.gov/assets/680/674829.pdf</w:t>
        </w:r>
      </w:hyperlink>
    </w:p>
    <w:p w14:paraId="3441AD0A" w14:textId="77777777" w:rsidR="001220E1" w:rsidRPr="00AD1203" w:rsidRDefault="001220E1">
      <w:pPr>
        <w:pStyle w:val="FootnoteText"/>
        <w:rPr>
          <w:sz w:val="16"/>
          <w:szCs w:val="16"/>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726AB6" w14:textId="77777777" w:rsidR="001220E1" w:rsidRDefault="001220E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67E72" w14:textId="77777777" w:rsidR="001220E1" w:rsidRDefault="001220E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932BE"/>
    <w:multiLevelType w:val="hybridMultilevel"/>
    <w:tmpl w:val="E54E78C2"/>
    <w:lvl w:ilvl="0" w:tplc="0CAC7A4E">
      <w:start w:val="1"/>
      <w:numFmt w:val="bullet"/>
      <w:pStyle w:val="BulletLevel2LastBAH"/>
      <w:lvlText w:val=""/>
      <w:lvlJc w:val="left"/>
      <w:pPr>
        <w:tabs>
          <w:tab w:val="num" w:pos="1944"/>
        </w:tabs>
        <w:ind w:left="1944" w:hanging="360"/>
      </w:pPr>
      <w:rPr>
        <w:rFonts w:ascii="Symbol" w:hAnsi="Symbol" w:hint="default"/>
        <w:color w:val="auto"/>
      </w:rPr>
    </w:lvl>
    <w:lvl w:ilvl="1" w:tplc="8C680DC4" w:tentative="1">
      <w:start w:val="1"/>
      <w:numFmt w:val="bullet"/>
      <w:lvlText w:val="o"/>
      <w:lvlJc w:val="left"/>
      <w:pPr>
        <w:tabs>
          <w:tab w:val="num" w:pos="1440"/>
        </w:tabs>
        <w:ind w:left="1440" w:hanging="360"/>
      </w:pPr>
      <w:rPr>
        <w:rFonts w:ascii="Courier New" w:hAnsi="Courier New" w:cs="Courier New" w:hint="default"/>
      </w:rPr>
    </w:lvl>
    <w:lvl w:ilvl="2" w:tplc="970C2BD4" w:tentative="1">
      <w:start w:val="1"/>
      <w:numFmt w:val="bullet"/>
      <w:lvlText w:val=""/>
      <w:lvlJc w:val="left"/>
      <w:pPr>
        <w:tabs>
          <w:tab w:val="num" w:pos="2160"/>
        </w:tabs>
        <w:ind w:left="2160" w:hanging="360"/>
      </w:pPr>
      <w:rPr>
        <w:rFonts w:ascii="Wingdings" w:hAnsi="Wingdings" w:hint="default"/>
      </w:rPr>
    </w:lvl>
    <w:lvl w:ilvl="3" w:tplc="BF22F070" w:tentative="1">
      <w:start w:val="1"/>
      <w:numFmt w:val="bullet"/>
      <w:lvlText w:val=""/>
      <w:lvlJc w:val="left"/>
      <w:pPr>
        <w:tabs>
          <w:tab w:val="num" w:pos="2880"/>
        </w:tabs>
        <w:ind w:left="2880" w:hanging="360"/>
      </w:pPr>
      <w:rPr>
        <w:rFonts w:ascii="Symbol" w:hAnsi="Symbol" w:hint="default"/>
      </w:rPr>
    </w:lvl>
    <w:lvl w:ilvl="4" w:tplc="A6162C88" w:tentative="1">
      <w:start w:val="1"/>
      <w:numFmt w:val="bullet"/>
      <w:lvlText w:val="o"/>
      <w:lvlJc w:val="left"/>
      <w:pPr>
        <w:tabs>
          <w:tab w:val="num" w:pos="3600"/>
        </w:tabs>
        <w:ind w:left="3600" w:hanging="360"/>
      </w:pPr>
      <w:rPr>
        <w:rFonts w:ascii="Courier New" w:hAnsi="Courier New" w:cs="Courier New" w:hint="default"/>
      </w:rPr>
    </w:lvl>
    <w:lvl w:ilvl="5" w:tplc="B6CADA1E" w:tentative="1">
      <w:start w:val="1"/>
      <w:numFmt w:val="bullet"/>
      <w:lvlText w:val=""/>
      <w:lvlJc w:val="left"/>
      <w:pPr>
        <w:tabs>
          <w:tab w:val="num" w:pos="4320"/>
        </w:tabs>
        <w:ind w:left="4320" w:hanging="360"/>
      </w:pPr>
      <w:rPr>
        <w:rFonts w:ascii="Wingdings" w:hAnsi="Wingdings" w:hint="default"/>
      </w:rPr>
    </w:lvl>
    <w:lvl w:ilvl="6" w:tplc="4236A012" w:tentative="1">
      <w:start w:val="1"/>
      <w:numFmt w:val="bullet"/>
      <w:lvlText w:val=""/>
      <w:lvlJc w:val="left"/>
      <w:pPr>
        <w:tabs>
          <w:tab w:val="num" w:pos="5040"/>
        </w:tabs>
        <w:ind w:left="5040" w:hanging="360"/>
      </w:pPr>
      <w:rPr>
        <w:rFonts w:ascii="Symbol" w:hAnsi="Symbol" w:hint="default"/>
      </w:rPr>
    </w:lvl>
    <w:lvl w:ilvl="7" w:tplc="55BC9798" w:tentative="1">
      <w:start w:val="1"/>
      <w:numFmt w:val="bullet"/>
      <w:lvlText w:val="o"/>
      <w:lvlJc w:val="left"/>
      <w:pPr>
        <w:tabs>
          <w:tab w:val="num" w:pos="5760"/>
        </w:tabs>
        <w:ind w:left="5760" w:hanging="360"/>
      </w:pPr>
      <w:rPr>
        <w:rFonts w:ascii="Courier New" w:hAnsi="Courier New" w:cs="Courier New" w:hint="default"/>
      </w:rPr>
    </w:lvl>
    <w:lvl w:ilvl="8" w:tplc="0FB61A9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C52811"/>
    <w:multiLevelType w:val="hybridMultilevel"/>
    <w:tmpl w:val="1EF619D6"/>
    <w:lvl w:ilvl="0" w:tplc="197289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CC3C3E"/>
    <w:multiLevelType w:val="hybridMultilevel"/>
    <w:tmpl w:val="7C5EA63C"/>
    <w:lvl w:ilvl="0" w:tplc="FEE2E5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6FE7939"/>
    <w:multiLevelType w:val="hybridMultilevel"/>
    <w:tmpl w:val="BDE4632E"/>
    <w:lvl w:ilvl="0" w:tplc="E2C07F38">
      <w:start w:val="1"/>
      <w:numFmt w:val="bullet"/>
      <w:pStyle w:val="MSAMBulletedList"/>
      <w:lvlText w:val=""/>
      <w:lvlJc w:val="left"/>
      <w:pPr>
        <w:tabs>
          <w:tab w:val="num" w:pos="720"/>
        </w:tabs>
        <w:ind w:left="720" w:hanging="360"/>
      </w:pPr>
      <w:rPr>
        <w:rFonts w:ascii="Wingdings" w:hAnsi="Wingdings" w:hint="default"/>
      </w:rPr>
    </w:lvl>
    <w:lvl w:ilvl="1" w:tplc="14E86664">
      <w:start w:val="1"/>
      <w:numFmt w:val="bullet"/>
      <w:lvlText w:val="o"/>
      <w:lvlJc w:val="left"/>
      <w:pPr>
        <w:tabs>
          <w:tab w:val="num" w:pos="1440"/>
        </w:tabs>
        <w:ind w:left="1440" w:hanging="360"/>
      </w:pPr>
      <w:rPr>
        <w:rFonts w:ascii="Courier New" w:hAnsi="Courier New" w:cs="Courier New" w:hint="default"/>
      </w:rPr>
    </w:lvl>
    <w:lvl w:ilvl="2" w:tplc="75C44D3A">
      <w:start w:val="1"/>
      <w:numFmt w:val="bullet"/>
      <w:lvlText w:val=""/>
      <w:lvlJc w:val="left"/>
      <w:pPr>
        <w:tabs>
          <w:tab w:val="num" w:pos="2160"/>
        </w:tabs>
        <w:ind w:left="2160" w:hanging="360"/>
      </w:pPr>
      <w:rPr>
        <w:rFonts w:ascii="Wingdings" w:hAnsi="Wingdings" w:hint="default"/>
      </w:rPr>
    </w:lvl>
    <w:lvl w:ilvl="3" w:tplc="40A09C06">
      <w:start w:val="1"/>
      <w:numFmt w:val="decimal"/>
      <w:lvlText w:val="%4"/>
      <w:lvlJc w:val="left"/>
      <w:pPr>
        <w:tabs>
          <w:tab w:val="num" w:pos="2880"/>
        </w:tabs>
        <w:ind w:left="2880" w:hanging="360"/>
      </w:pPr>
      <w:rPr>
        <w:rFonts w:hint="default"/>
      </w:rPr>
    </w:lvl>
    <w:lvl w:ilvl="4" w:tplc="3A8A2ED6">
      <w:start w:val="1"/>
      <w:numFmt w:val="decimal"/>
      <w:lvlText w:val="%5"/>
      <w:lvlJc w:val="left"/>
      <w:pPr>
        <w:tabs>
          <w:tab w:val="num" w:pos="3660"/>
        </w:tabs>
        <w:ind w:left="3660" w:hanging="420"/>
      </w:pPr>
      <w:rPr>
        <w:rFonts w:hint="default"/>
      </w:rPr>
    </w:lvl>
    <w:lvl w:ilvl="5" w:tplc="1D26933C">
      <w:start w:val="1"/>
      <w:numFmt w:val="decimal"/>
      <w:lvlText w:val="%6"/>
      <w:lvlJc w:val="left"/>
      <w:pPr>
        <w:tabs>
          <w:tab w:val="num" w:pos="4380"/>
        </w:tabs>
        <w:ind w:left="4380" w:hanging="420"/>
      </w:pPr>
      <w:rPr>
        <w:rFonts w:hint="default"/>
      </w:rPr>
    </w:lvl>
    <w:lvl w:ilvl="6" w:tplc="FCE2140E" w:tentative="1">
      <w:start w:val="1"/>
      <w:numFmt w:val="bullet"/>
      <w:lvlText w:val=""/>
      <w:lvlJc w:val="left"/>
      <w:pPr>
        <w:tabs>
          <w:tab w:val="num" w:pos="5040"/>
        </w:tabs>
        <w:ind w:left="5040" w:hanging="360"/>
      </w:pPr>
      <w:rPr>
        <w:rFonts w:ascii="Symbol" w:hAnsi="Symbol" w:hint="default"/>
      </w:rPr>
    </w:lvl>
    <w:lvl w:ilvl="7" w:tplc="D25A5F2C" w:tentative="1">
      <w:start w:val="1"/>
      <w:numFmt w:val="bullet"/>
      <w:lvlText w:val="o"/>
      <w:lvlJc w:val="left"/>
      <w:pPr>
        <w:tabs>
          <w:tab w:val="num" w:pos="5760"/>
        </w:tabs>
        <w:ind w:left="5760" w:hanging="360"/>
      </w:pPr>
      <w:rPr>
        <w:rFonts w:ascii="Courier New" w:hAnsi="Courier New" w:cs="Courier New" w:hint="default"/>
      </w:rPr>
    </w:lvl>
    <w:lvl w:ilvl="8" w:tplc="88E8C23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B796438"/>
    <w:multiLevelType w:val="multilevel"/>
    <w:tmpl w:val="6068E9DE"/>
    <w:lvl w:ilvl="0">
      <w:start w:val="1"/>
      <w:numFmt w:val="decimal"/>
      <w:pStyle w:val="Heading1"/>
      <w:lvlText w:val="%1."/>
      <w:lvlJc w:val="left"/>
      <w:pPr>
        <w:tabs>
          <w:tab w:val="num" w:pos="612"/>
        </w:tabs>
        <w:ind w:left="612" w:hanging="432"/>
      </w:pPr>
      <w:rPr>
        <w:rFonts w:hint="default"/>
      </w:rPr>
    </w:lvl>
    <w:lvl w:ilvl="1">
      <w:start w:val="1"/>
      <w:numFmt w:val="decimal"/>
      <w:pStyle w:val="Heading2"/>
      <w:lvlText w:val="%1.%2"/>
      <w:lvlJc w:val="left"/>
      <w:pPr>
        <w:tabs>
          <w:tab w:val="num" w:pos="7686"/>
        </w:tabs>
        <w:ind w:left="7686" w:hanging="576"/>
      </w:pPr>
      <w:rPr>
        <w:rFonts w:hint="default"/>
      </w:rPr>
    </w:lvl>
    <w:lvl w:ilvl="2">
      <w:start w:val="1"/>
      <w:numFmt w:val="decimal"/>
      <w:pStyle w:val="Heading3"/>
      <w:lvlText w:val="%1.%2.%3"/>
      <w:lvlJc w:val="left"/>
      <w:pPr>
        <w:tabs>
          <w:tab w:val="num" w:pos="1530"/>
        </w:tabs>
        <w:ind w:left="1530" w:hanging="720"/>
      </w:pPr>
      <w:rPr>
        <w:rFonts w:hint="default"/>
        <w:b/>
        <w:sz w:val="24"/>
        <w:szCs w:val="24"/>
      </w:rPr>
    </w:lvl>
    <w:lvl w:ilvl="3">
      <w:start w:val="1"/>
      <w:numFmt w:val="decimal"/>
      <w:pStyle w:val="Heading4"/>
      <w:lvlText w:val="%1.%2.%3.%4"/>
      <w:lvlJc w:val="left"/>
      <w:pPr>
        <w:tabs>
          <w:tab w:val="num" w:pos="864"/>
        </w:tabs>
        <w:ind w:left="720" w:hanging="720"/>
      </w:pPr>
      <w:rPr>
        <w:rFonts w:asciiTheme="minorHAnsi" w:hAnsiTheme="minorHAnsi" w:hint="default"/>
      </w:rPr>
    </w:lvl>
    <w:lvl w:ilvl="4">
      <w:start w:val="1"/>
      <w:numFmt w:val="decimal"/>
      <w:pStyle w:val="Heading5"/>
      <w:lvlText w:val="%1.%2.%3.%4.%5"/>
      <w:lvlJc w:val="left"/>
      <w:pPr>
        <w:tabs>
          <w:tab w:val="num" w:pos="1008"/>
        </w:tabs>
        <w:ind w:left="1008" w:hanging="1008"/>
      </w:pPr>
      <w:rPr>
        <w:rFonts w:hint="default"/>
      </w:rPr>
    </w:lvl>
    <w:lvl w:ilvl="5">
      <w:start w:val="1"/>
      <w:numFmt w:val="upperLetter"/>
      <w:lvlRestart w:val="0"/>
      <w:pStyle w:val="Heading6"/>
      <w:suff w:val="space"/>
      <w:lvlText w:val="Appendix %6:"/>
      <w:lvlJc w:val="left"/>
      <w:pPr>
        <w:ind w:left="1800" w:hanging="1800"/>
      </w:pPr>
      <w:rPr>
        <w:rFonts w:asciiTheme="majorHAnsi" w:hAnsiTheme="majorHAnsi" w:hint="default"/>
        <w:sz w:val="32"/>
        <w:szCs w:val="32"/>
      </w:rPr>
    </w:lvl>
    <w:lvl w:ilvl="6">
      <w:start w:val="1"/>
      <w:numFmt w:val="decimal"/>
      <w:pStyle w:val="Heading7"/>
      <w:lvlText w:val="%6.%7"/>
      <w:lvlJc w:val="left"/>
      <w:pPr>
        <w:tabs>
          <w:tab w:val="num" w:pos="576"/>
        </w:tabs>
        <w:ind w:left="576" w:hanging="576"/>
      </w:pPr>
      <w:rPr>
        <w:rFonts w:hint="default"/>
      </w:rPr>
    </w:lvl>
    <w:lvl w:ilvl="7">
      <w:start w:val="1"/>
      <w:numFmt w:val="decimal"/>
      <w:pStyle w:val="Heading8"/>
      <w:lvlText w:val="%6.%7.%8"/>
      <w:lvlJc w:val="left"/>
      <w:pPr>
        <w:tabs>
          <w:tab w:val="num" w:pos="720"/>
        </w:tabs>
        <w:ind w:left="720" w:hanging="720"/>
      </w:pPr>
      <w:rPr>
        <w:rFonts w:hint="default"/>
      </w:rPr>
    </w:lvl>
    <w:lvl w:ilvl="8">
      <w:start w:val="1"/>
      <w:numFmt w:val="decimal"/>
      <w:pStyle w:val="Heading9"/>
      <w:lvlText w:val="%6.%7.%8.%9"/>
      <w:lvlJc w:val="left"/>
      <w:pPr>
        <w:tabs>
          <w:tab w:val="num" w:pos="1800"/>
        </w:tabs>
        <w:ind w:left="1800" w:hanging="1800"/>
      </w:pPr>
      <w:rPr>
        <w:rFonts w:hint="default"/>
      </w:rPr>
    </w:lvl>
  </w:abstractNum>
  <w:abstractNum w:abstractNumId="5" w15:restartNumberingAfterBreak="0">
    <w:nsid w:val="0C763B87"/>
    <w:multiLevelType w:val="hybridMultilevel"/>
    <w:tmpl w:val="803A96D6"/>
    <w:lvl w:ilvl="0" w:tplc="04090001">
      <w:start w:val="1"/>
      <w:numFmt w:val="bullet"/>
      <w:lvlText w:val=""/>
      <w:lvlJc w:val="left"/>
      <w:pPr>
        <w:ind w:left="1080" w:hanging="360"/>
      </w:pPr>
      <w:rPr>
        <w:rFonts w:ascii="Symbol" w:hAnsi="Symbol"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2A567BE"/>
    <w:multiLevelType w:val="hybridMultilevel"/>
    <w:tmpl w:val="93C8DA4C"/>
    <w:lvl w:ilvl="0" w:tplc="B790B79A">
      <w:start w:val="1"/>
      <w:numFmt w:val="bullet"/>
      <w:pStyle w:val="TableDashedBAH"/>
      <w:lvlText w:val=""/>
      <w:lvlJc w:val="left"/>
      <w:pPr>
        <w:tabs>
          <w:tab w:val="num" w:pos="619"/>
        </w:tabs>
        <w:ind w:left="619" w:hanging="360"/>
      </w:pPr>
      <w:rPr>
        <w:rFonts w:ascii="Symbol" w:hAnsi="Symbol" w:hint="default"/>
        <w:color w:val="auto"/>
      </w:rPr>
    </w:lvl>
    <w:lvl w:ilvl="1" w:tplc="FC587FB6" w:tentative="1">
      <w:start w:val="1"/>
      <w:numFmt w:val="bullet"/>
      <w:lvlText w:val="o"/>
      <w:lvlJc w:val="left"/>
      <w:pPr>
        <w:tabs>
          <w:tab w:val="num" w:pos="1426"/>
        </w:tabs>
        <w:ind w:left="1426" w:hanging="360"/>
      </w:pPr>
      <w:rPr>
        <w:rFonts w:ascii="Courier New" w:hAnsi="Courier New" w:hint="default"/>
      </w:rPr>
    </w:lvl>
    <w:lvl w:ilvl="2" w:tplc="CBD6886A" w:tentative="1">
      <w:start w:val="1"/>
      <w:numFmt w:val="bullet"/>
      <w:lvlText w:val=""/>
      <w:lvlJc w:val="left"/>
      <w:pPr>
        <w:tabs>
          <w:tab w:val="num" w:pos="2146"/>
        </w:tabs>
        <w:ind w:left="2146" w:hanging="360"/>
      </w:pPr>
      <w:rPr>
        <w:rFonts w:ascii="Wingdings" w:hAnsi="Wingdings" w:hint="default"/>
      </w:rPr>
    </w:lvl>
    <w:lvl w:ilvl="3" w:tplc="D04C8E6C" w:tentative="1">
      <w:start w:val="1"/>
      <w:numFmt w:val="bullet"/>
      <w:lvlText w:val=""/>
      <w:lvlJc w:val="left"/>
      <w:pPr>
        <w:tabs>
          <w:tab w:val="num" w:pos="2866"/>
        </w:tabs>
        <w:ind w:left="2866" w:hanging="360"/>
      </w:pPr>
      <w:rPr>
        <w:rFonts w:ascii="Symbol" w:hAnsi="Symbol" w:hint="default"/>
      </w:rPr>
    </w:lvl>
    <w:lvl w:ilvl="4" w:tplc="6A3044B8" w:tentative="1">
      <w:start w:val="1"/>
      <w:numFmt w:val="bullet"/>
      <w:lvlText w:val="o"/>
      <w:lvlJc w:val="left"/>
      <w:pPr>
        <w:tabs>
          <w:tab w:val="num" w:pos="3586"/>
        </w:tabs>
        <w:ind w:left="3586" w:hanging="360"/>
      </w:pPr>
      <w:rPr>
        <w:rFonts w:ascii="Courier New" w:hAnsi="Courier New" w:hint="default"/>
      </w:rPr>
    </w:lvl>
    <w:lvl w:ilvl="5" w:tplc="9CB69610" w:tentative="1">
      <w:start w:val="1"/>
      <w:numFmt w:val="bullet"/>
      <w:lvlText w:val=""/>
      <w:lvlJc w:val="left"/>
      <w:pPr>
        <w:tabs>
          <w:tab w:val="num" w:pos="4306"/>
        </w:tabs>
        <w:ind w:left="4306" w:hanging="360"/>
      </w:pPr>
      <w:rPr>
        <w:rFonts w:ascii="Wingdings" w:hAnsi="Wingdings" w:hint="default"/>
      </w:rPr>
    </w:lvl>
    <w:lvl w:ilvl="6" w:tplc="663C7D7E" w:tentative="1">
      <w:start w:val="1"/>
      <w:numFmt w:val="bullet"/>
      <w:lvlText w:val=""/>
      <w:lvlJc w:val="left"/>
      <w:pPr>
        <w:tabs>
          <w:tab w:val="num" w:pos="5026"/>
        </w:tabs>
        <w:ind w:left="5026" w:hanging="360"/>
      </w:pPr>
      <w:rPr>
        <w:rFonts w:ascii="Symbol" w:hAnsi="Symbol" w:hint="default"/>
      </w:rPr>
    </w:lvl>
    <w:lvl w:ilvl="7" w:tplc="A91295DA" w:tentative="1">
      <w:start w:val="1"/>
      <w:numFmt w:val="bullet"/>
      <w:lvlText w:val="o"/>
      <w:lvlJc w:val="left"/>
      <w:pPr>
        <w:tabs>
          <w:tab w:val="num" w:pos="5746"/>
        </w:tabs>
        <w:ind w:left="5746" w:hanging="360"/>
      </w:pPr>
      <w:rPr>
        <w:rFonts w:ascii="Courier New" w:hAnsi="Courier New" w:hint="default"/>
      </w:rPr>
    </w:lvl>
    <w:lvl w:ilvl="8" w:tplc="4E70737E" w:tentative="1">
      <w:start w:val="1"/>
      <w:numFmt w:val="bullet"/>
      <w:lvlText w:val=""/>
      <w:lvlJc w:val="left"/>
      <w:pPr>
        <w:tabs>
          <w:tab w:val="num" w:pos="6466"/>
        </w:tabs>
        <w:ind w:left="6466" w:hanging="360"/>
      </w:pPr>
      <w:rPr>
        <w:rFonts w:ascii="Wingdings" w:hAnsi="Wingdings" w:hint="default"/>
      </w:rPr>
    </w:lvl>
  </w:abstractNum>
  <w:abstractNum w:abstractNumId="7" w15:restartNumberingAfterBreak="0">
    <w:nsid w:val="13F72BA9"/>
    <w:multiLevelType w:val="hybridMultilevel"/>
    <w:tmpl w:val="645ECE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BC161B4"/>
    <w:multiLevelType w:val="multilevel"/>
    <w:tmpl w:val="0AFE2914"/>
    <w:lvl w:ilvl="0">
      <w:start w:val="2"/>
      <w:numFmt w:val="decimal"/>
      <w:lvlText w:val="%1"/>
      <w:lvlJc w:val="left"/>
      <w:pPr>
        <w:ind w:left="860" w:hanging="720"/>
      </w:pPr>
      <w:rPr>
        <w:rFonts w:hint="default"/>
      </w:rPr>
    </w:lvl>
    <w:lvl w:ilvl="1">
      <w:start w:val="1"/>
      <w:numFmt w:val="decimal"/>
      <w:lvlText w:val="%1.%2"/>
      <w:lvlJc w:val="left"/>
      <w:pPr>
        <w:ind w:left="860" w:hanging="720"/>
      </w:pPr>
      <w:rPr>
        <w:rFonts w:ascii="Arial Narrow" w:eastAsia="Arial Narrow" w:hAnsi="Arial Narrow" w:hint="default"/>
        <w:b w:val="0"/>
        <w:bCs/>
        <w:sz w:val="28"/>
        <w:szCs w:val="32"/>
      </w:rPr>
    </w:lvl>
    <w:lvl w:ilvl="2">
      <w:start w:val="1"/>
      <w:numFmt w:val="bullet"/>
      <w:lvlText w:val=""/>
      <w:lvlJc w:val="left"/>
      <w:pPr>
        <w:ind w:left="860" w:hanging="360"/>
      </w:pPr>
      <w:rPr>
        <w:rFonts w:ascii="Symbol" w:eastAsia="Symbol" w:hAnsi="Symbol" w:hint="default"/>
        <w:w w:val="99"/>
        <w:sz w:val="24"/>
        <w:szCs w:val="24"/>
      </w:rPr>
    </w:lvl>
    <w:lvl w:ilvl="3">
      <w:start w:val="1"/>
      <w:numFmt w:val="bullet"/>
      <w:lvlText w:val="•"/>
      <w:lvlJc w:val="left"/>
      <w:pPr>
        <w:ind w:left="1957" w:hanging="360"/>
      </w:pPr>
      <w:rPr>
        <w:rFonts w:hint="default"/>
      </w:rPr>
    </w:lvl>
    <w:lvl w:ilvl="4">
      <w:start w:val="1"/>
      <w:numFmt w:val="bullet"/>
      <w:lvlText w:val="•"/>
      <w:lvlJc w:val="left"/>
      <w:pPr>
        <w:ind w:left="3055" w:hanging="360"/>
      </w:pPr>
      <w:rPr>
        <w:rFonts w:hint="default"/>
      </w:rPr>
    </w:lvl>
    <w:lvl w:ilvl="5">
      <w:start w:val="1"/>
      <w:numFmt w:val="bullet"/>
      <w:lvlText w:val="•"/>
      <w:lvlJc w:val="left"/>
      <w:pPr>
        <w:ind w:left="4152" w:hanging="360"/>
      </w:pPr>
      <w:rPr>
        <w:rFonts w:hint="default"/>
      </w:rPr>
    </w:lvl>
    <w:lvl w:ilvl="6">
      <w:start w:val="1"/>
      <w:numFmt w:val="bullet"/>
      <w:lvlText w:val="•"/>
      <w:lvlJc w:val="left"/>
      <w:pPr>
        <w:ind w:left="5250" w:hanging="360"/>
      </w:pPr>
      <w:rPr>
        <w:rFonts w:hint="default"/>
      </w:rPr>
    </w:lvl>
    <w:lvl w:ilvl="7">
      <w:start w:val="1"/>
      <w:numFmt w:val="bullet"/>
      <w:lvlText w:val="•"/>
      <w:lvlJc w:val="left"/>
      <w:pPr>
        <w:ind w:left="6347" w:hanging="360"/>
      </w:pPr>
      <w:rPr>
        <w:rFonts w:hint="default"/>
      </w:rPr>
    </w:lvl>
    <w:lvl w:ilvl="8">
      <w:start w:val="1"/>
      <w:numFmt w:val="bullet"/>
      <w:lvlText w:val="•"/>
      <w:lvlJc w:val="left"/>
      <w:pPr>
        <w:ind w:left="7445" w:hanging="360"/>
      </w:pPr>
      <w:rPr>
        <w:rFonts w:hint="default"/>
      </w:rPr>
    </w:lvl>
  </w:abstractNum>
  <w:abstractNum w:abstractNumId="9" w15:restartNumberingAfterBreak="0">
    <w:nsid w:val="1BD44950"/>
    <w:multiLevelType w:val="hybridMultilevel"/>
    <w:tmpl w:val="88C68434"/>
    <w:lvl w:ilvl="0" w:tplc="04090001">
      <w:start w:val="1"/>
      <w:numFmt w:val="bullet"/>
      <w:lvlText w:val=""/>
      <w:lvlJc w:val="left"/>
      <w:pPr>
        <w:ind w:left="1620" w:hanging="360"/>
      </w:pPr>
      <w:rPr>
        <w:rFonts w:ascii="Symbol" w:hAnsi="Symbol" w:hint="default"/>
      </w:rPr>
    </w:lvl>
    <w:lvl w:ilvl="1" w:tplc="04090003">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0" w15:restartNumberingAfterBreak="0">
    <w:nsid w:val="1C092931"/>
    <w:multiLevelType w:val="hybridMultilevel"/>
    <w:tmpl w:val="9702A7A8"/>
    <w:lvl w:ilvl="0" w:tplc="D1C61A06">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1" w15:restartNumberingAfterBreak="0">
    <w:nsid w:val="221C572C"/>
    <w:multiLevelType w:val="hybridMultilevel"/>
    <w:tmpl w:val="D95A05BE"/>
    <w:lvl w:ilvl="0" w:tplc="B59E0F14">
      <w:start w:val="1"/>
      <w:numFmt w:val="bullet"/>
      <w:lvlText w:val="•"/>
      <w:lvlJc w:val="left"/>
      <w:pPr>
        <w:tabs>
          <w:tab w:val="num" w:pos="720"/>
        </w:tabs>
        <w:ind w:left="720" w:hanging="360"/>
      </w:pPr>
      <w:rPr>
        <w:rFonts w:ascii="Arial" w:hAnsi="Arial" w:hint="default"/>
      </w:rPr>
    </w:lvl>
    <w:lvl w:ilvl="1" w:tplc="D480E006">
      <w:start w:val="271"/>
      <w:numFmt w:val="bullet"/>
      <w:lvlText w:val="•"/>
      <w:lvlJc w:val="left"/>
      <w:pPr>
        <w:tabs>
          <w:tab w:val="num" w:pos="1440"/>
        </w:tabs>
        <w:ind w:left="1440" w:hanging="360"/>
      </w:pPr>
      <w:rPr>
        <w:rFonts w:ascii="Arial" w:hAnsi="Arial" w:hint="default"/>
      </w:rPr>
    </w:lvl>
    <w:lvl w:ilvl="2" w:tplc="E7F8B4BE" w:tentative="1">
      <w:start w:val="1"/>
      <w:numFmt w:val="bullet"/>
      <w:lvlText w:val="•"/>
      <w:lvlJc w:val="left"/>
      <w:pPr>
        <w:tabs>
          <w:tab w:val="num" w:pos="2160"/>
        </w:tabs>
        <w:ind w:left="2160" w:hanging="360"/>
      </w:pPr>
      <w:rPr>
        <w:rFonts w:ascii="Arial" w:hAnsi="Arial" w:hint="default"/>
      </w:rPr>
    </w:lvl>
    <w:lvl w:ilvl="3" w:tplc="85BC1A0E">
      <w:start w:val="1"/>
      <w:numFmt w:val="bullet"/>
      <w:lvlText w:val="•"/>
      <w:lvlJc w:val="left"/>
      <w:pPr>
        <w:tabs>
          <w:tab w:val="num" w:pos="2880"/>
        </w:tabs>
        <w:ind w:left="2880" w:hanging="360"/>
      </w:pPr>
      <w:rPr>
        <w:rFonts w:ascii="Arial" w:hAnsi="Arial" w:hint="default"/>
      </w:rPr>
    </w:lvl>
    <w:lvl w:ilvl="4" w:tplc="0A3C23DA" w:tentative="1">
      <w:start w:val="1"/>
      <w:numFmt w:val="bullet"/>
      <w:lvlText w:val="•"/>
      <w:lvlJc w:val="left"/>
      <w:pPr>
        <w:tabs>
          <w:tab w:val="num" w:pos="3600"/>
        </w:tabs>
        <w:ind w:left="3600" w:hanging="360"/>
      </w:pPr>
      <w:rPr>
        <w:rFonts w:ascii="Arial" w:hAnsi="Arial" w:hint="default"/>
      </w:rPr>
    </w:lvl>
    <w:lvl w:ilvl="5" w:tplc="C2B893AA" w:tentative="1">
      <w:start w:val="1"/>
      <w:numFmt w:val="bullet"/>
      <w:lvlText w:val="•"/>
      <w:lvlJc w:val="left"/>
      <w:pPr>
        <w:tabs>
          <w:tab w:val="num" w:pos="4320"/>
        </w:tabs>
        <w:ind w:left="4320" w:hanging="360"/>
      </w:pPr>
      <w:rPr>
        <w:rFonts w:ascii="Arial" w:hAnsi="Arial" w:hint="default"/>
      </w:rPr>
    </w:lvl>
    <w:lvl w:ilvl="6" w:tplc="6E8096A4" w:tentative="1">
      <w:start w:val="1"/>
      <w:numFmt w:val="bullet"/>
      <w:lvlText w:val="•"/>
      <w:lvlJc w:val="left"/>
      <w:pPr>
        <w:tabs>
          <w:tab w:val="num" w:pos="5040"/>
        </w:tabs>
        <w:ind w:left="5040" w:hanging="360"/>
      </w:pPr>
      <w:rPr>
        <w:rFonts w:ascii="Arial" w:hAnsi="Arial" w:hint="default"/>
      </w:rPr>
    </w:lvl>
    <w:lvl w:ilvl="7" w:tplc="AB289E82" w:tentative="1">
      <w:start w:val="1"/>
      <w:numFmt w:val="bullet"/>
      <w:lvlText w:val="•"/>
      <w:lvlJc w:val="left"/>
      <w:pPr>
        <w:tabs>
          <w:tab w:val="num" w:pos="5760"/>
        </w:tabs>
        <w:ind w:left="5760" w:hanging="360"/>
      </w:pPr>
      <w:rPr>
        <w:rFonts w:ascii="Arial" w:hAnsi="Arial" w:hint="default"/>
      </w:rPr>
    </w:lvl>
    <w:lvl w:ilvl="8" w:tplc="5702604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9A43CC2"/>
    <w:multiLevelType w:val="hybridMultilevel"/>
    <w:tmpl w:val="A15CF262"/>
    <w:lvl w:ilvl="0" w:tplc="232CA4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A1B0683"/>
    <w:multiLevelType w:val="hybridMultilevel"/>
    <w:tmpl w:val="0E2CFB4C"/>
    <w:lvl w:ilvl="0" w:tplc="04090001">
      <w:start w:val="1"/>
      <w:numFmt w:val="bullet"/>
      <w:lvlText w:val=""/>
      <w:lvlJc w:val="left"/>
      <w:pPr>
        <w:ind w:left="1080" w:hanging="360"/>
      </w:pPr>
      <w:rPr>
        <w:rFonts w:ascii="Symbol" w:hAnsi="Symbol" w:hint="default"/>
        <w:i/>
        <w:color w:val="auto"/>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D8619E9"/>
    <w:multiLevelType w:val="multilevel"/>
    <w:tmpl w:val="CD9444E4"/>
    <w:lvl w:ilvl="0">
      <w:start w:val="1"/>
      <w:numFmt w:val="bullet"/>
      <w:pStyle w:val="TableDashedIndentedBAH"/>
      <w:lvlText w:val=""/>
      <w:lvlJc w:val="left"/>
      <w:pPr>
        <w:tabs>
          <w:tab w:val="num" w:pos="907"/>
        </w:tabs>
        <w:ind w:left="907" w:hanging="360"/>
      </w:pPr>
      <w:rPr>
        <w:rFonts w:ascii="Symbol" w:hAnsi="Symbol" w:hint="default"/>
        <w:color w:val="auto"/>
      </w:rPr>
    </w:lvl>
    <w:lvl w:ilvl="1">
      <w:start w:val="1"/>
      <w:numFmt w:val="decimal"/>
      <w:lvlText w:val="%1.%2"/>
      <w:lvlJc w:val="left"/>
      <w:pPr>
        <w:tabs>
          <w:tab w:val="num" w:pos="720"/>
        </w:tabs>
        <w:ind w:left="720" w:hanging="720"/>
      </w:pPr>
      <w:rPr>
        <w:rFonts w:hint="default"/>
      </w:rPr>
    </w:lvl>
    <w:lvl w:ilvl="2">
      <w:start w:val="1"/>
      <w:numFmt w:val="decimal"/>
      <w:lvlText w:val="%2%1..%3"/>
      <w:lvlJc w:val="left"/>
      <w:pPr>
        <w:tabs>
          <w:tab w:val="num" w:pos="1080"/>
        </w:tabs>
        <w:ind w:left="1080" w:hanging="1080"/>
      </w:pPr>
      <w:rPr>
        <w:rFonts w:hint="default"/>
      </w:rPr>
    </w:lvl>
    <w:lvl w:ilvl="3">
      <w:start w:val="1"/>
      <w:numFmt w:val="decimal"/>
      <w:lvlText w:val="%3%1.%2..%4"/>
      <w:lvlJc w:val="left"/>
      <w:pPr>
        <w:tabs>
          <w:tab w:val="num" w:pos="1440"/>
        </w:tabs>
        <w:ind w:left="1440" w:hanging="1440"/>
      </w:pPr>
      <w:rPr>
        <w:rFonts w:hint="default"/>
      </w:rPr>
    </w:lvl>
    <w:lvl w:ilvl="4">
      <w:start w:val="1"/>
      <w:numFmt w:val="decimal"/>
      <w:lvlText w:val="%4%1.%2.%3..%5"/>
      <w:lvlJc w:val="left"/>
      <w:pPr>
        <w:tabs>
          <w:tab w:val="num" w:pos="1800"/>
        </w:tabs>
        <w:ind w:left="1800" w:hanging="1800"/>
      </w:pPr>
      <w:rPr>
        <w:rFonts w:hint="default"/>
      </w:rPr>
    </w:lvl>
    <w:lvl w:ilvl="5">
      <w:start w:val="1"/>
      <w:numFmt w:val="decimal"/>
      <w:lvlText w:val="%5%1.%2.%3.%4..%6"/>
      <w:lvlJc w:val="left"/>
      <w:pPr>
        <w:tabs>
          <w:tab w:val="num" w:pos="2160"/>
        </w:tabs>
        <w:ind w:left="2160" w:hanging="2160"/>
      </w:pPr>
      <w:rPr>
        <w:rFonts w:hint="default"/>
      </w:rPr>
    </w:lvl>
    <w:lvl w:ilvl="6">
      <w:start w:val="1"/>
      <w:numFmt w:val="decimal"/>
      <w:lvlText w:val="%6%1.%2.%3.%4.%5..%7"/>
      <w:lvlJc w:val="left"/>
      <w:pPr>
        <w:tabs>
          <w:tab w:val="num" w:pos="2520"/>
        </w:tabs>
        <w:ind w:left="2520" w:hanging="2520"/>
      </w:pPr>
      <w:rPr>
        <w:rFonts w:hint="default"/>
      </w:rPr>
    </w:lvl>
    <w:lvl w:ilvl="7">
      <w:start w:val="1"/>
      <w:numFmt w:val="upperLetter"/>
      <w:lvlText w:val="%7%8..%6."/>
      <w:lvlJc w:val="left"/>
      <w:pPr>
        <w:tabs>
          <w:tab w:val="num" w:pos="2880"/>
        </w:tabs>
        <w:ind w:left="2880" w:hanging="2880"/>
      </w:pPr>
      <w:rPr>
        <w:rFonts w:hint="default"/>
      </w:rPr>
    </w:lvl>
    <w:lvl w:ilvl="8">
      <w:start w:val="1"/>
      <w:numFmt w:val="decimal"/>
      <w:lvlText w:val="%9.%1.%2.%3"/>
      <w:lvlJc w:val="left"/>
      <w:pPr>
        <w:tabs>
          <w:tab w:val="num" w:pos="3240"/>
        </w:tabs>
        <w:ind w:left="3240" w:hanging="3240"/>
      </w:pPr>
      <w:rPr>
        <w:rFonts w:hint="default"/>
      </w:rPr>
    </w:lvl>
  </w:abstractNum>
  <w:abstractNum w:abstractNumId="15" w15:restartNumberingAfterBreak="0">
    <w:nsid w:val="2E954BC9"/>
    <w:multiLevelType w:val="hybridMultilevel"/>
    <w:tmpl w:val="5950BA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F422865"/>
    <w:multiLevelType w:val="hybridMultilevel"/>
    <w:tmpl w:val="E60602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81C49F5"/>
    <w:multiLevelType w:val="hybridMultilevel"/>
    <w:tmpl w:val="E69CA2EE"/>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8" w15:restartNumberingAfterBreak="0">
    <w:nsid w:val="41F765B2"/>
    <w:multiLevelType w:val="hybridMultilevel"/>
    <w:tmpl w:val="329E1CFC"/>
    <w:lvl w:ilvl="0" w:tplc="04090001">
      <w:start w:val="1"/>
      <w:numFmt w:val="bullet"/>
      <w:pStyle w:val="BulletLevel3BAH"/>
      <w:lvlText w:val=""/>
      <w:lvlJc w:val="left"/>
      <w:pPr>
        <w:tabs>
          <w:tab w:val="num" w:pos="720"/>
        </w:tabs>
        <w:ind w:left="720" w:hanging="360"/>
      </w:pPr>
      <w:rPr>
        <w:rFonts w:ascii="Wingdings" w:hAnsi="Wingdings" w:hint="default"/>
        <w:color w:val="auto"/>
      </w:rPr>
    </w:lvl>
    <w:lvl w:ilvl="1" w:tplc="04090003">
      <w:start w:val="1"/>
      <w:numFmt w:val="bullet"/>
      <w:lvlText w:val=""/>
      <w:lvlJc w:val="left"/>
      <w:pPr>
        <w:tabs>
          <w:tab w:val="num" w:pos="1800"/>
        </w:tabs>
        <w:ind w:left="1800" w:hanging="360"/>
      </w:pPr>
      <w:rPr>
        <w:rFonts w:ascii="Symbol" w:hAnsi="Symbol" w:hint="default"/>
        <w:color w:val="auto"/>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4DC53177"/>
    <w:multiLevelType w:val="hybridMultilevel"/>
    <w:tmpl w:val="CA0A811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00768D9"/>
    <w:multiLevelType w:val="hybridMultilevel"/>
    <w:tmpl w:val="A67A1510"/>
    <w:lvl w:ilvl="0" w:tplc="406CBB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3C561C8"/>
    <w:multiLevelType w:val="hybridMultilevel"/>
    <w:tmpl w:val="25A452CA"/>
    <w:lvl w:ilvl="0" w:tplc="5EF2BCB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6A65918"/>
    <w:multiLevelType w:val="hybridMultilevel"/>
    <w:tmpl w:val="8B56D4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7801FCF"/>
    <w:multiLevelType w:val="hybridMultilevel"/>
    <w:tmpl w:val="FA986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C351EB9"/>
    <w:multiLevelType w:val="hybridMultilevel"/>
    <w:tmpl w:val="7C761ABC"/>
    <w:lvl w:ilvl="0" w:tplc="630E9768">
      <w:start w:val="1"/>
      <w:numFmt w:val="decimal"/>
      <w:lvlText w:val="%1."/>
      <w:lvlJc w:val="left"/>
      <w:pPr>
        <w:tabs>
          <w:tab w:val="num" w:pos="2520"/>
        </w:tabs>
        <w:ind w:left="2520" w:hanging="360"/>
      </w:pPr>
    </w:lvl>
    <w:lvl w:ilvl="1" w:tplc="3A1008A2">
      <w:start w:val="1"/>
      <w:numFmt w:val="bullet"/>
      <w:pStyle w:val="ListBullet2"/>
      <w:lvlText w:val=""/>
      <w:lvlJc w:val="left"/>
      <w:pPr>
        <w:tabs>
          <w:tab w:val="num" w:pos="3240"/>
        </w:tabs>
        <w:ind w:left="3240" w:hanging="360"/>
      </w:pPr>
      <w:rPr>
        <w:rFonts w:ascii="Symbol" w:hAnsi="Symbol" w:hint="default"/>
        <w:sz w:val="22"/>
        <w:szCs w:val="22"/>
      </w:rPr>
    </w:lvl>
    <w:lvl w:ilvl="2" w:tplc="04090005">
      <w:start w:val="1"/>
      <w:numFmt w:val="lowerRoman"/>
      <w:lvlText w:val="%3."/>
      <w:lvlJc w:val="right"/>
      <w:pPr>
        <w:tabs>
          <w:tab w:val="num" w:pos="3960"/>
        </w:tabs>
        <w:ind w:left="3960" w:hanging="180"/>
      </w:pPr>
    </w:lvl>
    <w:lvl w:ilvl="3" w:tplc="04090001" w:tentative="1">
      <w:start w:val="1"/>
      <w:numFmt w:val="decimal"/>
      <w:lvlText w:val="%4."/>
      <w:lvlJc w:val="left"/>
      <w:pPr>
        <w:tabs>
          <w:tab w:val="num" w:pos="4680"/>
        </w:tabs>
        <w:ind w:left="4680" w:hanging="360"/>
      </w:pPr>
    </w:lvl>
    <w:lvl w:ilvl="4" w:tplc="04090003" w:tentative="1">
      <w:start w:val="1"/>
      <w:numFmt w:val="lowerLetter"/>
      <w:lvlText w:val="%5."/>
      <w:lvlJc w:val="left"/>
      <w:pPr>
        <w:tabs>
          <w:tab w:val="num" w:pos="5400"/>
        </w:tabs>
        <w:ind w:left="5400" w:hanging="360"/>
      </w:pPr>
    </w:lvl>
    <w:lvl w:ilvl="5" w:tplc="04090005" w:tentative="1">
      <w:start w:val="1"/>
      <w:numFmt w:val="lowerRoman"/>
      <w:lvlText w:val="%6."/>
      <w:lvlJc w:val="right"/>
      <w:pPr>
        <w:tabs>
          <w:tab w:val="num" w:pos="6120"/>
        </w:tabs>
        <w:ind w:left="6120" w:hanging="180"/>
      </w:pPr>
    </w:lvl>
    <w:lvl w:ilvl="6" w:tplc="04090001" w:tentative="1">
      <w:start w:val="1"/>
      <w:numFmt w:val="decimal"/>
      <w:lvlText w:val="%7."/>
      <w:lvlJc w:val="left"/>
      <w:pPr>
        <w:tabs>
          <w:tab w:val="num" w:pos="6840"/>
        </w:tabs>
        <w:ind w:left="6840" w:hanging="360"/>
      </w:pPr>
    </w:lvl>
    <w:lvl w:ilvl="7" w:tplc="04090003" w:tentative="1">
      <w:start w:val="1"/>
      <w:numFmt w:val="lowerLetter"/>
      <w:lvlText w:val="%8."/>
      <w:lvlJc w:val="left"/>
      <w:pPr>
        <w:tabs>
          <w:tab w:val="num" w:pos="7560"/>
        </w:tabs>
        <w:ind w:left="7560" w:hanging="360"/>
      </w:pPr>
    </w:lvl>
    <w:lvl w:ilvl="8" w:tplc="04090005" w:tentative="1">
      <w:start w:val="1"/>
      <w:numFmt w:val="lowerRoman"/>
      <w:lvlText w:val="%9."/>
      <w:lvlJc w:val="right"/>
      <w:pPr>
        <w:tabs>
          <w:tab w:val="num" w:pos="8280"/>
        </w:tabs>
        <w:ind w:left="8280" w:hanging="180"/>
      </w:pPr>
    </w:lvl>
  </w:abstractNum>
  <w:abstractNum w:abstractNumId="25" w15:restartNumberingAfterBreak="0">
    <w:nsid w:val="5DA72B16"/>
    <w:multiLevelType w:val="hybridMultilevel"/>
    <w:tmpl w:val="FC96BA28"/>
    <w:lvl w:ilvl="0" w:tplc="B15827EC">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651D5E40"/>
    <w:multiLevelType w:val="hybridMultilevel"/>
    <w:tmpl w:val="12F8FDEA"/>
    <w:lvl w:ilvl="0" w:tplc="FEE2E5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7213788"/>
    <w:multiLevelType w:val="hybridMultilevel"/>
    <w:tmpl w:val="684C9D20"/>
    <w:lvl w:ilvl="0" w:tplc="725CA9BE">
      <w:start w:val="1"/>
      <w:numFmt w:val="decimal"/>
      <w:lvlText w:val="%1."/>
      <w:lvlJc w:val="left"/>
      <w:pPr>
        <w:ind w:left="500" w:hanging="360"/>
      </w:pPr>
      <w:rPr>
        <w:rFonts w:ascii="Times New Roman" w:eastAsia="Times New Roman" w:hAnsi="Times New Roman" w:hint="default"/>
        <w:b w:val="0"/>
        <w:sz w:val="24"/>
        <w:szCs w:val="24"/>
      </w:rPr>
    </w:lvl>
    <w:lvl w:ilvl="1" w:tplc="51AA4886">
      <w:start w:val="1"/>
      <w:numFmt w:val="bullet"/>
      <w:lvlText w:val="•"/>
      <w:lvlJc w:val="left"/>
      <w:pPr>
        <w:ind w:left="1414" w:hanging="360"/>
      </w:pPr>
      <w:rPr>
        <w:rFonts w:hint="default"/>
      </w:rPr>
    </w:lvl>
    <w:lvl w:ilvl="2" w:tplc="CD42F22C">
      <w:start w:val="1"/>
      <w:numFmt w:val="bullet"/>
      <w:lvlText w:val="•"/>
      <w:lvlJc w:val="left"/>
      <w:pPr>
        <w:ind w:left="2328" w:hanging="360"/>
      </w:pPr>
      <w:rPr>
        <w:rFonts w:hint="default"/>
      </w:rPr>
    </w:lvl>
    <w:lvl w:ilvl="3" w:tplc="32962A8A">
      <w:start w:val="1"/>
      <w:numFmt w:val="bullet"/>
      <w:lvlText w:val="•"/>
      <w:lvlJc w:val="left"/>
      <w:pPr>
        <w:ind w:left="3242" w:hanging="360"/>
      </w:pPr>
      <w:rPr>
        <w:rFonts w:hint="default"/>
      </w:rPr>
    </w:lvl>
    <w:lvl w:ilvl="4" w:tplc="66204E4A">
      <w:start w:val="1"/>
      <w:numFmt w:val="bullet"/>
      <w:lvlText w:val="•"/>
      <w:lvlJc w:val="left"/>
      <w:pPr>
        <w:ind w:left="4156" w:hanging="360"/>
      </w:pPr>
      <w:rPr>
        <w:rFonts w:hint="default"/>
      </w:rPr>
    </w:lvl>
    <w:lvl w:ilvl="5" w:tplc="C0F406B6">
      <w:start w:val="1"/>
      <w:numFmt w:val="bullet"/>
      <w:lvlText w:val="•"/>
      <w:lvlJc w:val="left"/>
      <w:pPr>
        <w:ind w:left="5070" w:hanging="360"/>
      </w:pPr>
      <w:rPr>
        <w:rFonts w:hint="default"/>
      </w:rPr>
    </w:lvl>
    <w:lvl w:ilvl="6" w:tplc="F2682404">
      <w:start w:val="1"/>
      <w:numFmt w:val="bullet"/>
      <w:lvlText w:val="•"/>
      <w:lvlJc w:val="left"/>
      <w:pPr>
        <w:ind w:left="5984" w:hanging="360"/>
      </w:pPr>
      <w:rPr>
        <w:rFonts w:hint="default"/>
      </w:rPr>
    </w:lvl>
    <w:lvl w:ilvl="7" w:tplc="21F89EA4">
      <w:start w:val="1"/>
      <w:numFmt w:val="bullet"/>
      <w:lvlText w:val="•"/>
      <w:lvlJc w:val="left"/>
      <w:pPr>
        <w:ind w:left="6898" w:hanging="360"/>
      </w:pPr>
      <w:rPr>
        <w:rFonts w:hint="default"/>
      </w:rPr>
    </w:lvl>
    <w:lvl w:ilvl="8" w:tplc="629EC4C8">
      <w:start w:val="1"/>
      <w:numFmt w:val="bullet"/>
      <w:lvlText w:val="•"/>
      <w:lvlJc w:val="left"/>
      <w:pPr>
        <w:ind w:left="7812" w:hanging="360"/>
      </w:pPr>
      <w:rPr>
        <w:rFonts w:hint="default"/>
      </w:rPr>
    </w:lvl>
  </w:abstractNum>
  <w:abstractNum w:abstractNumId="28" w15:restartNumberingAfterBreak="0">
    <w:nsid w:val="696B7A73"/>
    <w:multiLevelType w:val="hybridMultilevel"/>
    <w:tmpl w:val="C6DED8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69F93854"/>
    <w:multiLevelType w:val="hybridMultilevel"/>
    <w:tmpl w:val="5582D104"/>
    <w:lvl w:ilvl="0" w:tplc="39303D7E">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6BD4008E"/>
    <w:multiLevelType w:val="hybridMultilevel"/>
    <w:tmpl w:val="8F40331A"/>
    <w:lvl w:ilvl="0" w:tplc="DEC6FC74">
      <w:start w:val="1"/>
      <w:numFmt w:val="decimal"/>
      <w:pStyle w:val="NumberedParagraphBAH"/>
      <w:lvlText w:val="%1."/>
      <w:lvlJc w:val="left"/>
      <w:pPr>
        <w:tabs>
          <w:tab w:val="num" w:pos="1080"/>
        </w:tabs>
        <w:ind w:left="1080" w:hanging="360"/>
      </w:pPr>
    </w:lvl>
    <w:lvl w:ilvl="1" w:tplc="7230391C"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1" w15:restartNumberingAfterBreak="0">
    <w:nsid w:val="72240E4F"/>
    <w:multiLevelType w:val="hybridMultilevel"/>
    <w:tmpl w:val="66BA4E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4A8101A"/>
    <w:multiLevelType w:val="hybridMultilevel"/>
    <w:tmpl w:val="F25C70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755213EB"/>
    <w:multiLevelType w:val="hybridMultilevel"/>
    <w:tmpl w:val="DE668F28"/>
    <w:lvl w:ilvl="0" w:tplc="F04C421E">
      <w:start w:val="1"/>
      <w:numFmt w:val="decimal"/>
      <w:lvlText w:val="%1)"/>
      <w:lvlJc w:val="left"/>
      <w:pPr>
        <w:ind w:left="1080" w:hanging="360"/>
      </w:pPr>
      <w:rPr>
        <w:rFonts w:hint="default"/>
        <w:i/>
        <w:color w:val="auto"/>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566094D"/>
    <w:multiLevelType w:val="hybridMultilevel"/>
    <w:tmpl w:val="F9221F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8C6534"/>
    <w:multiLevelType w:val="hybridMultilevel"/>
    <w:tmpl w:val="A11E8C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C604BA8"/>
    <w:multiLevelType w:val="hybridMultilevel"/>
    <w:tmpl w:val="08AC30B8"/>
    <w:lvl w:ilvl="0" w:tplc="88EA0264">
      <w:start w:val="1"/>
      <w:numFmt w:val="decimal"/>
      <w:lvlText w:val="%1)"/>
      <w:lvlJc w:val="left"/>
      <w:pPr>
        <w:ind w:left="972" w:hanging="360"/>
      </w:pPr>
      <w:rPr>
        <w:rFonts w:hint="default"/>
      </w:rPr>
    </w:lvl>
    <w:lvl w:ilvl="1" w:tplc="04090019" w:tentative="1">
      <w:start w:val="1"/>
      <w:numFmt w:val="lowerLetter"/>
      <w:lvlText w:val="%2."/>
      <w:lvlJc w:val="left"/>
      <w:pPr>
        <w:ind w:left="1692" w:hanging="360"/>
      </w:pPr>
    </w:lvl>
    <w:lvl w:ilvl="2" w:tplc="0409001B" w:tentative="1">
      <w:start w:val="1"/>
      <w:numFmt w:val="lowerRoman"/>
      <w:lvlText w:val="%3."/>
      <w:lvlJc w:val="right"/>
      <w:pPr>
        <w:ind w:left="2412" w:hanging="180"/>
      </w:pPr>
    </w:lvl>
    <w:lvl w:ilvl="3" w:tplc="0409000F" w:tentative="1">
      <w:start w:val="1"/>
      <w:numFmt w:val="decimal"/>
      <w:lvlText w:val="%4."/>
      <w:lvlJc w:val="left"/>
      <w:pPr>
        <w:ind w:left="3132" w:hanging="360"/>
      </w:pPr>
    </w:lvl>
    <w:lvl w:ilvl="4" w:tplc="04090019" w:tentative="1">
      <w:start w:val="1"/>
      <w:numFmt w:val="lowerLetter"/>
      <w:lvlText w:val="%5."/>
      <w:lvlJc w:val="left"/>
      <w:pPr>
        <w:ind w:left="3852" w:hanging="360"/>
      </w:pPr>
    </w:lvl>
    <w:lvl w:ilvl="5" w:tplc="0409001B" w:tentative="1">
      <w:start w:val="1"/>
      <w:numFmt w:val="lowerRoman"/>
      <w:lvlText w:val="%6."/>
      <w:lvlJc w:val="right"/>
      <w:pPr>
        <w:ind w:left="4572" w:hanging="180"/>
      </w:pPr>
    </w:lvl>
    <w:lvl w:ilvl="6" w:tplc="0409000F" w:tentative="1">
      <w:start w:val="1"/>
      <w:numFmt w:val="decimal"/>
      <w:lvlText w:val="%7."/>
      <w:lvlJc w:val="left"/>
      <w:pPr>
        <w:ind w:left="5292" w:hanging="360"/>
      </w:pPr>
    </w:lvl>
    <w:lvl w:ilvl="7" w:tplc="04090019" w:tentative="1">
      <w:start w:val="1"/>
      <w:numFmt w:val="lowerLetter"/>
      <w:lvlText w:val="%8."/>
      <w:lvlJc w:val="left"/>
      <w:pPr>
        <w:ind w:left="6012" w:hanging="360"/>
      </w:pPr>
    </w:lvl>
    <w:lvl w:ilvl="8" w:tplc="0409001B" w:tentative="1">
      <w:start w:val="1"/>
      <w:numFmt w:val="lowerRoman"/>
      <w:lvlText w:val="%9."/>
      <w:lvlJc w:val="right"/>
      <w:pPr>
        <w:ind w:left="6732" w:hanging="180"/>
      </w:pPr>
    </w:lvl>
  </w:abstractNum>
  <w:num w:numId="1">
    <w:abstractNumId w:val="14"/>
  </w:num>
  <w:num w:numId="2">
    <w:abstractNumId w:val="6"/>
  </w:num>
  <w:num w:numId="3">
    <w:abstractNumId w:val="30"/>
  </w:num>
  <w:num w:numId="4">
    <w:abstractNumId w:val="18"/>
  </w:num>
  <w:num w:numId="5">
    <w:abstractNumId w:val="4"/>
  </w:num>
  <w:num w:numId="6">
    <w:abstractNumId w:val="0"/>
  </w:num>
  <w:num w:numId="7">
    <w:abstractNumId w:val="24"/>
  </w:num>
  <w:num w:numId="8">
    <w:abstractNumId w:val="3"/>
  </w:num>
  <w:num w:numId="9">
    <w:abstractNumId w:val="2"/>
  </w:num>
  <w:num w:numId="10">
    <w:abstractNumId w:val="22"/>
  </w:num>
  <w:num w:numId="11">
    <w:abstractNumId w:val="5"/>
  </w:num>
  <w:num w:numId="12">
    <w:abstractNumId w:val="33"/>
  </w:num>
  <w:num w:numId="13">
    <w:abstractNumId w:val="21"/>
  </w:num>
  <w:num w:numId="14">
    <w:abstractNumId w:val="34"/>
  </w:num>
  <w:num w:numId="15">
    <w:abstractNumId w:val="12"/>
  </w:num>
  <w:num w:numId="16">
    <w:abstractNumId w:val="10"/>
  </w:num>
  <w:num w:numId="17">
    <w:abstractNumId w:val="36"/>
  </w:num>
  <w:num w:numId="18">
    <w:abstractNumId w:val="26"/>
  </w:num>
  <w:num w:numId="19">
    <w:abstractNumId w:val="1"/>
  </w:num>
  <w:num w:numId="20">
    <w:abstractNumId w:val="31"/>
  </w:num>
  <w:num w:numId="21">
    <w:abstractNumId w:val="7"/>
  </w:num>
  <w:num w:numId="22">
    <w:abstractNumId w:val="35"/>
  </w:num>
  <w:num w:numId="23">
    <w:abstractNumId w:val="23"/>
  </w:num>
  <w:num w:numId="24">
    <w:abstractNumId w:val="4"/>
  </w:num>
  <w:num w:numId="25">
    <w:abstractNumId w:val="4"/>
  </w:num>
  <w:num w:numId="26">
    <w:abstractNumId w:val="4"/>
  </w:num>
  <w:num w:numId="27">
    <w:abstractNumId w:val="4"/>
    <w:lvlOverride w:ilvl="0">
      <w:startOverride w:val="1"/>
    </w:lvlOverride>
    <w:lvlOverride w:ilvl="1">
      <w:startOverride w:val="8"/>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
  </w:num>
  <w:num w:numId="29">
    <w:abstractNumId w:val="4"/>
  </w:num>
  <w:num w:numId="30">
    <w:abstractNumId w:val="4"/>
  </w:num>
  <w:num w:numId="31">
    <w:abstractNumId w:val="4"/>
  </w:num>
  <w:num w:numId="32">
    <w:abstractNumId w:val="4"/>
  </w:num>
  <w:num w:numId="33">
    <w:abstractNumId w:val="13"/>
  </w:num>
  <w:num w:numId="34">
    <w:abstractNumId w:val="4"/>
  </w:num>
  <w:num w:numId="35">
    <w:abstractNumId w:val="20"/>
  </w:num>
  <w:num w:numId="36">
    <w:abstractNumId w:val="9"/>
  </w:num>
  <w:num w:numId="37">
    <w:abstractNumId w:val="32"/>
  </w:num>
  <w:num w:numId="38">
    <w:abstractNumId w:val="4"/>
  </w:num>
  <w:num w:numId="39">
    <w:abstractNumId w:val="4"/>
  </w:num>
  <w:num w:numId="40">
    <w:abstractNumId w:val="4"/>
  </w:num>
  <w:num w:numId="41">
    <w:abstractNumId w:val="15"/>
  </w:num>
  <w:num w:numId="42">
    <w:abstractNumId w:val="4"/>
  </w:num>
  <w:num w:numId="43">
    <w:abstractNumId w:val="4"/>
  </w:num>
  <w:num w:numId="44">
    <w:abstractNumId w:val="4"/>
  </w:num>
  <w:num w:numId="45">
    <w:abstractNumId w:val="4"/>
  </w:num>
  <w:num w:numId="46">
    <w:abstractNumId w:val="16"/>
  </w:num>
  <w:num w:numId="47">
    <w:abstractNumId w:val="19"/>
  </w:num>
  <w:num w:numId="48">
    <w:abstractNumId w:val="4"/>
  </w:num>
  <w:num w:numId="49">
    <w:abstractNumId w:val="25"/>
  </w:num>
  <w:num w:numId="50">
    <w:abstractNumId w:val="11"/>
  </w:num>
  <w:num w:numId="51">
    <w:abstractNumId w:val="4"/>
  </w:num>
  <w:num w:numId="52">
    <w:abstractNumId w:val="4"/>
  </w:num>
  <w:num w:numId="53">
    <w:abstractNumId w:val="28"/>
  </w:num>
  <w:num w:numId="54">
    <w:abstractNumId w:val="29"/>
  </w:num>
  <w:num w:numId="55">
    <w:abstractNumId w:val="27"/>
  </w:num>
  <w:num w:numId="56">
    <w:abstractNumId w:val="8"/>
  </w:num>
  <w:num w:numId="57">
    <w:abstractNumId w:val="4"/>
    <w:lvlOverride w:ilvl="0">
      <w:startOverride w:val="5"/>
    </w:lvlOverride>
    <w:lvlOverride w:ilvl="1">
      <w:startOverride w:val="2"/>
    </w:lvlOverride>
    <w:lvlOverride w:ilvl="2">
      <w:startOverride w:val="4"/>
    </w:lvlOverride>
  </w:num>
  <w:num w:numId="58">
    <w:abstractNumId w:val="17"/>
  </w:num>
  <w:num w:numId="59">
    <w:abstractNumId w:val="4"/>
    <w:lvlOverride w:ilvl="0">
      <w:startOverride w:val="1"/>
    </w:lvlOverride>
    <w:lvlOverride w:ilvl="1">
      <w:startOverride w:val="3"/>
    </w:lvlOverride>
    <w:lvlOverride w:ilvl="2">
      <w:startOverride w:val="2"/>
    </w:lvlOverride>
    <w:lvlOverride w:ilvl="3">
      <w:startOverride w:val="9"/>
    </w:lvlOverride>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ollins, David (CTR)">
    <w15:presenceInfo w15:providerId="None" w15:userId="Collins, David (CT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drawingGridHorizontalSpacing w:val="100"/>
  <w:displayHorizont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712F"/>
    <w:rsid w:val="00003FBD"/>
    <w:rsid w:val="0000580F"/>
    <w:rsid w:val="00005DE2"/>
    <w:rsid w:val="00010128"/>
    <w:rsid w:val="000105AB"/>
    <w:rsid w:val="00013B4A"/>
    <w:rsid w:val="0002145E"/>
    <w:rsid w:val="00022B5C"/>
    <w:rsid w:val="00022FFC"/>
    <w:rsid w:val="000249D6"/>
    <w:rsid w:val="00026DE9"/>
    <w:rsid w:val="00027824"/>
    <w:rsid w:val="00027E2F"/>
    <w:rsid w:val="00027E38"/>
    <w:rsid w:val="00033425"/>
    <w:rsid w:val="00035E4F"/>
    <w:rsid w:val="00036125"/>
    <w:rsid w:val="00040041"/>
    <w:rsid w:val="000422C0"/>
    <w:rsid w:val="000438DB"/>
    <w:rsid w:val="00046535"/>
    <w:rsid w:val="00046691"/>
    <w:rsid w:val="00053116"/>
    <w:rsid w:val="000541C0"/>
    <w:rsid w:val="00054F12"/>
    <w:rsid w:val="00055135"/>
    <w:rsid w:val="00056E32"/>
    <w:rsid w:val="00057360"/>
    <w:rsid w:val="00061D8B"/>
    <w:rsid w:val="00063CAD"/>
    <w:rsid w:val="000648B2"/>
    <w:rsid w:val="00076F84"/>
    <w:rsid w:val="00077677"/>
    <w:rsid w:val="00080339"/>
    <w:rsid w:val="00080699"/>
    <w:rsid w:val="00083534"/>
    <w:rsid w:val="000835D1"/>
    <w:rsid w:val="000836FF"/>
    <w:rsid w:val="00083719"/>
    <w:rsid w:val="00083C9C"/>
    <w:rsid w:val="00084381"/>
    <w:rsid w:val="00084E85"/>
    <w:rsid w:val="000859E6"/>
    <w:rsid w:val="00086612"/>
    <w:rsid w:val="000916D3"/>
    <w:rsid w:val="00093CE0"/>
    <w:rsid w:val="000972D7"/>
    <w:rsid w:val="0009783D"/>
    <w:rsid w:val="000A43A1"/>
    <w:rsid w:val="000A4E91"/>
    <w:rsid w:val="000A5FCF"/>
    <w:rsid w:val="000A7966"/>
    <w:rsid w:val="000B151D"/>
    <w:rsid w:val="000B4CFA"/>
    <w:rsid w:val="000C0F00"/>
    <w:rsid w:val="000C1B49"/>
    <w:rsid w:val="000C3BB6"/>
    <w:rsid w:val="000C4417"/>
    <w:rsid w:val="000C4CD6"/>
    <w:rsid w:val="000C7ACB"/>
    <w:rsid w:val="000D0E70"/>
    <w:rsid w:val="000D314A"/>
    <w:rsid w:val="000D3CCD"/>
    <w:rsid w:val="000D44B1"/>
    <w:rsid w:val="000D5C46"/>
    <w:rsid w:val="000E220E"/>
    <w:rsid w:val="000E3FFA"/>
    <w:rsid w:val="000E4B17"/>
    <w:rsid w:val="000E6769"/>
    <w:rsid w:val="000F24AA"/>
    <w:rsid w:val="000F25A1"/>
    <w:rsid w:val="000F27D7"/>
    <w:rsid w:val="000F29BE"/>
    <w:rsid w:val="000F6978"/>
    <w:rsid w:val="00101F5F"/>
    <w:rsid w:val="00105977"/>
    <w:rsid w:val="00106769"/>
    <w:rsid w:val="001072C3"/>
    <w:rsid w:val="00107F07"/>
    <w:rsid w:val="00112489"/>
    <w:rsid w:val="00117208"/>
    <w:rsid w:val="001220E1"/>
    <w:rsid w:val="00125A77"/>
    <w:rsid w:val="0012652C"/>
    <w:rsid w:val="00130E33"/>
    <w:rsid w:val="00137773"/>
    <w:rsid w:val="00137858"/>
    <w:rsid w:val="0014047F"/>
    <w:rsid w:val="00140957"/>
    <w:rsid w:val="00142056"/>
    <w:rsid w:val="001426C4"/>
    <w:rsid w:val="00143BA0"/>
    <w:rsid w:val="001454BE"/>
    <w:rsid w:val="00147933"/>
    <w:rsid w:val="00147BD6"/>
    <w:rsid w:val="00147F95"/>
    <w:rsid w:val="00152658"/>
    <w:rsid w:val="00154DDD"/>
    <w:rsid w:val="00154ED6"/>
    <w:rsid w:val="00157B68"/>
    <w:rsid w:val="00160591"/>
    <w:rsid w:val="00160A00"/>
    <w:rsid w:val="00164440"/>
    <w:rsid w:val="001647FF"/>
    <w:rsid w:val="00165D48"/>
    <w:rsid w:val="00167808"/>
    <w:rsid w:val="00172A1A"/>
    <w:rsid w:val="001735F4"/>
    <w:rsid w:val="001743FF"/>
    <w:rsid w:val="001745A3"/>
    <w:rsid w:val="00180A65"/>
    <w:rsid w:val="00183DBD"/>
    <w:rsid w:val="001841A9"/>
    <w:rsid w:val="0018509C"/>
    <w:rsid w:val="001903A8"/>
    <w:rsid w:val="001911D1"/>
    <w:rsid w:val="001958C0"/>
    <w:rsid w:val="001960D6"/>
    <w:rsid w:val="001A05F5"/>
    <w:rsid w:val="001A063A"/>
    <w:rsid w:val="001A6DB1"/>
    <w:rsid w:val="001B11CE"/>
    <w:rsid w:val="001B2A13"/>
    <w:rsid w:val="001B4856"/>
    <w:rsid w:val="001B56B3"/>
    <w:rsid w:val="001B6187"/>
    <w:rsid w:val="001B67DA"/>
    <w:rsid w:val="001B6FCC"/>
    <w:rsid w:val="001C0AA9"/>
    <w:rsid w:val="001C58C3"/>
    <w:rsid w:val="001C6DE4"/>
    <w:rsid w:val="001C6ED8"/>
    <w:rsid w:val="001C7BDF"/>
    <w:rsid w:val="001D1BBF"/>
    <w:rsid w:val="001D450B"/>
    <w:rsid w:val="001D5517"/>
    <w:rsid w:val="001D5811"/>
    <w:rsid w:val="001E05BB"/>
    <w:rsid w:val="001E078C"/>
    <w:rsid w:val="001E0DE7"/>
    <w:rsid w:val="001E12A0"/>
    <w:rsid w:val="001E2C4E"/>
    <w:rsid w:val="001E3F1E"/>
    <w:rsid w:val="001E4D42"/>
    <w:rsid w:val="001E76AA"/>
    <w:rsid w:val="001F09C1"/>
    <w:rsid w:val="001F0D67"/>
    <w:rsid w:val="001F1898"/>
    <w:rsid w:val="001F20BF"/>
    <w:rsid w:val="001F6B73"/>
    <w:rsid w:val="001F6FFD"/>
    <w:rsid w:val="001F7C97"/>
    <w:rsid w:val="0020103D"/>
    <w:rsid w:val="0020259F"/>
    <w:rsid w:val="00203031"/>
    <w:rsid w:val="0020659D"/>
    <w:rsid w:val="0020689D"/>
    <w:rsid w:val="002072C1"/>
    <w:rsid w:val="00210861"/>
    <w:rsid w:val="00211B8B"/>
    <w:rsid w:val="0021230A"/>
    <w:rsid w:val="00214A3E"/>
    <w:rsid w:val="00215729"/>
    <w:rsid w:val="0022031F"/>
    <w:rsid w:val="00220868"/>
    <w:rsid w:val="002229A0"/>
    <w:rsid w:val="00226089"/>
    <w:rsid w:val="00227E0E"/>
    <w:rsid w:val="002303BB"/>
    <w:rsid w:val="002341A4"/>
    <w:rsid w:val="0023651E"/>
    <w:rsid w:val="00243012"/>
    <w:rsid w:val="00243B5E"/>
    <w:rsid w:val="002448BD"/>
    <w:rsid w:val="002449D4"/>
    <w:rsid w:val="00244CAD"/>
    <w:rsid w:val="00246D22"/>
    <w:rsid w:val="002503FA"/>
    <w:rsid w:val="00251113"/>
    <w:rsid w:val="0025413B"/>
    <w:rsid w:val="002543B2"/>
    <w:rsid w:val="00254D6B"/>
    <w:rsid w:val="00256366"/>
    <w:rsid w:val="002609B0"/>
    <w:rsid w:val="002615A4"/>
    <w:rsid w:val="00261636"/>
    <w:rsid w:val="00262E1B"/>
    <w:rsid w:val="00264ADE"/>
    <w:rsid w:val="002656CA"/>
    <w:rsid w:val="00273CDF"/>
    <w:rsid w:val="0027537F"/>
    <w:rsid w:val="00275E2D"/>
    <w:rsid w:val="00275E8C"/>
    <w:rsid w:val="002855AD"/>
    <w:rsid w:val="002868BD"/>
    <w:rsid w:val="00287822"/>
    <w:rsid w:val="00291C95"/>
    <w:rsid w:val="002921A5"/>
    <w:rsid w:val="00292886"/>
    <w:rsid w:val="00293FED"/>
    <w:rsid w:val="002942E8"/>
    <w:rsid w:val="00294AFE"/>
    <w:rsid w:val="00294FE7"/>
    <w:rsid w:val="00297FB6"/>
    <w:rsid w:val="002A327A"/>
    <w:rsid w:val="002A510D"/>
    <w:rsid w:val="002A7CAA"/>
    <w:rsid w:val="002B0B13"/>
    <w:rsid w:val="002B25E2"/>
    <w:rsid w:val="002B545D"/>
    <w:rsid w:val="002B7C65"/>
    <w:rsid w:val="002C12AB"/>
    <w:rsid w:val="002C2935"/>
    <w:rsid w:val="002C3463"/>
    <w:rsid w:val="002C3813"/>
    <w:rsid w:val="002C4783"/>
    <w:rsid w:val="002C545F"/>
    <w:rsid w:val="002D0020"/>
    <w:rsid w:val="002D1D23"/>
    <w:rsid w:val="002D2299"/>
    <w:rsid w:val="002D2823"/>
    <w:rsid w:val="002D2E81"/>
    <w:rsid w:val="002D585F"/>
    <w:rsid w:val="002D6AED"/>
    <w:rsid w:val="002D6D6A"/>
    <w:rsid w:val="002D7207"/>
    <w:rsid w:val="002E1979"/>
    <w:rsid w:val="002E1A6A"/>
    <w:rsid w:val="002E32A8"/>
    <w:rsid w:val="002E4561"/>
    <w:rsid w:val="002E483B"/>
    <w:rsid w:val="002F16D6"/>
    <w:rsid w:val="002F2D48"/>
    <w:rsid w:val="002F498E"/>
    <w:rsid w:val="002F5486"/>
    <w:rsid w:val="002F64A0"/>
    <w:rsid w:val="002F66D7"/>
    <w:rsid w:val="002F6A99"/>
    <w:rsid w:val="002F6B0D"/>
    <w:rsid w:val="002F7F32"/>
    <w:rsid w:val="0030077E"/>
    <w:rsid w:val="00301DF1"/>
    <w:rsid w:val="003029AC"/>
    <w:rsid w:val="00302BEE"/>
    <w:rsid w:val="00302E8A"/>
    <w:rsid w:val="00303813"/>
    <w:rsid w:val="00304E01"/>
    <w:rsid w:val="00306698"/>
    <w:rsid w:val="0031017A"/>
    <w:rsid w:val="003118E0"/>
    <w:rsid w:val="00312AC7"/>
    <w:rsid w:val="00313E87"/>
    <w:rsid w:val="0031407E"/>
    <w:rsid w:val="00314CD4"/>
    <w:rsid w:val="00317361"/>
    <w:rsid w:val="00317C35"/>
    <w:rsid w:val="00322097"/>
    <w:rsid w:val="00324D4E"/>
    <w:rsid w:val="003266FB"/>
    <w:rsid w:val="00333FA6"/>
    <w:rsid w:val="00334FF2"/>
    <w:rsid w:val="00335921"/>
    <w:rsid w:val="00341589"/>
    <w:rsid w:val="00344AE2"/>
    <w:rsid w:val="00344C04"/>
    <w:rsid w:val="00346DBD"/>
    <w:rsid w:val="00347053"/>
    <w:rsid w:val="003473C5"/>
    <w:rsid w:val="003502E5"/>
    <w:rsid w:val="003532AF"/>
    <w:rsid w:val="00357171"/>
    <w:rsid w:val="003577C7"/>
    <w:rsid w:val="00357C36"/>
    <w:rsid w:val="0036106B"/>
    <w:rsid w:val="00364F2D"/>
    <w:rsid w:val="003658C9"/>
    <w:rsid w:val="00365BCC"/>
    <w:rsid w:val="00366068"/>
    <w:rsid w:val="003665B3"/>
    <w:rsid w:val="00367576"/>
    <w:rsid w:val="00373321"/>
    <w:rsid w:val="00374B51"/>
    <w:rsid w:val="00377E52"/>
    <w:rsid w:val="00377FCD"/>
    <w:rsid w:val="00381031"/>
    <w:rsid w:val="00387878"/>
    <w:rsid w:val="00390334"/>
    <w:rsid w:val="00391838"/>
    <w:rsid w:val="00391876"/>
    <w:rsid w:val="00391AE3"/>
    <w:rsid w:val="00392B79"/>
    <w:rsid w:val="003932F4"/>
    <w:rsid w:val="003943B7"/>
    <w:rsid w:val="00395867"/>
    <w:rsid w:val="003965A6"/>
    <w:rsid w:val="003A1069"/>
    <w:rsid w:val="003A1263"/>
    <w:rsid w:val="003A13BC"/>
    <w:rsid w:val="003A1EA0"/>
    <w:rsid w:val="003A2146"/>
    <w:rsid w:val="003A477A"/>
    <w:rsid w:val="003A5521"/>
    <w:rsid w:val="003A6B8C"/>
    <w:rsid w:val="003B2D2E"/>
    <w:rsid w:val="003B4000"/>
    <w:rsid w:val="003B610E"/>
    <w:rsid w:val="003B6140"/>
    <w:rsid w:val="003C1117"/>
    <w:rsid w:val="003C1E7F"/>
    <w:rsid w:val="003C26A5"/>
    <w:rsid w:val="003C30A8"/>
    <w:rsid w:val="003D2754"/>
    <w:rsid w:val="003D3235"/>
    <w:rsid w:val="003D4226"/>
    <w:rsid w:val="003D4397"/>
    <w:rsid w:val="003D6BAB"/>
    <w:rsid w:val="003E03E0"/>
    <w:rsid w:val="003E19AE"/>
    <w:rsid w:val="003E2156"/>
    <w:rsid w:val="003F3012"/>
    <w:rsid w:val="003F453E"/>
    <w:rsid w:val="003F46F0"/>
    <w:rsid w:val="003F5D3C"/>
    <w:rsid w:val="0040017D"/>
    <w:rsid w:val="0040170B"/>
    <w:rsid w:val="004031FB"/>
    <w:rsid w:val="004032C0"/>
    <w:rsid w:val="00403B09"/>
    <w:rsid w:val="00407455"/>
    <w:rsid w:val="00407C65"/>
    <w:rsid w:val="004103F7"/>
    <w:rsid w:val="00411295"/>
    <w:rsid w:val="0041638E"/>
    <w:rsid w:val="004165D9"/>
    <w:rsid w:val="00416679"/>
    <w:rsid w:val="00423F6C"/>
    <w:rsid w:val="0042426C"/>
    <w:rsid w:val="00424E17"/>
    <w:rsid w:val="0042650F"/>
    <w:rsid w:val="004275D5"/>
    <w:rsid w:val="0043188B"/>
    <w:rsid w:val="00432774"/>
    <w:rsid w:val="0043488C"/>
    <w:rsid w:val="004349EA"/>
    <w:rsid w:val="004377D1"/>
    <w:rsid w:val="00440E7D"/>
    <w:rsid w:val="00441849"/>
    <w:rsid w:val="004429ED"/>
    <w:rsid w:val="004459DA"/>
    <w:rsid w:val="0045313D"/>
    <w:rsid w:val="00453A26"/>
    <w:rsid w:val="0045427D"/>
    <w:rsid w:val="0045444A"/>
    <w:rsid w:val="004577A7"/>
    <w:rsid w:val="0046441F"/>
    <w:rsid w:val="00465CB4"/>
    <w:rsid w:val="00466EFE"/>
    <w:rsid w:val="00471C99"/>
    <w:rsid w:val="00472B23"/>
    <w:rsid w:val="00472ED8"/>
    <w:rsid w:val="00474051"/>
    <w:rsid w:val="00475BC7"/>
    <w:rsid w:val="00476F8A"/>
    <w:rsid w:val="004771E5"/>
    <w:rsid w:val="004869C0"/>
    <w:rsid w:val="00487700"/>
    <w:rsid w:val="00490DCE"/>
    <w:rsid w:val="004952DF"/>
    <w:rsid w:val="00495CBA"/>
    <w:rsid w:val="00496201"/>
    <w:rsid w:val="004A0BB3"/>
    <w:rsid w:val="004A0D39"/>
    <w:rsid w:val="004A15AB"/>
    <w:rsid w:val="004B0229"/>
    <w:rsid w:val="004B0B13"/>
    <w:rsid w:val="004B16A5"/>
    <w:rsid w:val="004B1AD6"/>
    <w:rsid w:val="004B5B73"/>
    <w:rsid w:val="004B5FBE"/>
    <w:rsid w:val="004B668D"/>
    <w:rsid w:val="004B6D3C"/>
    <w:rsid w:val="004C0BC0"/>
    <w:rsid w:val="004C1310"/>
    <w:rsid w:val="004C3127"/>
    <w:rsid w:val="004C3E3A"/>
    <w:rsid w:val="004C4300"/>
    <w:rsid w:val="004C5402"/>
    <w:rsid w:val="004C5C35"/>
    <w:rsid w:val="004D2150"/>
    <w:rsid w:val="004E09D1"/>
    <w:rsid w:val="004E7DC1"/>
    <w:rsid w:val="004F256D"/>
    <w:rsid w:val="004F5529"/>
    <w:rsid w:val="004F5847"/>
    <w:rsid w:val="005038E5"/>
    <w:rsid w:val="005046A8"/>
    <w:rsid w:val="0050755C"/>
    <w:rsid w:val="00507D4D"/>
    <w:rsid w:val="005144C8"/>
    <w:rsid w:val="005163ED"/>
    <w:rsid w:val="0052389F"/>
    <w:rsid w:val="00524C41"/>
    <w:rsid w:val="00524F26"/>
    <w:rsid w:val="005257D7"/>
    <w:rsid w:val="00526E3F"/>
    <w:rsid w:val="0053066B"/>
    <w:rsid w:val="0053232C"/>
    <w:rsid w:val="005328DC"/>
    <w:rsid w:val="00534EDA"/>
    <w:rsid w:val="005366CE"/>
    <w:rsid w:val="00541253"/>
    <w:rsid w:val="00542037"/>
    <w:rsid w:val="0054312C"/>
    <w:rsid w:val="005463ED"/>
    <w:rsid w:val="00550C0F"/>
    <w:rsid w:val="00551711"/>
    <w:rsid w:val="00551903"/>
    <w:rsid w:val="005526BF"/>
    <w:rsid w:val="005531DA"/>
    <w:rsid w:val="00556EA5"/>
    <w:rsid w:val="00556EDB"/>
    <w:rsid w:val="00557930"/>
    <w:rsid w:val="00561BC6"/>
    <w:rsid w:val="00565EB7"/>
    <w:rsid w:val="0057159D"/>
    <w:rsid w:val="00572035"/>
    <w:rsid w:val="0057398F"/>
    <w:rsid w:val="005740AC"/>
    <w:rsid w:val="00576175"/>
    <w:rsid w:val="00576183"/>
    <w:rsid w:val="005768EC"/>
    <w:rsid w:val="00580AFE"/>
    <w:rsid w:val="00582013"/>
    <w:rsid w:val="0059073A"/>
    <w:rsid w:val="005919D4"/>
    <w:rsid w:val="005921B3"/>
    <w:rsid w:val="005923D7"/>
    <w:rsid w:val="00593D40"/>
    <w:rsid w:val="00594788"/>
    <w:rsid w:val="00594F12"/>
    <w:rsid w:val="00595FD8"/>
    <w:rsid w:val="00596647"/>
    <w:rsid w:val="005A0908"/>
    <w:rsid w:val="005A3163"/>
    <w:rsid w:val="005A3400"/>
    <w:rsid w:val="005A492D"/>
    <w:rsid w:val="005A6FBD"/>
    <w:rsid w:val="005B1C04"/>
    <w:rsid w:val="005B28D9"/>
    <w:rsid w:val="005B3D47"/>
    <w:rsid w:val="005B4A78"/>
    <w:rsid w:val="005B5B9D"/>
    <w:rsid w:val="005B6903"/>
    <w:rsid w:val="005B73E7"/>
    <w:rsid w:val="005C0329"/>
    <w:rsid w:val="005C12FF"/>
    <w:rsid w:val="005C1985"/>
    <w:rsid w:val="005C1DD5"/>
    <w:rsid w:val="005C58CB"/>
    <w:rsid w:val="005C688A"/>
    <w:rsid w:val="005C7D0C"/>
    <w:rsid w:val="005D0F05"/>
    <w:rsid w:val="005D0FE4"/>
    <w:rsid w:val="005D3756"/>
    <w:rsid w:val="005D3BF8"/>
    <w:rsid w:val="005D46C4"/>
    <w:rsid w:val="005D50D9"/>
    <w:rsid w:val="005D6E1E"/>
    <w:rsid w:val="005D719D"/>
    <w:rsid w:val="005D7ADD"/>
    <w:rsid w:val="005E1CAC"/>
    <w:rsid w:val="005E1D7F"/>
    <w:rsid w:val="005E2A3A"/>
    <w:rsid w:val="005E6FC7"/>
    <w:rsid w:val="005E7F6C"/>
    <w:rsid w:val="005F1138"/>
    <w:rsid w:val="005F247C"/>
    <w:rsid w:val="005F2D3D"/>
    <w:rsid w:val="005F5B72"/>
    <w:rsid w:val="005F5DD9"/>
    <w:rsid w:val="005F642D"/>
    <w:rsid w:val="005F6890"/>
    <w:rsid w:val="006055B5"/>
    <w:rsid w:val="00605C5B"/>
    <w:rsid w:val="006079BD"/>
    <w:rsid w:val="006123B7"/>
    <w:rsid w:val="00613380"/>
    <w:rsid w:val="006165EF"/>
    <w:rsid w:val="0061686A"/>
    <w:rsid w:val="00616E4C"/>
    <w:rsid w:val="00620E17"/>
    <w:rsid w:val="006215B8"/>
    <w:rsid w:val="006247CF"/>
    <w:rsid w:val="006250A0"/>
    <w:rsid w:val="00630A18"/>
    <w:rsid w:val="00630C0D"/>
    <w:rsid w:val="0063400C"/>
    <w:rsid w:val="00640ED0"/>
    <w:rsid w:val="00642A4D"/>
    <w:rsid w:val="006452EC"/>
    <w:rsid w:val="00645300"/>
    <w:rsid w:val="00650A03"/>
    <w:rsid w:val="006513C6"/>
    <w:rsid w:val="00651E1D"/>
    <w:rsid w:val="00654CA4"/>
    <w:rsid w:val="00663116"/>
    <w:rsid w:val="00664207"/>
    <w:rsid w:val="0066558C"/>
    <w:rsid w:val="00670625"/>
    <w:rsid w:val="006767FD"/>
    <w:rsid w:val="006802FD"/>
    <w:rsid w:val="00680F80"/>
    <w:rsid w:val="00685239"/>
    <w:rsid w:val="00685883"/>
    <w:rsid w:val="006858E2"/>
    <w:rsid w:val="006861CF"/>
    <w:rsid w:val="00687C90"/>
    <w:rsid w:val="006928AA"/>
    <w:rsid w:val="00692E74"/>
    <w:rsid w:val="00693082"/>
    <w:rsid w:val="006945B8"/>
    <w:rsid w:val="006A1472"/>
    <w:rsid w:val="006A391A"/>
    <w:rsid w:val="006A3C75"/>
    <w:rsid w:val="006A3E6D"/>
    <w:rsid w:val="006A4D73"/>
    <w:rsid w:val="006A7311"/>
    <w:rsid w:val="006B1326"/>
    <w:rsid w:val="006B1EBB"/>
    <w:rsid w:val="006B2436"/>
    <w:rsid w:val="006B3D9C"/>
    <w:rsid w:val="006B46D1"/>
    <w:rsid w:val="006B5C2D"/>
    <w:rsid w:val="006B604E"/>
    <w:rsid w:val="006C17C5"/>
    <w:rsid w:val="006C2990"/>
    <w:rsid w:val="006C2A0E"/>
    <w:rsid w:val="006C2D20"/>
    <w:rsid w:val="006C500E"/>
    <w:rsid w:val="006D0948"/>
    <w:rsid w:val="006D19BD"/>
    <w:rsid w:val="006D1C73"/>
    <w:rsid w:val="006D383B"/>
    <w:rsid w:val="006D5AC3"/>
    <w:rsid w:val="006E27E8"/>
    <w:rsid w:val="006E3A17"/>
    <w:rsid w:val="006E3D4F"/>
    <w:rsid w:val="006E4955"/>
    <w:rsid w:val="006E4CDE"/>
    <w:rsid w:val="006E5BA7"/>
    <w:rsid w:val="006E6813"/>
    <w:rsid w:val="006E6BD3"/>
    <w:rsid w:val="006F016B"/>
    <w:rsid w:val="006F03CD"/>
    <w:rsid w:val="006F04F2"/>
    <w:rsid w:val="006F26E3"/>
    <w:rsid w:val="006F3540"/>
    <w:rsid w:val="006F3FE3"/>
    <w:rsid w:val="006F5024"/>
    <w:rsid w:val="006F528A"/>
    <w:rsid w:val="0070389D"/>
    <w:rsid w:val="00705A05"/>
    <w:rsid w:val="00705CD6"/>
    <w:rsid w:val="007061B9"/>
    <w:rsid w:val="007064A0"/>
    <w:rsid w:val="0071076F"/>
    <w:rsid w:val="007112DB"/>
    <w:rsid w:val="0072040E"/>
    <w:rsid w:val="0072146B"/>
    <w:rsid w:val="00722ADC"/>
    <w:rsid w:val="00723306"/>
    <w:rsid w:val="007256BA"/>
    <w:rsid w:val="007315DD"/>
    <w:rsid w:val="00733BB1"/>
    <w:rsid w:val="00733D0C"/>
    <w:rsid w:val="00734582"/>
    <w:rsid w:val="00734983"/>
    <w:rsid w:val="0073539C"/>
    <w:rsid w:val="007355C7"/>
    <w:rsid w:val="007368E1"/>
    <w:rsid w:val="00736BEF"/>
    <w:rsid w:val="0074106A"/>
    <w:rsid w:val="00742FF9"/>
    <w:rsid w:val="007431F7"/>
    <w:rsid w:val="00746F95"/>
    <w:rsid w:val="00747F7F"/>
    <w:rsid w:val="007525EC"/>
    <w:rsid w:val="00752E2E"/>
    <w:rsid w:val="00755884"/>
    <w:rsid w:val="00755C00"/>
    <w:rsid w:val="00757D29"/>
    <w:rsid w:val="0076086A"/>
    <w:rsid w:val="00764A40"/>
    <w:rsid w:val="007659DC"/>
    <w:rsid w:val="0076693B"/>
    <w:rsid w:val="007745AC"/>
    <w:rsid w:val="00774CF2"/>
    <w:rsid w:val="0077668C"/>
    <w:rsid w:val="007772B8"/>
    <w:rsid w:val="007806B9"/>
    <w:rsid w:val="00780B43"/>
    <w:rsid w:val="00783327"/>
    <w:rsid w:val="007855DD"/>
    <w:rsid w:val="0078642C"/>
    <w:rsid w:val="00786997"/>
    <w:rsid w:val="00790B21"/>
    <w:rsid w:val="00790DF1"/>
    <w:rsid w:val="00792199"/>
    <w:rsid w:val="00793C94"/>
    <w:rsid w:val="00794900"/>
    <w:rsid w:val="0079673C"/>
    <w:rsid w:val="007A08AE"/>
    <w:rsid w:val="007A2985"/>
    <w:rsid w:val="007A427A"/>
    <w:rsid w:val="007A443A"/>
    <w:rsid w:val="007A4AFD"/>
    <w:rsid w:val="007A5F28"/>
    <w:rsid w:val="007B0092"/>
    <w:rsid w:val="007B027F"/>
    <w:rsid w:val="007B0B9B"/>
    <w:rsid w:val="007B1430"/>
    <w:rsid w:val="007B1786"/>
    <w:rsid w:val="007B35D1"/>
    <w:rsid w:val="007B3BE8"/>
    <w:rsid w:val="007B4AEE"/>
    <w:rsid w:val="007B6990"/>
    <w:rsid w:val="007B7772"/>
    <w:rsid w:val="007B793F"/>
    <w:rsid w:val="007C0450"/>
    <w:rsid w:val="007C4EAA"/>
    <w:rsid w:val="007C6D97"/>
    <w:rsid w:val="007C74E2"/>
    <w:rsid w:val="007D16EF"/>
    <w:rsid w:val="007D2868"/>
    <w:rsid w:val="007E3223"/>
    <w:rsid w:val="007E68E5"/>
    <w:rsid w:val="007F1C15"/>
    <w:rsid w:val="007F30B7"/>
    <w:rsid w:val="007F34B1"/>
    <w:rsid w:val="007F503C"/>
    <w:rsid w:val="007F55E8"/>
    <w:rsid w:val="007F5C36"/>
    <w:rsid w:val="00800818"/>
    <w:rsid w:val="0080293D"/>
    <w:rsid w:val="00802B60"/>
    <w:rsid w:val="00810981"/>
    <w:rsid w:val="00814C90"/>
    <w:rsid w:val="008170D6"/>
    <w:rsid w:val="008174F3"/>
    <w:rsid w:val="00817DE1"/>
    <w:rsid w:val="00822EF8"/>
    <w:rsid w:val="0082418E"/>
    <w:rsid w:val="00824484"/>
    <w:rsid w:val="00824BC0"/>
    <w:rsid w:val="008254A6"/>
    <w:rsid w:val="008262E4"/>
    <w:rsid w:val="00827895"/>
    <w:rsid w:val="00830459"/>
    <w:rsid w:val="008332E6"/>
    <w:rsid w:val="00840088"/>
    <w:rsid w:val="00840AA0"/>
    <w:rsid w:val="00841A0F"/>
    <w:rsid w:val="008420CB"/>
    <w:rsid w:val="00842E10"/>
    <w:rsid w:val="00844ABF"/>
    <w:rsid w:val="0084730E"/>
    <w:rsid w:val="00847B91"/>
    <w:rsid w:val="00850E66"/>
    <w:rsid w:val="00850F75"/>
    <w:rsid w:val="008549AE"/>
    <w:rsid w:val="008554EA"/>
    <w:rsid w:val="00855642"/>
    <w:rsid w:val="0085727A"/>
    <w:rsid w:val="00857D01"/>
    <w:rsid w:val="00863323"/>
    <w:rsid w:val="00867BCF"/>
    <w:rsid w:val="00874860"/>
    <w:rsid w:val="0087658C"/>
    <w:rsid w:val="00877126"/>
    <w:rsid w:val="0088238C"/>
    <w:rsid w:val="00882592"/>
    <w:rsid w:val="00883CCE"/>
    <w:rsid w:val="008864F4"/>
    <w:rsid w:val="00886518"/>
    <w:rsid w:val="0088691E"/>
    <w:rsid w:val="00891ADA"/>
    <w:rsid w:val="00892304"/>
    <w:rsid w:val="00894889"/>
    <w:rsid w:val="0089616D"/>
    <w:rsid w:val="00897D6F"/>
    <w:rsid w:val="008A0581"/>
    <w:rsid w:val="008A0805"/>
    <w:rsid w:val="008A17DE"/>
    <w:rsid w:val="008A22B4"/>
    <w:rsid w:val="008A3EAE"/>
    <w:rsid w:val="008A4701"/>
    <w:rsid w:val="008A4AB0"/>
    <w:rsid w:val="008A4ADA"/>
    <w:rsid w:val="008A5B4D"/>
    <w:rsid w:val="008A6F0F"/>
    <w:rsid w:val="008B0695"/>
    <w:rsid w:val="008B1C9F"/>
    <w:rsid w:val="008B2033"/>
    <w:rsid w:val="008B2ABA"/>
    <w:rsid w:val="008B3353"/>
    <w:rsid w:val="008B45D4"/>
    <w:rsid w:val="008B5A02"/>
    <w:rsid w:val="008B5EE2"/>
    <w:rsid w:val="008C0021"/>
    <w:rsid w:val="008C094A"/>
    <w:rsid w:val="008C0A4B"/>
    <w:rsid w:val="008C2EFA"/>
    <w:rsid w:val="008C4E0F"/>
    <w:rsid w:val="008C5010"/>
    <w:rsid w:val="008D058A"/>
    <w:rsid w:val="008D49A8"/>
    <w:rsid w:val="008D4F25"/>
    <w:rsid w:val="008E4051"/>
    <w:rsid w:val="008E4E04"/>
    <w:rsid w:val="008E5AF9"/>
    <w:rsid w:val="008E6B95"/>
    <w:rsid w:val="008E7689"/>
    <w:rsid w:val="008F158A"/>
    <w:rsid w:val="008F3E8D"/>
    <w:rsid w:val="00904D4D"/>
    <w:rsid w:val="00905225"/>
    <w:rsid w:val="00906047"/>
    <w:rsid w:val="00906484"/>
    <w:rsid w:val="00911570"/>
    <w:rsid w:val="00911611"/>
    <w:rsid w:val="00911905"/>
    <w:rsid w:val="009132CA"/>
    <w:rsid w:val="0091408B"/>
    <w:rsid w:val="00917636"/>
    <w:rsid w:val="0092023C"/>
    <w:rsid w:val="00921254"/>
    <w:rsid w:val="00922DF7"/>
    <w:rsid w:val="00924B68"/>
    <w:rsid w:val="009279D4"/>
    <w:rsid w:val="00931D12"/>
    <w:rsid w:val="00932002"/>
    <w:rsid w:val="009320E6"/>
    <w:rsid w:val="009328DD"/>
    <w:rsid w:val="009332C4"/>
    <w:rsid w:val="00934710"/>
    <w:rsid w:val="009355ED"/>
    <w:rsid w:val="0094074A"/>
    <w:rsid w:val="00940BFC"/>
    <w:rsid w:val="00942284"/>
    <w:rsid w:val="00944D31"/>
    <w:rsid w:val="00947226"/>
    <w:rsid w:val="0095019A"/>
    <w:rsid w:val="0095162D"/>
    <w:rsid w:val="00951734"/>
    <w:rsid w:val="009572A0"/>
    <w:rsid w:val="009603F0"/>
    <w:rsid w:val="009660EF"/>
    <w:rsid w:val="009669AE"/>
    <w:rsid w:val="00966F7A"/>
    <w:rsid w:val="00967565"/>
    <w:rsid w:val="009722FF"/>
    <w:rsid w:val="00972562"/>
    <w:rsid w:val="00977809"/>
    <w:rsid w:val="00977CDD"/>
    <w:rsid w:val="00982718"/>
    <w:rsid w:val="0098408E"/>
    <w:rsid w:val="009849CC"/>
    <w:rsid w:val="00987D2A"/>
    <w:rsid w:val="00991464"/>
    <w:rsid w:val="009916C5"/>
    <w:rsid w:val="00992532"/>
    <w:rsid w:val="009942B2"/>
    <w:rsid w:val="00995616"/>
    <w:rsid w:val="00997C38"/>
    <w:rsid w:val="009A1D94"/>
    <w:rsid w:val="009A4647"/>
    <w:rsid w:val="009A713C"/>
    <w:rsid w:val="009B3C58"/>
    <w:rsid w:val="009B5984"/>
    <w:rsid w:val="009B59DA"/>
    <w:rsid w:val="009B6235"/>
    <w:rsid w:val="009C0F98"/>
    <w:rsid w:val="009C22B6"/>
    <w:rsid w:val="009D088F"/>
    <w:rsid w:val="009D103F"/>
    <w:rsid w:val="009D1D5A"/>
    <w:rsid w:val="009D329C"/>
    <w:rsid w:val="009D5B6C"/>
    <w:rsid w:val="009E41B5"/>
    <w:rsid w:val="009E5659"/>
    <w:rsid w:val="009E5925"/>
    <w:rsid w:val="009E64C5"/>
    <w:rsid w:val="009E66CE"/>
    <w:rsid w:val="009F50F1"/>
    <w:rsid w:val="009F51B6"/>
    <w:rsid w:val="009F6BDB"/>
    <w:rsid w:val="009F6C66"/>
    <w:rsid w:val="009F726E"/>
    <w:rsid w:val="00A00066"/>
    <w:rsid w:val="00A009A5"/>
    <w:rsid w:val="00A02ED6"/>
    <w:rsid w:val="00A031B0"/>
    <w:rsid w:val="00A0427A"/>
    <w:rsid w:val="00A04396"/>
    <w:rsid w:val="00A04893"/>
    <w:rsid w:val="00A102C8"/>
    <w:rsid w:val="00A10E28"/>
    <w:rsid w:val="00A14E42"/>
    <w:rsid w:val="00A17B40"/>
    <w:rsid w:val="00A233F5"/>
    <w:rsid w:val="00A27BD8"/>
    <w:rsid w:val="00A30C5F"/>
    <w:rsid w:val="00A374A6"/>
    <w:rsid w:val="00A37C11"/>
    <w:rsid w:val="00A4093C"/>
    <w:rsid w:val="00A41FDC"/>
    <w:rsid w:val="00A4317A"/>
    <w:rsid w:val="00A43646"/>
    <w:rsid w:val="00A446E8"/>
    <w:rsid w:val="00A44DF4"/>
    <w:rsid w:val="00A45A2F"/>
    <w:rsid w:val="00A5095E"/>
    <w:rsid w:val="00A511A5"/>
    <w:rsid w:val="00A54348"/>
    <w:rsid w:val="00A54A70"/>
    <w:rsid w:val="00A55161"/>
    <w:rsid w:val="00A55B27"/>
    <w:rsid w:val="00A56516"/>
    <w:rsid w:val="00A614AB"/>
    <w:rsid w:val="00A6575F"/>
    <w:rsid w:val="00A66807"/>
    <w:rsid w:val="00A67B65"/>
    <w:rsid w:val="00A70116"/>
    <w:rsid w:val="00A76B8E"/>
    <w:rsid w:val="00A80788"/>
    <w:rsid w:val="00A85054"/>
    <w:rsid w:val="00A8596D"/>
    <w:rsid w:val="00A86424"/>
    <w:rsid w:val="00A914B0"/>
    <w:rsid w:val="00A91C0E"/>
    <w:rsid w:val="00A91EB0"/>
    <w:rsid w:val="00A929D6"/>
    <w:rsid w:val="00A93897"/>
    <w:rsid w:val="00A939F7"/>
    <w:rsid w:val="00A94362"/>
    <w:rsid w:val="00AA0EC4"/>
    <w:rsid w:val="00AA12B6"/>
    <w:rsid w:val="00AA653F"/>
    <w:rsid w:val="00AA78C4"/>
    <w:rsid w:val="00AA79F0"/>
    <w:rsid w:val="00AB092C"/>
    <w:rsid w:val="00AB0E16"/>
    <w:rsid w:val="00AB338B"/>
    <w:rsid w:val="00AB3758"/>
    <w:rsid w:val="00AB5F3E"/>
    <w:rsid w:val="00AB6CA5"/>
    <w:rsid w:val="00AC08A3"/>
    <w:rsid w:val="00AC1351"/>
    <w:rsid w:val="00AC397F"/>
    <w:rsid w:val="00AD05B0"/>
    <w:rsid w:val="00AD1203"/>
    <w:rsid w:val="00AD1BE2"/>
    <w:rsid w:val="00AD48FC"/>
    <w:rsid w:val="00AD5E6F"/>
    <w:rsid w:val="00AD7900"/>
    <w:rsid w:val="00AE2AA9"/>
    <w:rsid w:val="00AE2BDE"/>
    <w:rsid w:val="00AE6BD6"/>
    <w:rsid w:val="00AF1409"/>
    <w:rsid w:val="00AF4606"/>
    <w:rsid w:val="00AF601B"/>
    <w:rsid w:val="00B008EB"/>
    <w:rsid w:val="00B040D0"/>
    <w:rsid w:val="00B058AF"/>
    <w:rsid w:val="00B05E65"/>
    <w:rsid w:val="00B063C9"/>
    <w:rsid w:val="00B07D86"/>
    <w:rsid w:val="00B1536B"/>
    <w:rsid w:val="00B17059"/>
    <w:rsid w:val="00B17A49"/>
    <w:rsid w:val="00B21D7B"/>
    <w:rsid w:val="00B23DA2"/>
    <w:rsid w:val="00B23F9F"/>
    <w:rsid w:val="00B242F4"/>
    <w:rsid w:val="00B2494D"/>
    <w:rsid w:val="00B24A5B"/>
    <w:rsid w:val="00B26D9C"/>
    <w:rsid w:val="00B2712F"/>
    <w:rsid w:val="00B30158"/>
    <w:rsid w:val="00B335EE"/>
    <w:rsid w:val="00B34D07"/>
    <w:rsid w:val="00B35DE4"/>
    <w:rsid w:val="00B41F6C"/>
    <w:rsid w:val="00B46272"/>
    <w:rsid w:val="00B4705B"/>
    <w:rsid w:val="00B478B4"/>
    <w:rsid w:val="00B47ADB"/>
    <w:rsid w:val="00B51D57"/>
    <w:rsid w:val="00B52668"/>
    <w:rsid w:val="00B530BF"/>
    <w:rsid w:val="00B54AD0"/>
    <w:rsid w:val="00B55328"/>
    <w:rsid w:val="00B57355"/>
    <w:rsid w:val="00B57475"/>
    <w:rsid w:val="00B60783"/>
    <w:rsid w:val="00B62FD0"/>
    <w:rsid w:val="00B654F3"/>
    <w:rsid w:val="00B65C9B"/>
    <w:rsid w:val="00B66416"/>
    <w:rsid w:val="00B677B9"/>
    <w:rsid w:val="00B67F07"/>
    <w:rsid w:val="00B67F97"/>
    <w:rsid w:val="00B759E9"/>
    <w:rsid w:val="00B7632D"/>
    <w:rsid w:val="00B76A04"/>
    <w:rsid w:val="00B774D6"/>
    <w:rsid w:val="00B77CA7"/>
    <w:rsid w:val="00B801EF"/>
    <w:rsid w:val="00B802F0"/>
    <w:rsid w:val="00B81D66"/>
    <w:rsid w:val="00B85584"/>
    <w:rsid w:val="00B85F03"/>
    <w:rsid w:val="00B86165"/>
    <w:rsid w:val="00B87521"/>
    <w:rsid w:val="00B95A11"/>
    <w:rsid w:val="00BA055F"/>
    <w:rsid w:val="00BA09DB"/>
    <w:rsid w:val="00BA0BBD"/>
    <w:rsid w:val="00BA0C69"/>
    <w:rsid w:val="00BA15ED"/>
    <w:rsid w:val="00BA55A5"/>
    <w:rsid w:val="00BA563A"/>
    <w:rsid w:val="00BA597F"/>
    <w:rsid w:val="00BA7C71"/>
    <w:rsid w:val="00BB24C2"/>
    <w:rsid w:val="00BB2BB3"/>
    <w:rsid w:val="00BB3A30"/>
    <w:rsid w:val="00BB5C0B"/>
    <w:rsid w:val="00BB6ABB"/>
    <w:rsid w:val="00BB6ADF"/>
    <w:rsid w:val="00BB763D"/>
    <w:rsid w:val="00BC02B3"/>
    <w:rsid w:val="00BC13F8"/>
    <w:rsid w:val="00BC1745"/>
    <w:rsid w:val="00BC24F9"/>
    <w:rsid w:val="00BC30CA"/>
    <w:rsid w:val="00BC3BFF"/>
    <w:rsid w:val="00BC4FFA"/>
    <w:rsid w:val="00BC717A"/>
    <w:rsid w:val="00BC7316"/>
    <w:rsid w:val="00BD069B"/>
    <w:rsid w:val="00BD0FE3"/>
    <w:rsid w:val="00BD378C"/>
    <w:rsid w:val="00BD5189"/>
    <w:rsid w:val="00BD75B0"/>
    <w:rsid w:val="00BE17D4"/>
    <w:rsid w:val="00BE18BB"/>
    <w:rsid w:val="00BE261A"/>
    <w:rsid w:val="00BE2812"/>
    <w:rsid w:val="00BE494B"/>
    <w:rsid w:val="00BE677F"/>
    <w:rsid w:val="00BE74E5"/>
    <w:rsid w:val="00BE7970"/>
    <w:rsid w:val="00BF03CC"/>
    <w:rsid w:val="00BF06CE"/>
    <w:rsid w:val="00BF0EB4"/>
    <w:rsid w:val="00BF188F"/>
    <w:rsid w:val="00BF2313"/>
    <w:rsid w:val="00BF4CAF"/>
    <w:rsid w:val="00BF51C5"/>
    <w:rsid w:val="00BF6188"/>
    <w:rsid w:val="00C0157C"/>
    <w:rsid w:val="00C01729"/>
    <w:rsid w:val="00C026CF"/>
    <w:rsid w:val="00C0424C"/>
    <w:rsid w:val="00C046F0"/>
    <w:rsid w:val="00C049A5"/>
    <w:rsid w:val="00C04B15"/>
    <w:rsid w:val="00C06BB5"/>
    <w:rsid w:val="00C06C41"/>
    <w:rsid w:val="00C07158"/>
    <w:rsid w:val="00C11218"/>
    <w:rsid w:val="00C118B8"/>
    <w:rsid w:val="00C1326C"/>
    <w:rsid w:val="00C1393B"/>
    <w:rsid w:val="00C1414E"/>
    <w:rsid w:val="00C20509"/>
    <w:rsid w:val="00C216F2"/>
    <w:rsid w:val="00C2171C"/>
    <w:rsid w:val="00C22CC1"/>
    <w:rsid w:val="00C25D3F"/>
    <w:rsid w:val="00C26911"/>
    <w:rsid w:val="00C272D2"/>
    <w:rsid w:val="00C27435"/>
    <w:rsid w:val="00C30DDB"/>
    <w:rsid w:val="00C31330"/>
    <w:rsid w:val="00C3633D"/>
    <w:rsid w:val="00C4048F"/>
    <w:rsid w:val="00C40FA6"/>
    <w:rsid w:val="00C4299F"/>
    <w:rsid w:val="00C438F6"/>
    <w:rsid w:val="00C4476E"/>
    <w:rsid w:val="00C448AA"/>
    <w:rsid w:val="00C46EB3"/>
    <w:rsid w:val="00C5119D"/>
    <w:rsid w:val="00C52405"/>
    <w:rsid w:val="00C55054"/>
    <w:rsid w:val="00C619D4"/>
    <w:rsid w:val="00C62659"/>
    <w:rsid w:val="00C642FB"/>
    <w:rsid w:val="00C64631"/>
    <w:rsid w:val="00C6560C"/>
    <w:rsid w:val="00C6673C"/>
    <w:rsid w:val="00C71855"/>
    <w:rsid w:val="00C7194A"/>
    <w:rsid w:val="00C73CED"/>
    <w:rsid w:val="00C75081"/>
    <w:rsid w:val="00C75367"/>
    <w:rsid w:val="00C7652D"/>
    <w:rsid w:val="00C778C6"/>
    <w:rsid w:val="00C83CB5"/>
    <w:rsid w:val="00C83F88"/>
    <w:rsid w:val="00C858AC"/>
    <w:rsid w:val="00C868CA"/>
    <w:rsid w:val="00C8789B"/>
    <w:rsid w:val="00C90448"/>
    <w:rsid w:val="00C90550"/>
    <w:rsid w:val="00C919FB"/>
    <w:rsid w:val="00C9250A"/>
    <w:rsid w:val="00C94608"/>
    <w:rsid w:val="00C95F55"/>
    <w:rsid w:val="00CA15E5"/>
    <w:rsid w:val="00CA2D87"/>
    <w:rsid w:val="00CB1F8B"/>
    <w:rsid w:val="00CB525C"/>
    <w:rsid w:val="00CB7360"/>
    <w:rsid w:val="00CC1BBE"/>
    <w:rsid w:val="00CC4BC5"/>
    <w:rsid w:val="00CC5687"/>
    <w:rsid w:val="00CC5987"/>
    <w:rsid w:val="00CD1DB1"/>
    <w:rsid w:val="00CE2D3D"/>
    <w:rsid w:val="00CE5EC5"/>
    <w:rsid w:val="00CF06E0"/>
    <w:rsid w:val="00CF08D7"/>
    <w:rsid w:val="00CF1331"/>
    <w:rsid w:val="00CF5633"/>
    <w:rsid w:val="00CF566D"/>
    <w:rsid w:val="00CF5913"/>
    <w:rsid w:val="00D00623"/>
    <w:rsid w:val="00D027F6"/>
    <w:rsid w:val="00D06E98"/>
    <w:rsid w:val="00D07E4A"/>
    <w:rsid w:val="00D12223"/>
    <w:rsid w:val="00D12AA5"/>
    <w:rsid w:val="00D15070"/>
    <w:rsid w:val="00D212A7"/>
    <w:rsid w:val="00D216C6"/>
    <w:rsid w:val="00D220EB"/>
    <w:rsid w:val="00D2365D"/>
    <w:rsid w:val="00D23DDC"/>
    <w:rsid w:val="00D2591A"/>
    <w:rsid w:val="00D26BF6"/>
    <w:rsid w:val="00D35CE3"/>
    <w:rsid w:val="00D36725"/>
    <w:rsid w:val="00D41A5C"/>
    <w:rsid w:val="00D44D4D"/>
    <w:rsid w:val="00D46927"/>
    <w:rsid w:val="00D500EC"/>
    <w:rsid w:val="00D51502"/>
    <w:rsid w:val="00D5395E"/>
    <w:rsid w:val="00D54954"/>
    <w:rsid w:val="00D55044"/>
    <w:rsid w:val="00D55587"/>
    <w:rsid w:val="00D55A25"/>
    <w:rsid w:val="00D565B4"/>
    <w:rsid w:val="00D565ED"/>
    <w:rsid w:val="00D62061"/>
    <w:rsid w:val="00D63378"/>
    <w:rsid w:val="00D63C0E"/>
    <w:rsid w:val="00D64693"/>
    <w:rsid w:val="00D65586"/>
    <w:rsid w:val="00D65EA1"/>
    <w:rsid w:val="00D675DF"/>
    <w:rsid w:val="00D73C16"/>
    <w:rsid w:val="00D745CF"/>
    <w:rsid w:val="00D74C5B"/>
    <w:rsid w:val="00D76F2B"/>
    <w:rsid w:val="00D82612"/>
    <w:rsid w:val="00D840E8"/>
    <w:rsid w:val="00D84C3D"/>
    <w:rsid w:val="00DA0050"/>
    <w:rsid w:val="00DA324B"/>
    <w:rsid w:val="00DA42F3"/>
    <w:rsid w:val="00DA60BF"/>
    <w:rsid w:val="00DA676E"/>
    <w:rsid w:val="00DA7A72"/>
    <w:rsid w:val="00DB5109"/>
    <w:rsid w:val="00DB6E0C"/>
    <w:rsid w:val="00DC143C"/>
    <w:rsid w:val="00DC28CD"/>
    <w:rsid w:val="00DC4176"/>
    <w:rsid w:val="00DC44FF"/>
    <w:rsid w:val="00DC56CB"/>
    <w:rsid w:val="00DD57E8"/>
    <w:rsid w:val="00DE24B8"/>
    <w:rsid w:val="00DE5A01"/>
    <w:rsid w:val="00DE6AE8"/>
    <w:rsid w:val="00DE6EC8"/>
    <w:rsid w:val="00DE7528"/>
    <w:rsid w:val="00DE7549"/>
    <w:rsid w:val="00DF0CDE"/>
    <w:rsid w:val="00DF190E"/>
    <w:rsid w:val="00DF46AA"/>
    <w:rsid w:val="00DF47BA"/>
    <w:rsid w:val="00DF4804"/>
    <w:rsid w:val="00E06519"/>
    <w:rsid w:val="00E11BE9"/>
    <w:rsid w:val="00E1726C"/>
    <w:rsid w:val="00E20B94"/>
    <w:rsid w:val="00E21171"/>
    <w:rsid w:val="00E22280"/>
    <w:rsid w:val="00E226AF"/>
    <w:rsid w:val="00E23C96"/>
    <w:rsid w:val="00E252EF"/>
    <w:rsid w:val="00E2564F"/>
    <w:rsid w:val="00E256CC"/>
    <w:rsid w:val="00E277AC"/>
    <w:rsid w:val="00E27FB7"/>
    <w:rsid w:val="00E318E6"/>
    <w:rsid w:val="00E3196A"/>
    <w:rsid w:val="00E32E3B"/>
    <w:rsid w:val="00E330D0"/>
    <w:rsid w:val="00E3580D"/>
    <w:rsid w:val="00E37CA8"/>
    <w:rsid w:val="00E40F08"/>
    <w:rsid w:val="00E42006"/>
    <w:rsid w:val="00E421FA"/>
    <w:rsid w:val="00E43082"/>
    <w:rsid w:val="00E443D6"/>
    <w:rsid w:val="00E462BB"/>
    <w:rsid w:val="00E46F07"/>
    <w:rsid w:val="00E543F5"/>
    <w:rsid w:val="00E548CC"/>
    <w:rsid w:val="00E56790"/>
    <w:rsid w:val="00E64327"/>
    <w:rsid w:val="00E6549C"/>
    <w:rsid w:val="00E67F57"/>
    <w:rsid w:val="00E70103"/>
    <w:rsid w:val="00E70738"/>
    <w:rsid w:val="00E80ADB"/>
    <w:rsid w:val="00E838DA"/>
    <w:rsid w:val="00E843E9"/>
    <w:rsid w:val="00E960D4"/>
    <w:rsid w:val="00E9620B"/>
    <w:rsid w:val="00EA041B"/>
    <w:rsid w:val="00EA0DD9"/>
    <w:rsid w:val="00EA36D4"/>
    <w:rsid w:val="00EA3A22"/>
    <w:rsid w:val="00EA661D"/>
    <w:rsid w:val="00EA75B1"/>
    <w:rsid w:val="00EA7624"/>
    <w:rsid w:val="00EA7DEA"/>
    <w:rsid w:val="00EB0251"/>
    <w:rsid w:val="00EB1C2D"/>
    <w:rsid w:val="00EB28BC"/>
    <w:rsid w:val="00EB375B"/>
    <w:rsid w:val="00EB4008"/>
    <w:rsid w:val="00EB41A1"/>
    <w:rsid w:val="00EB5AC3"/>
    <w:rsid w:val="00EB63CB"/>
    <w:rsid w:val="00EC0273"/>
    <w:rsid w:val="00EC0EAB"/>
    <w:rsid w:val="00EC0FA4"/>
    <w:rsid w:val="00EC136B"/>
    <w:rsid w:val="00EC213D"/>
    <w:rsid w:val="00EC2A4C"/>
    <w:rsid w:val="00EC3222"/>
    <w:rsid w:val="00EC798E"/>
    <w:rsid w:val="00ED0540"/>
    <w:rsid w:val="00ED1193"/>
    <w:rsid w:val="00ED217A"/>
    <w:rsid w:val="00ED2D18"/>
    <w:rsid w:val="00ED51D0"/>
    <w:rsid w:val="00ED538A"/>
    <w:rsid w:val="00ED56FD"/>
    <w:rsid w:val="00EE1F91"/>
    <w:rsid w:val="00EE340E"/>
    <w:rsid w:val="00EE412E"/>
    <w:rsid w:val="00EE43D6"/>
    <w:rsid w:val="00EE5F84"/>
    <w:rsid w:val="00EF03EC"/>
    <w:rsid w:val="00EF04B1"/>
    <w:rsid w:val="00EF2439"/>
    <w:rsid w:val="00EF74D5"/>
    <w:rsid w:val="00EF7C9B"/>
    <w:rsid w:val="00EF7E13"/>
    <w:rsid w:val="00F008D1"/>
    <w:rsid w:val="00F050A1"/>
    <w:rsid w:val="00F069C6"/>
    <w:rsid w:val="00F06AD9"/>
    <w:rsid w:val="00F07911"/>
    <w:rsid w:val="00F1297F"/>
    <w:rsid w:val="00F13985"/>
    <w:rsid w:val="00F17ED8"/>
    <w:rsid w:val="00F20A53"/>
    <w:rsid w:val="00F20D6A"/>
    <w:rsid w:val="00F212F9"/>
    <w:rsid w:val="00F27AC0"/>
    <w:rsid w:val="00F301E1"/>
    <w:rsid w:val="00F3023A"/>
    <w:rsid w:val="00F306B4"/>
    <w:rsid w:val="00F310A7"/>
    <w:rsid w:val="00F31F26"/>
    <w:rsid w:val="00F335F9"/>
    <w:rsid w:val="00F344E7"/>
    <w:rsid w:val="00F34664"/>
    <w:rsid w:val="00F358BA"/>
    <w:rsid w:val="00F35AF1"/>
    <w:rsid w:val="00F35C1F"/>
    <w:rsid w:val="00F36DCC"/>
    <w:rsid w:val="00F377EC"/>
    <w:rsid w:val="00F37A5F"/>
    <w:rsid w:val="00F37AB6"/>
    <w:rsid w:val="00F406BC"/>
    <w:rsid w:val="00F4471B"/>
    <w:rsid w:val="00F454AD"/>
    <w:rsid w:val="00F54BCB"/>
    <w:rsid w:val="00F54DCD"/>
    <w:rsid w:val="00F5578E"/>
    <w:rsid w:val="00F56625"/>
    <w:rsid w:val="00F5678D"/>
    <w:rsid w:val="00F56DBA"/>
    <w:rsid w:val="00F5730F"/>
    <w:rsid w:val="00F57E1C"/>
    <w:rsid w:val="00F64371"/>
    <w:rsid w:val="00F65431"/>
    <w:rsid w:val="00F656EC"/>
    <w:rsid w:val="00F708AE"/>
    <w:rsid w:val="00F71262"/>
    <w:rsid w:val="00F71858"/>
    <w:rsid w:val="00F72AFB"/>
    <w:rsid w:val="00F73337"/>
    <w:rsid w:val="00F77D0B"/>
    <w:rsid w:val="00F8248A"/>
    <w:rsid w:val="00F83A0F"/>
    <w:rsid w:val="00F83C4B"/>
    <w:rsid w:val="00F86F62"/>
    <w:rsid w:val="00F872D2"/>
    <w:rsid w:val="00F87557"/>
    <w:rsid w:val="00F93414"/>
    <w:rsid w:val="00F9372D"/>
    <w:rsid w:val="00F94FF7"/>
    <w:rsid w:val="00FA06C5"/>
    <w:rsid w:val="00FA1281"/>
    <w:rsid w:val="00FA3B8C"/>
    <w:rsid w:val="00FA51E7"/>
    <w:rsid w:val="00FA610B"/>
    <w:rsid w:val="00FB2691"/>
    <w:rsid w:val="00FB3564"/>
    <w:rsid w:val="00FB408A"/>
    <w:rsid w:val="00FB5129"/>
    <w:rsid w:val="00FB55A9"/>
    <w:rsid w:val="00FB67D7"/>
    <w:rsid w:val="00FC3840"/>
    <w:rsid w:val="00FC700F"/>
    <w:rsid w:val="00FD129F"/>
    <w:rsid w:val="00FD222B"/>
    <w:rsid w:val="00FD2C50"/>
    <w:rsid w:val="00FD3715"/>
    <w:rsid w:val="00FD40BC"/>
    <w:rsid w:val="00FD4355"/>
    <w:rsid w:val="00FD45FE"/>
    <w:rsid w:val="00FD4A2C"/>
    <w:rsid w:val="00FD4C3B"/>
    <w:rsid w:val="00FD6698"/>
    <w:rsid w:val="00FD705B"/>
    <w:rsid w:val="00FE2361"/>
    <w:rsid w:val="00FE5535"/>
    <w:rsid w:val="00FE6479"/>
    <w:rsid w:val="00FE659D"/>
    <w:rsid w:val="00FF0A22"/>
    <w:rsid w:val="00FF3140"/>
    <w:rsid w:val="00FF5BE9"/>
    <w:rsid w:val="00FF660F"/>
    <w:rsid w:val="00FF7E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565FEDD"/>
  <w15:docId w15:val="{62B17998-63FD-459C-B713-47747EAAF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iPriority="0"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
    <w:qFormat/>
    <w:rsid w:val="00D26BF6"/>
    <w:pPr>
      <w:spacing w:after="0" w:line="240" w:lineRule="auto"/>
    </w:pPr>
    <w:rPr>
      <w:rFonts w:ascii="Arial" w:eastAsia="Times New Roman" w:hAnsi="Arial" w:cs="Times New Roman"/>
      <w:sz w:val="20"/>
      <w:szCs w:val="20"/>
    </w:rPr>
  </w:style>
  <w:style w:type="paragraph" w:styleId="Heading1">
    <w:name w:val="heading 1"/>
    <w:next w:val="ParagraphBAH"/>
    <w:link w:val="Heading1Char"/>
    <w:qFormat/>
    <w:rsid w:val="004771E5"/>
    <w:pPr>
      <w:keepNext/>
      <w:numPr>
        <w:numId w:val="5"/>
      </w:numPr>
      <w:spacing w:before="240" w:after="120" w:line="240" w:lineRule="auto"/>
      <w:outlineLvl w:val="0"/>
    </w:pPr>
    <w:rPr>
      <w:rFonts w:asciiTheme="majorHAnsi" w:eastAsia="Times New Roman" w:hAnsiTheme="majorHAnsi" w:cs="Arial"/>
      <w:b/>
      <w:bCs/>
      <w:kern w:val="32"/>
      <w:sz w:val="32"/>
      <w:szCs w:val="32"/>
    </w:rPr>
  </w:style>
  <w:style w:type="paragraph" w:styleId="Heading2">
    <w:name w:val="heading 2"/>
    <w:basedOn w:val="Heading1"/>
    <w:next w:val="ParagraphBAH"/>
    <w:link w:val="Heading2Char"/>
    <w:qFormat/>
    <w:rsid w:val="004771E5"/>
    <w:pPr>
      <w:numPr>
        <w:ilvl w:val="1"/>
      </w:numPr>
      <w:spacing w:after="40"/>
      <w:outlineLvl w:val="1"/>
    </w:pPr>
    <w:rPr>
      <w:sz w:val="26"/>
      <w:szCs w:val="26"/>
    </w:rPr>
  </w:style>
  <w:style w:type="paragraph" w:styleId="Heading3">
    <w:name w:val="heading 3"/>
    <w:basedOn w:val="Heading2"/>
    <w:next w:val="ParagraphBAH"/>
    <w:link w:val="Heading3Char"/>
    <w:qFormat/>
    <w:rsid w:val="004771E5"/>
    <w:pPr>
      <w:numPr>
        <w:ilvl w:val="2"/>
      </w:numPr>
      <w:outlineLvl w:val="2"/>
    </w:pPr>
    <w:rPr>
      <w:bCs w:val="0"/>
      <w:iCs/>
    </w:rPr>
  </w:style>
  <w:style w:type="paragraph" w:styleId="Heading4">
    <w:name w:val="heading 4"/>
    <w:basedOn w:val="Heading3"/>
    <w:next w:val="ParagraphBAH"/>
    <w:link w:val="Heading4Char"/>
    <w:qFormat/>
    <w:rsid w:val="004771E5"/>
    <w:pPr>
      <w:numPr>
        <w:ilvl w:val="3"/>
      </w:numPr>
      <w:ind w:left="1584"/>
      <w:outlineLvl w:val="3"/>
    </w:pPr>
    <w:rPr>
      <w:iCs w:val="0"/>
      <w:sz w:val="24"/>
      <w:szCs w:val="24"/>
    </w:rPr>
  </w:style>
  <w:style w:type="paragraph" w:styleId="Heading5">
    <w:name w:val="heading 5"/>
    <w:basedOn w:val="Heading4"/>
    <w:next w:val="ParagraphBAH"/>
    <w:link w:val="Heading5Char"/>
    <w:qFormat/>
    <w:rsid w:val="00C7652D"/>
    <w:pPr>
      <w:numPr>
        <w:ilvl w:val="4"/>
      </w:numPr>
      <w:outlineLvl w:val="4"/>
    </w:pPr>
    <w:rPr>
      <w:bCs/>
    </w:rPr>
  </w:style>
  <w:style w:type="paragraph" w:styleId="Heading6">
    <w:name w:val="heading 6"/>
    <w:basedOn w:val="Heading5"/>
    <w:next w:val="ParagraphBAH"/>
    <w:link w:val="Heading6Char"/>
    <w:qFormat/>
    <w:rsid w:val="004771E5"/>
    <w:pPr>
      <w:numPr>
        <w:ilvl w:val="5"/>
      </w:numPr>
      <w:tabs>
        <w:tab w:val="num" w:pos="2340"/>
        <w:tab w:val="num" w:pos="3960"/>
      </w:tabs>
      <w:spacing w:before="0" w:after="240"/>
      <w:ind w:left="1224" w:hanging="1656"/>
      <w:outlineLvl w:val="5"/>
    </w:pPr>
    <w:rPr>
      <w:sz w:val="32"/>
      <w:szCs w:val="22"/>
    </w:rPr>
  </w:style>
  <w:style w:type="paragraph" w:styleId="Heading7">
    <w:name w:val="heading 7"/>
    <w:basedOn w:val="Heading6"/>
    <w:next w:val="ParagraphBAH"/>
    <w:link w:val="Heading7Char"/>
    <w:qFormat/>
    <w:rsid w:val="004771E5"/>
    <w:pPr>
      <w:numPr>
        <w:ilvl w:val="6"/>
      </w:numPr>
      <w:spacing w:after="40"/>
      <w:outlineLvl w:val="6"/>
    </w:pPr>
    <w:rPr>
      <w:sz w:val="26"/>
      <w:szCs w:val="26"/>
    </w:rPr>
  </w:style>
  <w:style w:type="paragraph" w:styleId="Heading8">
    <w:name w:val="heading 8"/>
    <w:basedOn w:val="Heading7"/>
    <w:next w:val="ParagraphBAH"/>
    <w:link w:val="Heading8Char"/>
    <w:qFormat/>
    <w:rsid w:val="004771E5"/>
    <w:pPr>
      <w:numPr>
        <w:ilvl w:val="7"/>
      </w:numPr>
      <w:outlineLvl w:val="7"/>
    </w:pPr>
    <w:rPr>
      <w:i/>
      <w:iCs/>
    </w:rPr>
  </w:style>
  <w:style w:type="paragraph" w:styleId="Heading9">
    <w:name w:val="heading 9"/>
    <w:basedOn w:val="Heading8"/>
    <w:next w:val="ParagraphBAH"/>
    <w:link w:val="Heading9Char"/>
    <w:qFormat/>
    <w:rsid w:val="004771E5"/>
    <w:pPr>
      <w:numPr>
        <w:ilvl w:val="8"/>
      </w:numPr>
      <w:tabs>
        <w:tab w:val="clear" w:pos="1800"/>
        <w:tab w:val="num" w:pos="990"/>
      </w:tabs>
      <w:ind w:left="990" w:hanging="990"/>
      <w:outlineLvl w:val="8"/>
    </w:pPr>
    <w:rPr>
      <w:i w:val="0"/>
      <w:iCs w:val="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B63CB"/>
    <w:rPr>
      <w:rFonts w:asciiTheme="majorHAnsi" w:eastAsia="Times New Roman" w:hAnsiTheme="majorHAnsi" w:cs="Arial"/>
      <w:b/>
      <w:bCs/>
      <w:kern w:val="32"/>
      <w:sz w:val="32"/>
      <w:szCs w:val="32"/>
    </w:rPr>
  </w:style>
  <w:style w:type="character" w:customStyle="1" w:styleId="Heading2Char">
    <w:name w:val="Heading 2 Char"/>
    <w:basedOn w:val="DefaultParagraphFont"/>
    <w:link w:val="Heading2"/>
    <w:rsid w:val="00B2712F"/>
    <w:rPr>
      <w:rFonts w:asciiTheme="majorHAnsi" w:eastAsia="Times New Roman" w:hAnsiTheme="majorHAnsi" w:cs="Arial"/>
      <w:b/>
      <w:bCs/>
      <w:kern w:val="32"/>
      <w:sz w:val="26"/>
      <w:szCs w:val="26"/>
    </w:rPr>
  </w:style>
  <w:style w:type="character" w:customStyle="1" w:styleId="Heading3Char">
    <w:name w:val="Heading 3 Char"/>
    <w:basedOn w:val="DefaultParagraphFont"/>
    <w:link w:val="Heading3"/>
    <w:rsid w:val="00C118B8"/>
    <w:rPr>
      <w:rFonts w:asciiTheme="majorHAnsi" w:eastAsia="Times New Roman" w:hAnsiTheme="majorHAnsi" w:cs="Arial"/>
      <w:b/>
      <w:iCs/>
      <w:kern w:val="32"/>
      <w:sz w:val="26"/>
      <w:szCs w:val="26"/>
    </w:rPr>
  </w:style>
  <w:style w:type="character" w:customStyle="1" w:styleId="Heading4Char">
    <w:name w:val="Heading 4 Char"/>
    <w:basedOn w:val="DefaultParagraphFont"/>
    <w:link w:val="Heading4"/>
    <w:rsid w:val="00C026CF"/>
    <w:rPr>
      <w:rFonts w:asciiTheme="majorHAnsi" w:eastAsia="Times New Roman" w:hAnsiTheme="majorHAnsi" w:cs="Arial"/>
      <w:b/>
      <w:kern w:val="32"/>
      <w:sz w:val="24"/>
      <w:szCs w:val="24"/>
    </w:rPr>
  </w:style>
  <w:style w:type="character" w:customStyle="1" w:styleId="Heading5Char">
    <w:name w:val="Heading 5 Char"/>
    <w:basedOn w:val="DefaultParagraphFont"/>
    <w:link w:val="Heading5"/>
    <w:rsid w:val="00B2712F"/>
    <w:rPr>
      <w:rFonts w:asciiTheme="majorHAnsi" w:eastAsia="Times New Roman" w:hAnsiTheme="majorHAnsi" w:cs="Arial"/>
      <w:b/>
      <w:bCs/>
      <w:kern w:val="32"/>
      <w:sz w:val="24"/>
      <w:szCs w:val="24"/>
    </w:rPr>
  </w:style>
  <w:style w:type="character" w:customStyle="1" w:styleId="Heading6Char">
    <w:name w:val="Heading 6 Char"/>
    <w:basedOn w:val="DefaultParagraphFont"/>
    <w:link w:val="Heading6"/>
    <w:rsid w:val="00B2712F"/>
    <w:rPr>
      <w:rFonts w:asciiTheme="majorHAnsi" w:eastAsia="Times New Roman" w:hAnsiTheme="majorHAnsi" w:cs="Arial"/>
      <w:b/>
      <w:bCs/>
      <w:kern w:val="32"/>
      <w:sz w:val="32"/>
    </w:rPr>
  </w:style>
  <w:style w:type="character" w:customStyle="1" w:styleId="Heading7Char">
    <w:name w:val="Heading 7 Char"/>
    <w:basedOn w:val="DefaultParagraphFont"/>
    <w:link w:val="Heading7"/>
    <w:rsid w:val="00B2712F"/>
    <w:rPr>
      <w:rFonts w:asciiTheme="majorHAnsi" w:eastAsia="Times New Roman" w:hAnsiTheme="majorHAnsi" w:cs="Arial"/>
      <w:b/>
      <w:bCs/>
      <w:kern w:val="32"/>
      <w:sz w:val="26"/>
      <w:szCs w:val="26"/>
    </w:rPr>
  </w:style>
  <w:style w:type="character" w:customStyle="1" w:styleId="Heading8Char">
    <w:name w:val="Heading 8 Char"/>
    <w:basedOn w:val="DefaultParagraphFont"/>
    <w:link w:val="Heading8"/>
    <w:rsid w:val="00B2712F"/>
    <w:rPr>
      <w:rFonts w:asciiTheme="majorHAnsi" w:eastAsia="Times New Roman" w:hAnsiTheme="majorHAnsi" w:cs="Arial"/>
      <w:b/>
      <w:bCs/>
      <w:i/>
      <w:iCs/>
      <w:kern w:val="32"/>
      <w:sz w:val="26"/>
      <w:szCs w:val="26"/>
    </w:rPr>
  </w:style>
  <w:style w:type="character" w:customStyle="1" w:styleId="Heading9Char">
    <w:name w:val="Heading 9 Char"/>
    <w:basedOn w:val="DefaultParagraphFont"/>
    <w:link w:val="Heading9"/>
    <w:rsid w:val="00B2712F"/>
    <w:rPr>
      <w:rFonts w:asciiTheme="majorHAnsi" w:eastAsia="Times New Roman" w:hAnsiTheme="majorHAnsi" w:cs="Arial"/>
      <w:b/>
      <w:bCs/>
      <w:kern w:val="32"/>
      <w:sz w:val="24"/>
      <w:szCs w:val="24"/>
    </w:rPr>
  </w:style>
  <w:style w:type="paragraph" w:customStyle="1" w:styleId="ParagraphBAH">
    <w:name w:val="Paragraph BAH"/>
    <w:link w:val="ParagraphBAHChar"/>
    <w:rsid w:val="00B2712F"/>
    <w:pPr>
      <w:spacing w:after="160" w:line="260" w:lineRule="atLeast"/>
    </w:pPr>
    <w:rPr>
      <w:rFonts w:ascii="Calibri" w:eastAsia="Times New Roman" w:hAnsi="Calibri" w:cs="Arial"/>
      <w:sz w:val="24"/>
    </w:rPr>
  </w:style>
  <w:style w:type="character" w:customStyle="1" w:styleId="ParagraphBAHChar">
    <w:name w:val="Paragraph BAH Char"/>
    <w:basedOn w:val="DefaultParagraphFont"/>
    <w:link w:val="ParagraphBAH"/>
    <w:rsid w:val="00B2712F"/>
    <w:rPr>
      <w:rFonts w:ascii="Calibri" w:eastAsia="Times New Roman" w:hAnsi="Calibri" w:cs="Arial"/>
      <w:sz w:val="24"/>
    </w:rPr>
  </w:style>
  <w:style w:type="paragraph" w:customStyle="1" w:styleId="BulletLevel1SingleBAH">
    <w:name w:val="Bullet Level 1 Single BAH"/>
    <w:rsid w:val="00B2712F"/>
    <w:pPr>
      <w:spacing w:after="80" w:line="260" w:lineRule="atLeast"/>
    </w:pPr>
    <w:rPr>
      <w:rFonts w:ascii="Calibri" w:eastAsia="Times New Roman" w:hAnsi="Calibri" w:cs="Arial"/>
      <w:sz w:val="24"/>
      <w:szCs w:val="24"/>
    </w:rPr>
  </w:style>
  <w:style w:type="paragraph" w:customStyle="1" w:styleId="Heading0">
    <w:name w:val="Heading 0"/>
    <w:next w:val="ParagraphBAH"/>
    <w:rsid w:val="00B2712F"/>
    <w:pPr>
      <w:spacing w:after="240" w:line="240" w:lineRule="auto"/>
      <w:ind w:left="-432"/>
    </w:pPr>
    <w:rPr>
      <w:rFonts w:asciiTheme="majorHAnsi" w:eastAsia="Times New Roman" w:hAnsiTheme="majorHAnsi" w:cs="Arial"/>
      <w:b/>
      <w:sz w:val="32"/>
      <w:szCs w:val="32"/>
    </w:rPr>
  </w:style>
  <w:style w:type="paragraph" w:styleId="Header">
    <w:name w:val="header"/>
    <w:aliases w:val="Header Char1 Char,Header Char Char Char,Header Char2 Char Char Char,Header Char Char1 Char Char Char,Header Char1 Char Char1 Char Char Char,Header Char Char Char Char1 Char Char Char,Header Char1 Char1 Char Char Char Char,Header Char1"/>
    <w:basedOn w:val="Normal"/>
    <w:link w:val="HeaderChar"/>
    <w:uiPriority w:val="99"/>
    <w:rsid w:val="00B2712F"/>
    <w:pPr>
      <w:tabs>
        <w:tab w:val="right" w:pos="8640"/>
      </w:tabs>
    </w:pPr>
    <w:rPr>
      <w:rFonts w:asciiTheme="minorHAnsi" w:hAnsiTheme="minorHAnsi"/>
      <w:i/>
      <w:sz w:val="22"/>
      <w:szCs w:val="22"/>
    </w:rPr>
  </w:style>
  <w:style w:type="character" w:customStyle="1" w:styleId="HeaderChar">
    <w:name w:val="Header Char"/>
    <w:aliases w:val="Header Char1 Char Char,Header Char Char Char Char,Header Char2 Char Char Char Char,Header Char Char1 Char Char Char Char,Header Char1 Char Char1 Char Char Char Char,Header Char Char Char Char1 Char Char Char Char,Header Char1 Char2"/>
    <w:basedOn w:val="DefaultParagraphFont"/>
    <w:link w:val="Header"/>
    <w:uiPriority w:val="99"/>
    <w:rsid w:val="00B2712F"/>
    <w:rPr>
      <w:rFonts w:eastAsia="Times New Roman" w:cs="Times New Roman"/>
      <w:i/>
    </w:rPr>
  </w:style>
  <w:style w:type="paragraph" w:styleId="Footer">
    <w:name w:val="footer"/>
    <w:basedOn w:val="Normal"/>
    <w:link w:val="FooterChar"/>
    <w:uiPriority w:val="99"/>
    <w:rsid w:val="00B2712F"/>
    <w:pPr>
      <w:pBdr>
        <w:top w:val="single" w:sz="4" w:space="3" w:color="auto"/>
      </w:pBdr>
      <w:tabs>
        <w:tab w:val="right" w:pos="8640"/>
      </w:tabs>
      <w:ind w:right="36"/>
    </w:pPr>
    <w:rPr>
      <w:rFonts w:asciiTheme="minorHAnsi" w:hAnsiTheme="minorHAnsi"/>
      <w:i/>
      <w:sz w:val="22"/>
      <w:szCs w:val="22"/>
    </w:rPr>
  </w:style>
  <w:style w:type="character" w:customStyle="1" w:styleId="FooterChar">
    <w:name w:val="Footer Char"/>
    <w:basedOn w:val="DefaultParagraphFont"/>
    <w:link w:val="Footer"/>
    <w:uiPriority w:val="99"/>
    <w:rsid w:val="00B2712F"/>
    <w:rPr>
      <w:rFonts w:eastAsia="Times New Roman" w:cs="Times New Roman"/>
      <w:i/>
    </w:rPr>
  </w:style>
  <w:style w:type="character" w:styleId="PageNumber">
    <w:name w:val="page number"/>
    <w:basedOn w:val="DefaultParagraphFont"/>
    <w:rsid w:val="00B2712F"/>
  </w:style>
  <w:style w:type="character" w:styleId="Hyperlink">
    <w:name w:val="Hyperlink"/>
    <w:basedOn w:val="DefaultParagraphFont"/>
    <w:uiPriority w:val="99"/>
    <w:rsid w:val="00B2712F"/>
    <w:rPr>
      <w:color w:val="0000FF"/>
      <w:u w:val="single"/>
    </w:rPr>
  </w:style>
  <w:style w:type="paragraph" w:styleId="TOC1">
    <w:name w:val="toc 1"/>
    <w:next w:val="Normal"/>
    <w:autoRedefine/>
    <w:uiPriority w:val="39"/>
    <w:qFormat/>
    <w:rsid w:val="00B2712F"/>
    <w:pPr>
      <w:spacing w:before="120" w:after="120" w:line="240" w:lineRule="auto"/>
    </w:pPr>
    <w:rPr>
      <w:rFonts w:eastAsia="Times New Roman" w:cs="Times New Roman"/>
      <w:b/>
      <w:bCs/>
      <w:caps/>
      <w:sz w:val="20"/>
      <w:szCs w:val="20"/>
    </w:rPr>
  </w:style>
  <w:style w:type="paragraph" w:styleId="TOC2">
    <w:name w:val="toc 2"/>
    <w:next w:val="Normal"/>
    <w:autoRedefine/>
    <w:uiPriority w:val="39"/>
    <w:qFormat/>
    <w:rsid w:val="00061D8B"/>
    <w:pPr>
      <w:spacing w:after="0" w:line="240" w:lineRule="auto"/>
      <w:ind w:left="200"/>
    </w:pPr>
    <w:rPr>
      <w:rFonts w:eastAsia="Times New Roman" w:cs="Times New Roman"/>
      <w:smallCaps/>
      <w:sz w:val="20"/>
      <w:szCs w:val="20"/>
    </w:rPr>
  </w:style>
  <w:style w:type="paragraph" w:styleId="TOC3">
    <w:name w:val="toc 3"/>
    <w:next w:val="Normal"/>
    <w:autoRedefine/>
    <w:uiPriority w:val="39"/>
    <w:qFormat/>
    <w:rsid w:val="00C118B8"/>
    <w:pPr>
      <w:tabs>
        <w:tab w:val="left" w:pos="1200"/>
        <w:tab w:val="right" w:leader="dot" w:pos="9350"/>
      </w:tabs>
      <w:spacing w:after="0" w:line="240" w:lineRule="auto"/>
      <w:ind w:left="400"/>
    </w:pPr>
    <w:rPr>
      <w:rFonts w:eastAsia="Times New Roman" w:cs="Times New Roman"/>
      <w:iCs/>
      <w:noProof/>
      <w:sz w:val="20"/>
      <w:szCs w:val="20"/>
    </w:rPr>
  </w:style>
  <w:style w:type="paragraph" w:styleId="TableofFigures">
    <w:name w:val="table of figures"/>
    <w:basedOn w:val="Normal"/>
    <w:next w:val="Normal"/>
    <w:uiPriority w:val="99"/>
    <w:rsid w:val="00B2712F"/>
    <w:pPr>
      <w:spacing w:line="260" w:lineRule="atLeast"/>
      <w:ind w:left="475" w:hanging="475"/>
    </w:pPr>
    <w:rPr>
      <w:rFonts w:ascii="Arial Narrow" w:hAnsi="Arial Narrow"/>
      <w:sz w:val="22"/>
      <w:szCs w:val="22"/>
    </w:rPr>
  </w:style>
  <w:style w:type="paragraph" w:customStyle="1" w:styleId="BulletLevel1DoubleBAH">
    <w:name w:val="Bullet Level 1 Double BAH"/>
    <w:next w:val="ParagraphBAH"/>
    <w:rsid w:val="00B2712F"/>
    <w:pPr>
      <w:tabs>
        <w:tab w:val="left" w:pos="360"/>
      </w:tabs>
      <w:spacing w:after="160" w:line="260" w:lineRule="atLeast"/>
    </w:pPr>
    <w:rPr>
      <w:rFonts w:ascii="Calibri" w:eastAsia="Times New Roman" w:hAnsi="Calibri" w:cs="Arial"/>
      <w:sz w:val="24"/>
      <w:szCs w:val="24"/>
    </w:rPr>
  </w:style>
  <w:style w:type="paragraph" w:customStyle="1" w:styleId="TableHeaderBAH">
    <w:name w:val="Table Header BAH"/>
    <w:rsid w:val="00B2712F"/>
    <w:pPr>
      <w:spacing w:before="40" w:after="40" w:line="240" w:lineRule="auto"/>
    </w:pPr>
    <w:rPr>
      <w:rFonts w:eastAsia="Times New Roman" w:cs="Arial"/>
      <w:b/>
      <w:bCs/>
      <w:sz w:val="20"/>
      <w:szCs w:val="20"/>
    </w:rPr>
  </w:style>
  <w:style w:type="paragraph" w:customStyle="1" w:styleId="TableTextBAH">
    <w:name w:val="Table Text BAH"/>
    <w:rsid w:val="00B2712F"/>
    <w:pPr>
      <w:spacing w:before="20" w:after="20" w:line="240" w:lineRule="auto"/>
    </w:pPr>
    <w:rPr>
      <w:rFonts w:ascii="Calibri" w:eastAsia="Times New Roman" w:hAnsi="Calibri" w:cs="Arial"/>
      <w:sz w:val="20"/>
      <w:szCs w:val="20"/>
    </w:rPr>
  </w:style>
  <w:style w:type="paragraph" w:customStyle="1" w:styleId="TableBulletedBAH">
    <w:name w:val="Table Bulleted BAH"/>
    <w:rsid w:val="00B2712F"/>
    <w:pPr>
      <w:spacing w:before="40" w:after="40" w:line="240" w:lineRule="auto"/>
      <w:ind w:left="245" w:hanging="259"/>
    </w:pPr>
    <w:rPr>
      <w:rFonts w:ascii="Calibri" w:eastAsia="Times New Roman" w:hAnsi="Calibri" w:cs="Times New Roman"/>
      <w:sz w:val="20"/>
      <w:szCs w:val="20"/>
    </w:rPr>
  </w:style>
  <w:style w:type="paragraph" w:customStyle="1" w:styleId="FigureBAH">
    <w:name w:val="Figure BAH"/>
    <w:next w:val="ParagraphBAH"/>
    <w:rsid w:val="00B2712F"/>
    <w:pPr>
      <w:spacing w:after="160" w:line="240" w:lineRule="auto"/>
      <w:jc w:val="center"/>
    </w:pPr>
    <w:rPr>
      <w:rFonts w:ascii="Calibri" w:eastAsia="Times New Roman" w:hAnsi="Calibri" w:cs="Arial"/>
      <w:sz w:val="24"/>
    </w:rPr>
  </w:style>
  <w:style w:type="paragraph" w:customStyle="1" w:styleId="TableDashedBAH">
    <w:name w:val="Table Dashed BAH"/>
    <w:rsid w:val="00B2712F"/>
    <w:pPr>
      <w:numPr>
        <w:numId w:val="2"/>
      </w:numPr>
      <w:tabs>
        <w:tab w:val="clear" w:pos="619"/>
        <w:tab w:val="num" w:pos="522"/>
      </w:tabs>
      <w:spacing w:before="40" w:after="40" w:line="240" w:lineRule="auto"/>
      <w:ind w:left="547" w:hanging="288"/>
    </w:pPr>
    <w:rPr>
      <w:rFonts w:ascii="Calibri" w:eastAsia="Times New Roman" w:hAnsi="Calibri" w:cs="Times New Roman"/>
      <w:sz w:val="20"/>
      <w:szCs w:val="20"/>
    </w:rPr>
  </w:style>
  <w:style w:type="paragraph" w:customStyle="1" w:styleId="BulletLevel2BAH">
    <w:name w:val="Bullet Level 2 BAH"/>
    <w:basedOn w:val="Normal"/>
    <w:rsid w:val="00B2712F"/>
    <w:pPr>
      <w:tabs>
        <w:tab w:val="left" w:pos="720"/>
      </w:tabs>
      <w:spacing w:after="40"/>
      <w:ind w:left="720" w:hanging="360"/>
    </w:pPr>
    <w:rPr>
      <w:rFonts w:ascii="Calibri" w:hAnsi="Calibri"/>
      <w:sz w:val="24"/>
    </w:rPr>
  </w:style>
  <w:style w:type="paragraph" w:customStyle="1" w:styleId="NumberedParagraphBAH">
    <w:name w:val="Numbered Paragraph BAH"/>
    <w:rsid w:val="00B2712F"/>
    <w:pPr>
      <w:numPr>
        <w:numId w:val="3"/>
      </w:numPr>
      <w:spacing w:after="160" w:line="260" w:lineRule="atLeast"/>
    </w:pPr>
    <w:rPr>
      <w:rFonts w:ascii="Calibri" w:eastAsia="Times New Roman" w:hAnsi="Calibri" w:cs="Times New Roman"/>
      <w:sz w:val="24"/>
      <w:szCs w:val="20"/>
    </w:rPr>
  </w:style>
  <w:style w:type="paragraph" w:customStyle="1" w:styleId="TableDashedIndentedBAH">
    <w:name w:val="Table Dashed Indented BAH"/>
    <w:rsid w:val="00B2712F"/>
    <w:pPr>
      <w:numPr>
        <w:numId w:val="1"/>
      </w:numPr>
      <w:tabs>
        <w:tab w:val="clear" w:pos="907"/>
        <w:tab w:val="num" w:pos="792"/>
      </w:tabs>
      <w:spacing w:before="40" w:after="40" w:line="240" w:lineRule="auto"/>
      <w:ind w:left="806" w:hanging="259"/>
    </w:pPr>
    <w:rPr>
      <w:rFonts w:ascii="Calibri" w:eastAsia="Times New Roman" w:hAnsi="Calibri" w:cs="Times New Roman"/>
      <w:sz w:val="20"/>
      <w:szCs w:val="20"/>
    </w:rPr>
  </w:style>
  <w:style w:type="paragraph" w:customStyle="1" w:styleId="ParagraphHeadingBAH">
    <w:name w:val="Paragraph Heading BAH"/>
    <w:next w:val="ParagraphBAH"/>
    <w:rsid w:val="00B2712F"/>
    <w:pPr>
      <w:keepNext/>
      <w:spacing w:before="120" w:after="40" w:line="260" w:lineRule="atLeast"/>
    </w:pPr>
    <w:rPr>
      <w:rFonts w:asciiTheme="majorHAnsi" w:eastAsia="Times New Roman" w:hAnsiTheme="majorHAnsi" w:cs="Arial"/>
      <w:b/>
      <w:bCs/>
      <w:sz w:val="24"/>
      <w:szCs w:val="24"/>
    </w:rPr>
  </w:style>
  <w:style w:type="paragraph" w:customStyle="1" w:styleId="BulletLevel3BAH">
    <w:name w:val="Bullet Level 3 BAH"/>
    <w:rsid w:val="00B2712F"/>
    <w:pPr>
      <w:numPr>
        <w:numId w:val="4"/>
      </w:numPr>
      <w:tabs>
        <w:tab w:val="clear" w:pos="720"/>
        <w:tab w:val="left" w:pos="1080"/>
      </w:tabs>
      <w:spacing w:after="40" w:line="260" w:lineRule="atLeast"/>
      <w:ind w:left="1080"/>
    </w:pPr>
    <w:rPr>
      <w:rFonts w:ascii="Calibri" w:eastAsia="Times New Roman" w:hAnsi="Calibri" w:cs="Times New Roman"/>
      <w:sz w:val="24"/>
      <w:szCs w:val="20"/>
    </w:rPr>
  </w:style>
  <w:style w:type="paragraph" w:customStyle="1" w:styleId="CaptionBAH">
    <w:name w:val="Caption BAH"/>
    <w:next w:val="ParagraphBAH"/>
    <w:rsid w:val="00B2712F"/>
    <w:pPr>
      <w:keepNext/>
      <w:spacing w:after="120" w:line="260" w:lineRule="atLeast"/>
      <w:jc w:val="center"/>
    </w:pPr>
    <w:rPr>
      <w:rFonts w:eastAsia="Times New Roman" w:cs="Times New Roman"/>
      <w:b/>
      <w:bCs/>
    </w:rPr>
  </w:style>
  <w:style w:type="character" w:styleId="PlaceholderText">
    <w:name w:val="Placeholder Text"/>
    <w:basedOn w:val="DefaultParagraphFont"/>
    <w:uiPriority w:val="99"/>
    <w:semiHidden/>
    <w:rsid w:val="00B2712F"/>
    <w:rPr>
      <w:rFonts w:ascii="Calibri" w:hAnsi="Calibri"/>
      <w:i/>
      <w:color w:val="808080"/>
      <w:sz w:val="24"/>
    </w:rPr>
  </w:style>
  <w:style w:type="paragraph" w:customStyle="1" w:styleId="BulletLevel2LastBAH">
    <w:name w:val="Bullet Level 2 Last BAH"/>
    <w:rsid w:val="00B2712F"/>
    <w:pPr>
      <w:numPr>
        <w:numId w:val="6"/>
      </w:numPr>
      <w:tabs>
        <w:tab w:val="clear" w:pos="1944"/>
        <w:tab w:val="left" w:pos="720"/>
      </w:tabs>
      <w:spacing w:after="160" w:line="240" w:lineRule="auto"/>
      <w:ind w:left="720"/>
    </w:pPr>
    <w:rPr>
      <w:rFonts w:ascii="Calibri" w:eastAsia="Times New Roman" w:hAnsi="Calibri" w:cs="Times New Roman"/>
      <w:sz w:val="24"/>
      <w:szCs w:val="20"/>
    </w:rPr>
  </w:style>
  <w:style w:type="paragraph" w:styleId="BalloonText">
    <w:name w:val="Balloon Text"/>
    <w:basedOn w:val="Normal"/>
    <w:link w:val="BalloonTextChar"/>
    <w:semiHidden/>
    <w:rsid w:val="00B2712F"/>
    <w:rPr>
      <w:rFonts w:ascii="Tahoma" w:hAnsi="Tahoma" w:cs="Tahoma"/>
      <w:sz w:val="16"/>
      <w:szCs w:val="16"/>
    </w:rPr>
  </w:style>
  <w:style w:type="character" w:customStyle="1" w:styleId="BalloonTextChar">
    <w:name w:val="Balloon Text Char"/>
    <w:basedOn w:val="DefaultParagraphFont"/>
    <w:link w:val="BalloonText"/>
    <w:semiHidden/>
    <w:rsid w:val="00B2712F"/>
    <w:rPr>
      <w:rFonts w:ascii="Tahoma" w:eastAsia="Times New Roman" w:hAnsi="Tahoma" w:cs="Tahoma"/>
      <w:sz w:val="16"/>
      <w:szCs w:val="16"/>
    </w:rPr>
  </w:style>
  <w:style w:type="paragraph" w:styleId="Caption">
    <w:name w:val="caption"/>
    <w:basedOn w:val="Normal"/>
    <w:next w:val="Normal"/>
    <w:uiPriority w:val="35"/>
    <w:qFormat/>
    <w:rsid w:val="00B2712F"/>
    <w:rPr>
      <w:b/>
      <w:bCs/>
    </w:rPr>
  </w:style>
  <w:style w:type="paragraph" w:styleId="TOC4">
    <w:name w:val="toc 4"/>
    <w:basedOn w:val="Normal"/>
    <w:next w:val="Normal"/>
    <w:autoRedefine/>
    <w:uiPriority w:val="39"/>
    <w:rsid w:val="00B2712F"/>
    <w:pPr>
      <w:ind w:left="600"/>
    </w:pPr>
    <w:rPr>
      <w:rFonts w:asciiTheme="minorHAnsi" w:hAnsiTheme="minorHAnsi"/>
      <w:sz w:val="18"/>
      <w:szCs w:val="18"/>
    </w:rPr>
  </w:style>
  <w:style w:type="paragraph" w:styleId="TOC5">
    <w:name w:val="toc 5"/>
    <w:basedOn w:val="Normal"/>
    <w:next w:val="Normal"/>
    <w:autoRedefine/>
    <w:uiPriority w:val="39"/>
    <w:rsid w:val="00B2712F"/>
    <w:pPr>
      <w:ind w:left="800"/>
    </w:pPr>
    <w:rPr>
      <w:rFonts w:asciiTheme="minorHAnsi" w:hAnsiTheme="minorHAnsi"/>
      <w:sz w:val="18"/>
      <w:szCs w:val="18"/>
    </w:rPr>
  </w:style>
  <w:style w:type="table" w:styleId="TableGrid">
    <w:name w:val="Table Grid"/>
    <w:basedOn w:val="TableNormal"/>
    <w:uiPriority w:val="59"/>
    <w:rsid w:val="00B2712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rsid w:val="00B2712F"/>
    <w:rPr>
      <w:sz w:val="16"/>
      <w:szCs w:val="16"/>
    </w:rPr>
  </w:style>
  <w:style w:type="paragraph" w:styleId="CommentText">
    <w:name w:val="annotation text"/>
    <w:basedOn w:val="Normal"/>
    <w:link w:val="CommentTextChar"/>
    <w:rsid w:val="00B2712F"/>
  </w:style>
  <w:style w:type="character" w:customStyle="1" w:styleId="CommentTextChar">
    <w:name w:val="Comment Text Char"/>
    <w:basedOn w:val="DefaultParagraphFont"/>
    <w:link w:val="CommentText"/>
    <w:rsid w:val="00B2712F"/>
    <w:rPr>
      <w:rFonts w:ascii="Arial" w:eastAsia="Times New Roman" w:hAnsi="Arial" w:cs="Times New Roman"/>
      <w:sz w:val="20"/>
      <w:szCs w:val="20"/>
    </w:rPr>
  </w:style>
  <w:style w:type="paragraph" w:customStyle="1" w:styleId="Heading1NoNumber">
    <w:name w:val="Heading 1 No Number"/>
    <w:basedOn w:val="Heading1"/>
    <w:qFormat/>
    <w:rsid w:val="00B2712F"/>
    <w:pPr>
      <w:numPr>
        <w:numId w:val="0"/>
      </w:numPr>
      <w:ind w:left="-432"/>
    </w:pPr>
  </w:style>
  <w:style w:type="paragraph" w:customStyle="1" w:styleId="ParagraphIndentedBAH">
    <w:name w:val="Paragraph Indented BAH"/>
    <w:basedOn w:val="ParagraphBAH"/>
    <w:qFormat/>
    <w:rsid w:val="00B2712F"/>
    <w:pPr>
      <w:ind w:left="360"/>
    </w:pPr>
  </w:style>
  <w:style w:type="paragraph" w:styleId="ListParagraph">
    <w:name w:val="List Paragraph"/>
    <w:basedOn w:val="Normal"/>
    <w:uiPriority w:val="34"/>
    <w:qFormat/>
    <w:rsid w:val="00B2712F"/>
    <w:pPr>
      <w:ind w:left="720"/>
      <w:contextualSpacing/>
    </w:pPr>
    <w:rPr>
      <w:rFonts w:ascii="Times New Roman" w:hAnsi="Times New Roman"/>
      <w:sz w:val="24"/>
      <w:szCs w:val="24"/>
    </w:rPr>
  </w:style>
  <w:style w:type="paragraph" w:styleId="CommentSubject">
    <w:name w:val="annotation subject"/>
    <w:basedOn w:val="CommentText"/>
    <w:next w:val="CommentText"/>
    <w:link w:val="CommentSubjectChar"/>
    <w:rsid w:val="00B2712F"/>
    <w:rPr>
      <w:b/>
      <w:bCs/>
    </w:rPr>
  </w:style>
  <w:style w:type="character" w:customStyle="1" w:styleId="CommentSubjectChar">
    <w:name w:val="Comment Subject Char"/>
    <w:basedOn w:val="CommentTextChar"/>
    <w:link w:val="CommentSubject"/>
    <w:rsid w:val="00B2712F"/>
    <w:rPr>
      <w:rFonts w:ascii="Arial" w:eastAsia="Times New Roman" w:hAnsi="Arial" w:cs="Times New Roman"/>
      <w:b/>
      <w:bCs/>
      <w:sz w:val="20"/>
      <w:szCs w:val="20"/>
    </w:rPr>
  </w:style>
  <w:style w:type="paragraph" w:styleId="FootnoteText">
    <w:name w:val="footnote text"/>
    <w:basedOn w:val="Normal"/>
    <w:link w:val="FootnoteTextChar"/>
    <w:rsid w:val="00B2712F"/>
  </w:style>
  <w:style w:type="character" w:customStyle="1" w:styleId="FootnoteTextChar">
    <w:name w:val="Footnote Text Char"/>
    <w:basedOn w:val="DefaultParagraphFont"/>
    <w:link w:val="FootnoteText"/>
    <w:rsid w:val="00B2712F"/>
    <w:rPr>
      <w:rFonts w:ascii="Arial" w:eastAsia="Times New Roman" w:hAnsi="Arial" w:cs="Times New Roman"/>
      <w:sz w:val="20"/>
      <w:szCs w:val="20"/>
    </w:rPr>
  </w:style>
  <w:style w:type="character" w:styleId="FootnoteReference">
    <w:name w:val="footnote reference"/>
    <w:basedOn w:val="DefaultParagraphFont"/>
    <w:rsid w:val="00B2712F"/>
    <w:rPr>
      <w:vertAlign w:val="superscript"/>
    </w:rPr>
  </w:style>
  <w:style w:type="table" w:styleId="TableClassic3">
    <w:name w:val="Table Classic 3"/>
    <w:basedOn w:val="TableNormal"/>
    <w:rsid w:val="00B2712F"/>
    <w:pPr>
      <w:spacing w:after="0" w:line="240" w:lineRule="auto"/>
    </w:pPr>
    <w:rPr>
      <w:rFonts w:ascii="Times New Roman" w:eastAsia="Times New Roman" w:hAnsi="Times New Roman" w:cs="Times New Roman"/>
      <w:color w:val="00008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2">
    <w:name w:val="Table Classic 2"/>
    <w:basedOn w:val="TableNormal"/>
    <w:rsid w:val="00B2712F"/>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List3">
    <w:name w:val="Table List 3"/>
    <w:basedOn w:val="TableNormal"/>
    <w:rsid w:val="00B2712F"/>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Professional">
    <w:name w:val="Table Professional"/>
    <w:basedOn w:val="TableNormal"/>
    <w:rsid w:val="00B2712F"/>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Revision">
    <w:name w:val="Revision"/>
    <w:hidden/>
    <w:uiPriority w:val="99"/>
    <w:semiHidden/>
    <w:rsid w:val="00B2712F"/>
    <w:pPr>
      <w:spacing w:after="0" w:line="240" w:lineRule="auto"/>
    </w:pPr>
    <w:rPr>
      <w:rFonts w:ascii="Arial" w:eastAsia="Times New Roman" w:hAnsi="Arial" w:cs="Times New Roman"/>
      <w:sz w:val="20"/>
      <w:szCs w:val="20"/>
    </w:rPr>
  </w:style>
  <w:style w:type="paragraph" w:styleId="NormalWeb">
    <w:name w:val="Normal (Web)"/>
    <w:basedOn w:val="Normal"/>
    <w:uiPriority w:val="99"/>
    <w:unhideWhenUsed/>
    <w:rsid w:val="00B2712F"/>
    <w:pPr>
      <w:spacing w:before="100" w:beforeAutospacing="1" w:after="100" w:afterAutospacing="1"/>
    </w:pPr>
    <w:rPr>
      <w:rFonts w:ascii="Times New Roman" w:hAnsi="Times New Roman"/>
      <w:sz w:val="24"/>
      <w:szCs w:val="24"/>
    </w:rPr>
  </w:style>
  <w:style w:type="character" w:styleId="Strong">
    <w:name w:val="Strong"/>
    <w:basedOn w:val="DefaultParagraphFont"/>
    <w:uiPriority w:val="22"/>
    <w:qFormat/>
    <w:rsid w:val="00B2712F"/>
    <w:rPr>
      <w:b/>
      <w:bCs/>
    </w:rPr>
  </w:style>
  <w:style w:type="paragraph" w:styleId="TOC6">
    <w:name w:val="toc 6"/>
    <w:basedOn w:val="Normal"/>
    <w:next w:val="Normal"/>
    <w:uiPriority w:val="39"/>
    <w:rsid w:val="00B2712F"/>
    <w:pPr>
      <w:ind w:left="1000"/>
    </w:pPr>
    <w:rPr>
      <w:rFonts w:asciiTheme="minorHAnsi" w:hAnsiTheme="minorHAnsi"/>
      <w:sz w:val="18"/>
      <w:szCs w:val="18"/>
    </w:rPr>
  </w:style>
  <w:style w:type="paragraph" w:styleId="TOC7">
    <w:name w:val="toc 7"/>
    <w:basedOn w:val="Normal"/>
    <w:next w:val="Normal"/>
    <w:uiPriority w:val="39"/>
    <w:rsid w:val="00B2712F"/>
    <w:pPr>
      <w:ind w:left="1200"/>
    </w:pPr>
    <w:rPr>
      <w:rFonts w:asciiTheme="minorHAnsi" w:hAnsiTheme="minorHAnsi"/>
      <w:sz w:val="18"/>
      <w:szCs w:val="18"/>
    </w:rPr>
  </w:style>
  <w:style w:type="paragraph" w:styleId="TOC8">
    <w:name w:val="toc 8"/>
    <w:basedOn w:val="Normal"/>
    <w:next w:val="Normal"/>
    <w:uiPriority w:val="39"/>
    <w:rsid w:val="00B2712F"/>
    <w:pPr>
      <w:ind w:left="1400"/>
    </w:pPr>
    <w:rPr>
      <w:rFonts w:asciiTheme="minorHAnsi" w:hAnsiTheme="minorHAnsi"/>
      <w:sz w:val="18"/>
      <w:szCs w:val="18"/>
    </w:rPr>
  </w:style>
  <w:style w:type="paragraph" w:styleId="TOC9">
    <w:name w:val="toc 9"/>
    <w:basedOn w:val="Normal"/>
    <w:next w:val="Normal"/>
    <w:uiPriority w:val="39"/>
    <w:rsid w:val="00B2712F"/>
    <w:pPr>
      <w:ind w:left="1600"/>
    </w:pPr>
    <w:rPr>
      <w:rFonts w:asciiTheme="minorHAnsi" w:hAnsiTheme="minorHAnsi"/>
      <w:sz w:val="18"/>
      <w:szCs w:val="18"/>
    </w:rPr>
  </w:style>
  <w:style w:type="paragraph" w:customStyle="1" w:styleId="TOC-title">
    <w:name w:val="TOC-title"/>
    <w:basedOn w:val="Normal"/>
    <w:rsid w:val="00B2712F"/>
    <w:pPr>
      <w:spacing w:before="240" w:after="60"/>
      <w:jc w:val="center"/>
    </w:pPr>
    <w:rPr>
      <w:rFonts w:ascii="Times New Roman" w:hAnsi="Times New Roman"/>
      <w:b/>
      <w:caps/>
      <w:sz w:val="24"/>
    </w:rPr>
  </w:style>
  <w:style w:type="paragraph" w:customStyle="1" w:styleId="Figuretext-L">
    <w:name w:val="Figure text-L"/>
    <w:basedOn w:val="Normal"/>
    <w:rsid w:val="00B2712F"/>
    <w:pPr>
      <w:spacing w:before="60" w:after="60"/>
    </w:pPr>
    <w:rPr>
      <w:rFonts w:ascii="Times New Roman" w:hAnsi="Times New Roman"/>
      <w:sz w:val="22"/>
    </w:rPr>
  </w:style>
  <w:style w:type="paragraph" w:customStyle="1" w:styleId="Cover-title">
    <w:name w:val="Cover-title"/>
    <w:basedOn w:val="Normal"/>
    <w:rsid w:val="00B2712F"/>
    <w:pPr>
      <w:spacing w:before="240" w:after="60"/>
      <w:jc w:val="center"/>
    </w:pPr>
    <w:rPr>
      <w:rFonts w:ascii="Times New Roman" w:hAnsi="Times New Roman"/>
      <w:b/>
      <w:caps/>
      <w:sz w:val="32"/>
    </w:rPr>
  </w:style>
  <w:style w:type="paragraph" w:customStyle="1" w:styleId="Tabletitle">
    <w:name w:val="Table title"/>
    <w:basedOn w:val="Normal"/>
    <w:rsid w:val="00B2712F"/>
    <w:pPr>
      <w:keepNext/>
      <w:spacing w:before="120" w:after="60"/>
      <w:jc w:val="center"/>
    </w:pPr>
    <w:rPr>
      <w:rFonts w:ascii="Times New Roman" w:hAnsi="Times New Roman"/>
      <w:caps/>
      <w:sz w:val="22"/>
    </w:rPr>
  </w:style>
  <w:style w:type="paragraph" w:customStyle="1" w:styleId="Cover-other">
    <w:name w:val="Cover-other"/>
    <w:basedOn w:val="Normal"/>
    <w:rsid w:val="00B2712F"/>
    <w:pPr>
      <w:spacing w:after="60"/>
      <w:jc w:val="center"/>
    </w:pPr>
    <w:rPr>
      <w:rFonts w:ascii="Times New Roman" w:hAnsi="Times New Roman"/>
      <w:b/>
      <w:sz w:val="24"/>
    </w:rPr>
  </w:style>
  <w:style w:type="paragraph" w:styleId="BodyText">
    <w:name w:val="Body Text"/>
    <w:basedOn w:val="Normal"/>
    <w:link w:val="BodyTextChar"/>
    <w:rsid w:val="00B2712F"/>
    <w:pPr>
      <w:spacing w:before="60" w:after="60"/>
    </w:pPr>
    <w:rPr>
      <w:rFonts w:ascii="Times New Roman" w:hAnsi="Times New Roman"/>
      <w:i/>
      <w:sz w:val="22"/>
    </w:rPr>
  </w:style>
  <w:style w:type="character" w:customStyle="1" w:styleId="BodyTextChar">
    <w:name w:val="Body Text Char"/>
    <w:basedOn w:val="DefaultParagraphFont"/>
    <w:link w:val="BodyText"/>
    <w:rsid w:val="00B2712F"/>
    <w:rPr>
      <w:rFonts w:ascii="Times New Roman" w:eastAsia="Times New Roman" w:hAnsi="Times New Roman" w:cs="Times New Roman"/>
      <w:i/>
      <w:szCs w:val="20"/>
    </w:rPr>
  </w:style>
  <w:style w:type="paragraph" w:customStyle="1" w:styleId="Bullet">
    <w:name w:val="Bullet"/>
    <w:basedOn w:val="Normal"/>
    <w:rsid w:val="00B2712F"/>
    <w:pPr>
      <w:tabs>
        <w:tab w:val="left" w:pos="720"/>
      </w:tabs>
      <w:spacing w:before="60" w:after="60"/>
      <w:ind w:left="720" w:hanging="360"/>
    </w:pPr>
    <w:rPr>
      <w:rFonts w:ascii="Times New Roman" w:hAnsi="Times New Roman"/>
      <w:sz w:val="22"/>
    </w:rPr>
  </w:style>
  <w:style w:type="paragraph" w:customStyle="1" w:styleId="Figuretext-C">
    <w:name w:val="Figure text-C"/>
    <w:basedOn w:val="Normal"/>
    <w:rsid w:val="00B2712F"/>
    <w:pPr>
      <w:spacing w:before="60" w:after="60"/>
      <w:jc w:val="center"/>
    </w:pPr>
    <w:rPr>
      <w:rFonts w:ascii="Times New Roman" w:hAnsi="Times New Roman"/>
      <w:sz w:val="22"/>
    </w:rPr>
  </w:style>
  <w:style w:type="paragraph" w:customStyle="1" w:styleId="Figuretitle">
    <w:name w:val="Figure title"/>
    <w:basedOn w:val="Normal"/>
    <w:rsid w:val="00B2712F"/>
    <w:pPr>
      <w:spacing w:before="60" w:after="60"/>
      <w:jc w:val="center"/>
    </w:pPr>
    <w:rPr>
      <w:rFonts w:ascii="Times New Roman" w:hAnsi="Times New Roman"/>
      <w:sz w:val="22"/>
    </w:rPr>
  </w:style>
  <w:style w:type="paragraph" w:customStyle="1" w:styleId="TOC-headings">
    <w:name w:val="TOC-headings"/>
    <w:basedOn w:val="TOC-title"/>
    <w:rsid w:val="00B2712F"/>
    <w:pPr>
      <w:tabs>
        <w:tab w:val="right" w:pos="9360"/>
      </w:tabs>
      <w:spacing w:before="60" w:after="120"/>
      <w:jc w:val="left"/>
    </w:pPr>
    <w:rPr>
      <w:caps w:val="0"/>
      <w:sz w:val="22"/>
    </w:rPr>
  </w:style>
  <w:style w:type="paragraph" w:styleId="BodyTextIndent">
    <w:name w:val="Body Text Indent"/>
    <w:basedOn w:val="Normal"/>
    <w:link w:val="BodyTextIndentChar"/>
    <w:rsid w:val="00B2712F"/>
    <w:pPr>
      <w:spacing w:before="60" w:after="60"/>
      <w:ind w:left="1260" w:hanging="900"/>
    </w:pPr>
    <w:rPr>
      <w:rFonts w:ascii="Times New Roman" w:hAnsi="Times New Roman"/>
      <w:sz w:val="22"/>
    </w:rPr>
  </w:style>
  <w:style w:type="character" w:customStyle="1" w:styleId="BodyTextIndentChar">
    <w:name w:val="Body Text Indent Char"/>
    <w:basedOn w:val="DefaultParagraphFont"/>
    <w:link w:val="BodyTextIndent"/>
    <w:rsid w:val="00B2712F"/>
    <w:rPr>
      <w:rFonts w:ascii="Times New Roman" w:eastAsia="Times New Roman" w:hAnsi="Times New Roman" w:cs="Times New Roman"/>
      <w:szCs w:val="20"/>
    </w:rPr>
  </w:style>
  <w:style w:type="paragraph" w:styleId="BodyTextIndent2">
    <w:name w:val="Body Text Indent 2"/>
    <w:basedOn w:val="Normal"/>
    <w:link w:val="BodyTextIndent2Char"/>
    <w:rsid w:val="00B2712F"/>
    <w:pPr>
      <w:pBdr>
        <w:top w:val="single" w:sz="4" w:space="1" w:color="auto"/>
        <w:left w:val="single" w:sz="4" w:space="1" w:color="auto"/>
        <w:bottom w:val="single" w:sz="4" w:space="1" w:color="auto"/>
        <w:right w:val="single" w:sz="4" w:space="1" w:color="auto"/>
      </w:pBdr>
      <w:spacing w:before="60" w:after="60"/>
      <w:ind w:left="1440"/>
    </w:pPr>
    <w:rPr>
      <w:rFonts w:ascii="Times New Roman" w:hAnsi="Times New Roman"/>
      <w:i/>
      <w:sz w:val="22"/>
    </w:rPr>
  </w:style>
  <w:style w:type="character" w:customStyle="1" w:styleId="BodyTextIndent2Char">
    <w:name w:val="Body Text Indent 2 Char"/>
    <w:basedOn w:val="DefaultParagraphFont"/>
    <w:link w:val="BodyTextIndent2"/>
    <w:rsid w:val="00B2712F"/>
    <w:rPr>
      <w:rFonts w:ascii="Times New Roman" w:eastAsia="Times New Roman" w:hAnsi="Times New Roman" w:cs="Times New Roman"/>
      <w:i/>
      <w:szCs w:val="20"/>
    </w:rPr>
  </w:style>
  <w:style w:type="paragraph" w:styleId="BodyTextIndent3">
    <w:name w:val="Body Text Indent 3"/>
    <w:basedOn w:val="Normal"/>
    <w:link w:val="BodyTextIndent3Char"/>
    <w:rsid w:val="00B2712F"/>
    <w:pPr>
      <w:spacing w:before="60" w:after="60"/>
      <w:ind w:left="1440" w:hanging="1440"/>
    </w:pPr>
    <w:rPr>
      <w:rFonts w:ascii="Times New Roman" w:hAnsi="Times New Roman"/>
      <w:sz w:val="22"/>
    </w:rPr>
  </w:style>
  <w:style w:type="character" w:customStyle="1" w:styleId="BodyTextIndent3Char">
    <w:name w:val="Body Text Indent 3 Char"/>
    <w:basedOn w:val="DefaultParagraphFont"/>
    <w:link w:val="BodyTextIndent3"/>
    <w:rsid w:val="00B2712F"/>
    <w:rPr>
      <w:rFonts w:ascii="Times New Roman" w:eastAsia="Times New Roman" w:hAnsi="Times New Roman" w:cs="Times New Roman"/>
      <w:szCs w:val="20"/>
    </w:rPr>
  </w:style>
  <w:style w:type="paragraph" w:styleId="BodyText2">
    <w:name w:val="Body Text 2"/>
    <w:basedOn w:val="Normal"/>
    <w:link w:val="BodyText2Char"/>
    <w:rsid w:val="00B2712F"/>
    <w:pPr>
      <w:pBdr>
        <w:top w:val="single" w:sz="4" w:space="1" w:color="auto"/>
        <w:left w:val="single" w:sz="4" w:space="4" w:color="auto"/>
        <w:bottom w:val="single" w:sz="4" w:space="1" w:color="auto"/>
        <w:right w:val="single" w:sz="4" w:space="4" w:color="auto"/>
      </w:pBdr>
      <w:spacing w:before="60" w:after="120"/>
    </w:pPr>
    <w:rPr>
      <w:rFonts w:ascii="Times New Roman" w:hAnsi="Times New Roman"/>
      <w:i/>
      <w:iCs/>
      <w:sz w:val="22"/>
    </w:rPr>
  </w:style>
  <w:style w:type="character" w:customStyle="1" w:styleId="BodyText2Char">
    <w:name w:val="Body Text 2 Char"/>
    <w:basedOn w:val="DefaultParagraphFont"/>
    <w:link w:val="BodyText2"/>
    <w:rsid w:val="00B2712F"/>
    <w:rPr>
      <w:rFonts w:ascii="Times New Roman" w:eastAsia="Times New Roman" w:hAnsi="Times New Roman" w:cs="Times New Roman"/>
      <w:i/>
      <w:iCs/>
      <w:szCs w:val="20"/>
    </w:rPr>
  </w:style>
  <w:style w:type="paragraph" w:styleId="ListBullet2">
    <w:name w:val="List Bullet 2"/>
    <w:basedOn w:val="Normal"/>
    <w:rsid w:val="00B2712F"/>
    <w:pPr>
      <w:numPr>
        <w:ilvl w:val="1"/>
        <w:numId w:val="7"/>
      </w:numPr>
    </w:pPr>
    <w:rPr>
      <w:rFonts w:cs="Arial"/>
      <w:sz w:val="24"/>
      <w:szCs w:val="24"/>
    </w:rPr>
  </w:style>
  <w:style w:type="paragraph" w:customStyle="1" w:styleId="EnclTitle">
    <w:name w:val="Encl Title"/>
    <w:basedOn w:val="Normal"/>
    <w:rsid w:val="00B2712F"/>
    <w:pPr>
      <w:keepNext/>
      <w:keepLines/>
      <w:spacing w:after="400" w:line="400" w:lineRule="atLeast"/>
      <w:jc w:val="center"/>
    </w:pPr>
    <w:rPr>
      <w:rFonts w:cs="Arial"/>
      <w:i/>
      <w:spacing w:val="-14"/>
      <w:kern w:val="28"/>
      <w:sz w:val="34"/>
      <w:szCs w:val="24"/>
    </w:rPr>
  </w:style>
  <w:style w:type="paragraph" w:customStyle="1" w:styleId="AMHDum3PubHdr">
    <w:name w:val="AMH Dum 3 Pub Hdr"/>
    <w:basedOn w:val="Normal"/>
    <w:rsid w:val="00B2712F"/>
    <w:pPr>
      <w:widowControl w:val="0"/>
      <w:adjustRightInd w:val="0"/>
      <w:spacing w:before="120" w:after="120" w:line="360" w:lineRule="atLeast"/>
      <w:jc w:val="both"/>
      <w:textAlignment w:val="baseline"/>
    </w:pPr>
    <w:rPr>
      <w:rFonts w:ascii="Times New Roman" w:hAnsi="Times New Roman"/>
      <w:b/>
      <w:sz w:val="24"/>
    </w:rPr>
  </w:style>
  <w:style w:type="paragraph" w:customStyle="1" w:styleId="AMHDum2PubHdr">
    <w:name w:val="AMH Dum 2 Pub Hdr"/>
    <w:basedOn w:val="AMHDum3PubHdr"/>
    <w:rsid w:val="00B2712F"/>
    <w:pPr>
      <w:spacing w:before="240"/>
    </w:pPr>
    <w:rPr>
      <w:caps/>
    </w:rPr>
  </w:style>
  <w:style w:type="paragraph" w:customStyle="1" w:styleId="AMHPubText">
    <w:name w:val="AMH Pub Text"/>
    <w:basedOn w:val="Normal"/>
    <w:rsid w:val="00B2712F"/>
    <w:pPr>
      <w:widowControl w:val="0"/>
      <w:adjustRightInd w:val="0"/>
      <w:spacing w:before="120" w:after="120" w:line="360" w:lineRule="atLeast"/>
      <w:jc w:val="both"/>
      <w:textAlignment w:val="baseline"/>
    </w:pPr>
    <w:rPr>
      <w:rFonts w:ascii="Times New Roman" w:hAnsi="Times New Roman"/>
      <w:sz w:val="24"/>
    </w:rPr>
  </w:style>
  <w:style w:type="paragraph" w:customStyle="1" w:styleId="MSAMBulletedList">
    <w:name w:val="MSAM Bulleted List"/>
    <w:basedOn w:val="Normal"/>
    <w:link w:val="MSAMBulletedListChar"/>
    <w:rsid w:val="00B2712F"/>
    <w:pPr>
      <w:widowControl w:val="0"/>
      <w:numPr>
        <w:numId w:val="8"/>
      </w:numPr>
      <w:adjustRightInd w:val="0"/>
      <w:spacing w:after="120" w:line="360" w:lineRule="atLeast"/>
      <w:jc w:val="both"/>
      <w:textAlignment w:val="baseline"/>
    </w:pPr>
    <w:rPr>
      <w:rFonts w:ascii="Times New Roman" w:hAnsi="Times New Roman"/>
      <w:sz w:val="24"/>
    </w:rPr>
  </w:style>
  <w:style w:type="character" w:customStyle="1" w:styleId="MSAMBulletedListChar">
    <w:name w:val="MSAM Bulleted List Char"/>
    <w:basedOn w:val="DefaultParagraphFont"/>
    <w:link w:val="MSAMBulletedList"/>
    <w:rsid w:val="00B2712F"/>
    <w:rPr>
      <w:rFonts w:ascii="Times New Roman" w:eastAsia="Times New Roman" w:hAnsi="Times New Roman" w:cs="Times New Roman"/>
      <w:sz w:val="24"/>
      <w:szCs w:val="20"/>
    </w:rPr>
  </w:style>
  <w:style w:type="paragraph" w:customStyle="1" w:styleId="Default">
    <w:name w:val="Default"/>
    <w:rsid w:val="00B2712F"/>
    <w:pPr>
      <w:autoSpaceDE w:val="0"/>
      <w:autoSpaceDN w:val="0"/>
      <w:adjustRightInd w:val="0"/>
      <w:spacing w:after="0" w:line="240" w:lineRule="auto"/>
    </w:pPr>
    <w:rPr>
      <w:rFonts w:ascii="Arial" w:eastAsia="Times New Roman" w:hAnsi="Arial" w:cs="Arial"/>
      <w:color w:val="000000"/>
      <w:sz w:val="24"/>
      <w:szCs w:val="24"/>
    </w:rPr>
  </w:style>
  <w:style w:type="paragraph" w:customStyle="1" w:styleId="ParagraphItalics">
    <w:name w:val="Paragraph Italics"/>
    <w:basedOn w:val="Normal"/>
    <w:uiPriority w:val="99"/>
    <w:qFormat/>
    <w:rsid w:val="00B2712F"/>
    <w:pPr>
      <w:spacing w:before="60" w:after="120"/>
    </w:pPr>
    <w:rPr>
      <w:rFonts w:ascii="Times New Roman" w:hAnsi="Times New Roman"/>
      <w:i/>
      <w:sz w:val="22"/>
    </w:rPr>
  </w:style>
  <w:style w:type="paragraph" w:styleId="DocumentMap">
    <w:name w:val="Document Map"/>
    <w:basedOn w:val="Normal"/>
    <w:link w:val="DocumentMapChar"/>
    <w:uiPriority w:val="99"/>
    <w:unhideWhenUsed/>
    <w:rsid w:val="00B2712F"/>
    <w:rPr>
      <w:rFonts w:ascii="Tahoma" w:hAnsi="Tahoma" w:cs="Tahoma"/>
      <w:sz w:val="16"/>
      <w:szCs w:val="16"/>
    </w:rPr>
  </w:style>
  <w:style w:type="character" w:customStyle="1" w:styleId="DocumentMapChar">
    <w:name w:val="Document Map Char"/>
    <w:basedOn w:val="DefaultParagraphFont"/>
    <w:link w:val="DocumentMap"/>
    <w:uiPriority w:val="99"/>
    <w:rsid w:val="00B2712F"/>
    <w:rPr>
      <w:rFonts w:ascii="Tahoma" w:eastAsia="Times New Roman" w:hAnsi="Tahoma" w:cs="Tahoma"/>
      <w:sz w:val="16"/>
      <w:szCs w:val="16"/>
    </w:rPr>
  </w:style>
  <w:style w:type="paragraph" w:styleId="TOCHeading">
    <w:name w:val="TOC Heading"/>
    <w:basedOn w:val="Heading1"/>
    <w:next w:val="Normal"/>
    <w:uiPriority w:val="39"/>
    <w:unhideWhenUsed/>
    <w:qFormat/>
    <w:rsid w:val="00B2712F"/>
    <w:pPr>
      <w:keepLines/>
      <w:numPr>
        <w:numId w:val="0"/>
      </w:numPr>
      <w:spacing w:before="480" w:after="0" w:line="276" w:lineRule="auto"/>
      <w:outlineLvl w:val="9"/>
    </w:pPr>
    <w:rPr>
      <w:rFonts w:eastAsiaTheme="majorEastAsia" w:cstheme="majorBidi"/>
      <w:color w:val="365F91" w:themeColor="accent1" w:themeShade="BF"/>
      <w:kern w:val="0"/>
      <w:sz w:val="28"/>
      <w:szCs w:val="28"/>
    </w:rPr>
  </w:style>
  <w:style w:type="paragraph" w:styleId="NoSpacing">
    <w:name w:val="No Spacing"/>
    <w:uiPriority w:val="1"/>
    <w:qFormat/>
    <w:rsid w:val="002F64A0"/>
    <w:pPr>
      <w:spacing w:after="0" w:line="240" w:lineRule="auto"/>
    </w:pPr>
    <w:rPr>
      <w:rFonts w:ascii="Arial" w:eastAsia="Times New Roman" w:hAnsi="Arial" w:cs="Times New Roman"/>
      <w:sz w:val="20"/>
      <w:szCs w:val="20"/>
    </w:rPr>
  </w:style>
  <w:style w:type="character" w:customStyle="1" w:styleId="HeaderChar2">
    <w:name w:val="Header Char2"/>
    <w:aliases w:val="Header Char1 Char Char2,Header Char Char Char Char1,Header Char2 Char Char Char Char1,Header Char Char1 Char Char Char Char1,Header Char1 Char Char1 Char Char Char Char1,Header Char Char Char Char1 Char Char Char Char1,Header Char1 Char1"/>
    <w:basedOn w:val="DefaultParagraphFont"/>
    <w:uiPriority w:val="99"/>
    <w:rsid w:val="002A510D"/>
    <w:rPr>
      <w:rFonts w:ascii="Times New Roman" w:eastAsia="Times New Roman" w:hAnsi="Times New Roman" w:cs="Times New Roman"/>
      <w:sz w:val="20"/>
      <w:szCs w:val="20"/>
    </w:rPr>
  </w:style>
  <w:style w:type="table" w:customStyle="1" w:styleId="TableGrid1">
    <w:name w:val="Table Grid1"/>
    <w:basedOn w:val="TableNormal"/>
    <w:next w:val="TableGrid"/>
    <w:uiPriority w:val="59"/>
    <w:rsid w:val="004771E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B1C2D"/>
    <w:rPr>
      <w:color w:val="800080" w:themeColor="followedHyperlink"/>
      <w:u w:val="single"/>
    </w:rPr>
  </w:style>
  <w:style w:type="table" w:styleId="LightList-Accent1">
    <w:name w:val="Light List Accent 1"/>
    <w:basedOn w:val="TableNormal"/>
    <w:uiPriority w:val="61"/>
    <w:rsid w:val="00966F7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966F7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Grid3-Accent1">
    <w:name w:val="Medium Grid 3 Accent 1"/>
    <w:basedOn w:val="TableNormal"/>
    <w:uiPriority w:val="69"/>
    <w:rsid w:val="00966F7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TableParagraph">
    <w:name w:val="Table Paragraph"/>
    <w:basedOn w:val="Normal"/>
    <w:uiPriority w:val="1"/>
    <w:qFormat/>
    <w:rsid w:val="00605C5B"/>
    <w:pPr>
      <w:widowControl w:val="0"/>
      <w:autoSpaceDE w:val="0"/>
      <w:autoSpaceDN w:val="0"/>
    </w:pPr>
    <w:rPr>
      <w:rFonts w:ascii="Times New Roman" w:hAnsi="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363791">
      <w:bodyDiv w:val="1"/>
      <w:marLeft w:val="0"/>
      <w:marRight w:val="0"/>
      <w:marTop w:val="0"/>
      <w:marBottom w:val="0"/>
      <w:divBdr>
        <w:top w:val="none" w:sz="0" w:space="0" w:color="auto"/>
        <w:left w:val="none" w:sz="0" w:space="0" w:color="auto"/>
        <w:bottom w:val="none" w:sz="0" w:space="0" w:color="auto"/>
        <w:right w:val="none" w:sz="0" w:space="0" w:color="auto"/>
      </w:divBdr>
    </w:div>
    <w:div w:id="59452098">
      <w:bodyDiv w:val="1"/>
      <w:marLeft w:val="0"/>
      <w:marRight w:val="0"/>
      <w:marTop w:val="0"/>
      <w:marBottom w:val="0"/>
      <w:divBdr>
        <w:top w:val="none" w:sz="0" w:space="0" w:color="auto"/>
        <w:left w:val="none" w:sz="0" w:space="0" w:color="auto"/>
        <w:bottom w:val="none" w:sz="0" w:space="0" w:color="auto"/>
        <w:right w:val="none" w:sz="0" w:space="0" w:color="auto"/>
      </w:divBdr>
      <w:divsChild>
        <w:div w:id="314846508">
          <w:marLeft w:val="0"/>
          <w:marRight w:val="0"/>
          <w:marTop w:val="0"/>
          <w:marBottom w:val="0"/>
          <w:divBdr>
            <w:top w:val="none" w:sz="0" w:space="0" w:color="auto"/>
            <w:left w:val="none" w:sz="0" w:space="0" w:color="auto"/>
            <w:bottom w:val="none" w:sz="0" w:space="0" w:color="auto"/>
            <w:right w:val="none" w:sz="0" w:space="0" w:color="auto"/>
          </w:divBdr>
          <w:divsChild>
            <w:div w:id="1590891652">
              <w:marLeft w:val="0"/>
              <w:marRight w:val="0"/>
              <w:marTop w:val="0"/>
              <w:marBottom w:val="0"/>
              <w:divBdr>
                <w:top w:val="none" w:sz="0" w:space="0" w:color="auto"/>
                <w:left w:val="none" w:sz="0" w:space="0" w:color="auto"/>
                <w:bottom w:val="none" w:sz="0" w:space="0" w:color="auto"/>
                <w:right w:val="none" w:sz="0" w:space="0" w:color="auto"/>
              </w:divBdr>
              <w:divsChild>
                <w:div w:id="64875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06638">
      <w:bodyDiv w:val="1"/>
      <w:marLeft w:val="0"/>
      <w:marRight w:val="0"/>
      <w:marTop w:val="0"/>
      <w:marBottom w:val="0"/>
      <w:divBdr>
        <w:top w:val="none" w:sz="0" w:space="0" w:color="auto"/>
        <w:left w:val="none" w:sz="0" w:space="0" w:color="auto"/>
        <w:bottom w:val="none" w:sz="0" w:space="0" w:color="auto"/>
        <w:right w:val="none" w:sz="0" w:space="0" w:color="auto"/>
      </w:divBdr>
    </w:div>
    <w:div w:id="61878016">
      <w:bodyDiv w:val="1"/>
      <w:marLeft w:val="0"/>
      <w:marRight w:val="0"/>
      <w:marTop w:val="0"/>
      <w:marBottom w:val="0"/>
      <w:divBdr>
        <w:top w:val="none" w:sz="0" w:space="0" w:color="auto"/>
        <w:left w:val="none" w:sz="0" w:space="0" w:color="auto"/>
        <w:bottom w:val="none" w:sz="0" w:space="0" w:color="auto"/>
        <w:right w:val="none" w:sz="0" w:space="0" w:color="auto"/>
      </w:divBdr>
    </w:div>
    <w:div w:id="122969699">
      <w:bodyDiv w:val="1"/>
      <w:marLeft w:val="0"/>
      <w:marRight w:val="0"/>
      <w:marTop w:val="0"/>
      <w:marBottom w:val="0"/>
      <w:divBdr>
        <w:top w:val="none" w:sz="0" w:space="0" w:color="auto"/>
        <w:left w:val="none" w:sz="0" w:space="0" w:color="auto"/>
        <w:bottom w:val="none" w:sz="0" w:space="0" w:color="auto"/>
        <w:right w:val="none" w:sz="0" w:space="0" w:color="auto"/>
      </w:divBdr>
    </w:div>
    <w:div w:id="236550141">
      <w:bodyDiv w:val="1"/>
      <w:marLeft w:val="0"/>
      <w:marRight w:val="0"/>
      <w:marTop w:val="0"/>
      <w:marBottom w:val="0"/>
      <w:divBdr>
        <w:top w:val="none" w:sz="0" w:space="0" w:color="auto"/>
        <w:left w:val="none" w:sz="0" w:space="0" w:color="auto"/>
        <w:bottom w:val="none" w:sz="0" w:space="0" w:color="auto"/>
        <w:right w:val="none" w:sz="0" w:space="0" w:color="auto"/>
      </w:divBdr>
    </w:div>
    <w:div w:id="338698890">
      <w:bodyDiv w:val="1"/>
      <w:marLeft w:val="0"/>
      <w:marRight w:val="0"/>
      <w:marTop w:val="0"/>
      <w:marBottom w:val="0"/>
      <w:divBdr>
        <w:top w:val="none" w:sz="0" w:space="0" w:color="auto"/>
        <w:left w:val="none" w:sz="0" w:space="0" w:color="auto"/>
        <w:bottom w:val="none" w:sz="0" w:space="0" w:color="auto"/>
        <w:right w:val="none" w:sz="0" w:space="0" w:color="auto"/>
      </w:divBdr>
    </w:div>
    <w:div w:id="396779652">
      <w:bodyDiv w:val="1"/>
      <w:marLeft w:val="0"/>
      <w:marRight w:val="0"/>
      <w:marTop w:val="0"/>
      <w:marBottom w:val="0"/>
      <w:divBdr>
        <w:top w:val="none" w:sz="0" w:space="0" w:color="auto"/>
        <w:left w:val="none" w:sz="0" w:space="0" w:color="auto"/>
        <w:bottom w:val="none" w:sz="0" w:space="0" w:color="auto"/>
        <w:right w:val="none" w:sz="0" w:space="0" w:color="auto"/>
      </w:divBdr>
    </w:div>
    <w:div w:id="436798238">
      <w:bodyDiv w:val="1"/>
      <w:marLeft w:val="0"/>
      <w:marRight w:val="0"/>
      <w:marTop w:val="0"/>
      <w:marBottom w:val="0"/>
      <w:divBdr>
        <w:top w:val="none" w:sz="0" w:space="0" w:color="auto"/>
        <w:left w:val="none" w:sz="0" w:space="0" w:color="auto"/>
        <w:bottom w:val="none" w:sz="0" w:space="0" w:color="auto"/>
        <w:right w:val="none" w:sz="0" w:space="0" w:color="auto"/>
      </w:divBdr>
    </w:div>
    <w:div w:id="481964305">
      <w:bodyDiv w:val="1"/>
      <w:marLeft w:val="0"/>
      <w:marRight w:val="0"/>
      <w:marTop w:val="0"/>
      <w:marBottom w:val="0"/>
      <w:divBdr>
        <w:top w:val="none" w:sz="0" w:space="0" w:color="auto"/>
        <w:left w:val="none" w:sz="0" w:space="0" w:color="auto"/>
        <w:bottom w:val="none" w:sz="0" w:space="0" w:color="auto"/>
        <w:right w:val="none" w:sz="0" w:space="0" w:color="auto"/>
      </w:divBdr>
      <w:divsChild>
        <w:div w:id="68619081">
          <w:marLeft w:val="274"/>
          <w:marRight w:val="0"/>
          <w:marTop w:val="0"/>
          <w:marBottom w:val="0"/>
          <w:divBdr>
            <w:top w:val="none" w:sz="0" w:space="0" w:color="auto"/>
            <w:left w:val="none" w:sz="0" w:space="0" w:color="auto"/>
            <w:bottom w:val="none" w:sz="0" w:space="0" w:color="auto"/>
            <w:right w:val="none" w:sz="0" w:space="0" w:color="auto"/>
          </w:divBdr>
        </w:div>
        <w:div w:id="179899594">
          <w:marLeft w:val="360"/>
          <w:marRight w:val="0"/>
          <w:marTop w:val="0"/>
          <w:marBottom w:val="0"/>
          <w:divBdr>
            <w:top w:val="none" w:sz="0" w:space="0" w:color="auto"/>
            <w:left w:val="none" w:sz="0" w:space="0" w:color="auto"/>
            <w:bottom w:val="none" w:sz="0" w:space="0" w:color="auto"/>
            <w:right w:val="none" w:sz="0" w:space="0" w:color="auto"/>
          </w:divBdr>
        </w:div>
        <w:div w:id="1273971773">
          <w:marLeft w:val="274"/>
          <w:marRight w:val="0"/>
          <w:marTop w:val="0"/>
          <w:marBottom w:val="0"/>
          <w:divBdr>
            <w:top w:val="none" w:sz="0" w:space="0" w:color="auto"/>
            <w:left w:val="none" w:sz="0" w:space="0" w:color="auto"/>
            <w:bottom w:val="none" w:sz="0" w:space="0" w:color="auto"/>
            <w:right w:val="none" w:sz="0" w:space="0" w:color="auto"/>
          </w:divBdr>
        </w:div>
        <w:div w:id="1440026201">
          <w:marLeft w:val="274"/>
          <w:marRight w:val="0"/>
          <w:marTop w:val="0"/>
          <w:marBottom w:val="0"/>
          <w:divBdr>
            <w:top w:val="none" w:sz="0" w:space="0" w:color="auto"/>
            <w:left w:val="none" w:sz="0" w:space="0" w:color="auto"/>
            <w:bottom w:val="none" w:sz="0" w:space="0" w:color="auto"/>
            <w:right w:val="none" w:sz="0" w:space="0" w:color="auto"/>
          </w:divBdr>
        </w:div>
      </w:divsChild>
    </w:div>
    <w:div w:id="570384326">
      <w:bodyDiv w:val="1"/>
      <w:marLeft w:val="0"/>
      <w:marRight w:val="0"/>
      <w:marTop w:val="0"/>
      <w:marBottom w:val="0"/>
      <w:divBdr>
        <w:top w:val="none" w:sz="0" w:space="0" w:color="auto"/>
        <w:left w:val="none" w:sz="0" w:space="0" w:color="auto"/>
        <w:bottom w:val="none" w:sz="0" w:space="0" w:color="auto"/>
        <w:right w:val="none" w:sz="0" w:space="0" w:color="auto"/>
      </w:divBdr>
      <w:divsChild>
        <w:div w:id="214120683">
          <w:marLeft w:val="274"/>
          <w:marRight w:val="0"/>
          <w:marTop w:val="0"/>
          <w:marBottom w:val="0"/>
          <w:divBdr>
            <w:top w:val="none" w:sz="0" w:space="0" w:color="auto"/>
            <w:left w:val="none" w:sz="0" w:space="0" w:color="auto"/>
            <w:bottom w:val="none" w:sz="0" w:space="0" w:color="auto"/>
            <w:right w:val="none" w:sz="0" w:space="0" w:color="auto"/>
          </w:divBdr>
        </w:div>
        <w:div w:id="486899034">
          <w:marLeft w:val="274"/>
          <w:marRight w:val="0"/>
          <w:marTop w:val="0"/>
          <w:marBottom w:val="0"/>
          <w:divBdr>
            <w:top w:val="none" w:sz="0" w:space="0" w:color="auto"/>
            <w:left w:val="none" w:sz="0" w:space="0" w:color="auto"/>
            <w:bottom w:val="none" w:sz="0" w:space="0" w:color="auto"/>
            <w:right w:val="none" w:sz="0" w:space="0" w:color="auto"/>
          </w:divBdr>
        </w:div>
        <w:div w:id="633874691">
          <w:marLeft w:val="274"/>
          <w:marRight w:val="0"/>
          <w:marTop w:val="0"/>
          <w:marBottom w:val="0"/>
          <w:divBdr>
            <w:top w:val="none" w:sz="0" w:space="0" w:color="auto"/>
            <w:left w:val="none" w:sz="0" w:space="0" w:color="auto"/>
            <w:bottom w:val="none" w:sz="0" w:space="0" w:color="auto"/>
            <w:right w:val="none" w:sz="0" w:space="0" w:color="auto"/>
          </w:divBdr>
        </w:div>
        <w:div w:id="670959029">
          <w:marLeft w:val="360"/>
          <w:marRight w:val="0"/>
          <w:marTop w:val="0"/>
          <w:marBottom w:val="0"/>
          <w:divBdr>
            <w:top w:val="none" w:sz="0" w:space="0" w:color="auto"/>
            <w:left w:val="none" w:sz="0" w:space="0" w:color="auto"/>
            <w:bottom w:val="none" w:sz="0" w:space="0" w:color="auto"/>
            <w:right w:val="none" w:sz="0" w:space="0" w:color="auto"/>
          </w:divBdr>
        </w:div>
        <w:div w:id="974801234">
          <w:marLeft w:val="360"/>
          <w:marRight w:val="0"/>
          <w:marTop w:val="0"/>
          <w:marBottom w:val="0"/>
          <w:divBdr>
            <w:top w:val="none" w:sz="0" w:space="0" w:color="auto"/>
            <w:left w:val="none" w:sz="0" w:space="0" w:color="auto"/>
            <w:bottom w:val="none" w:sz="0" w:space="0" w:color="auto"/>
            <w:right w:val="none" w:sz="0" w:space="0" w:color="auto"/>
          </w:divBdr>
        </w:div>
        <w:div w:id="1100296046">
          <w:marLeft w:val="274"/>
          <w:marRight w:val="0"/>
          <w:marTop w:val="0"/>
          <w:marBottom w:val="0"/>
          <w:divBdr>
            <w:top w:val="none" w:sz="0" w:space="0" w:color="auto"/>
            <w:left w:val="none" w:sz="0" w:space="0" w:color="auto"/>
            <w:bottom w:val="none" w:sz="0" w:space="0" w:color="auto"/>
            <w:right w:val="none" w:sz="0" w:space="0" w:color="auto"/>
          </w:divBdr>
        </w:div>
        <w:div w:id="1418752239">
          <w:marLeft w:val="274"/>
          <w:marRight w:val="0"/>
          <w:marTop w:val="0"/>
          <w:marBottom w:val="0"/>
          <w:divBdr>
            <w:top w:val="none" w:sz="0" w:space="0" w:color="auto"/>
            <w:left w:val="none" w:sz="0" w:space="0" w:color="auto"/>
            <w:bottom w:val="none" w:sz="0" w:space="0" w:color="auto"/>
            <w:right w:val="none" w:sz="0" w:space="0" w:color="auto"/>
          </w:divBdr>
        </w:div>
        <w:div w:id="1622153778">
          <w:marLeft w:val="274"/>
          <w:marRight w:val="0"/>
          <w:marTop w:val="0"/>
          <w:marBottom w:val="0"/>
          <w:divBdr>
            <w:top w:val="none" w:sz="0" w:space="0" w:color="auto"/>
            <w:left w:val="none" w:sz="0" w:space="0" w:color="auto"/>
            <w:bottom w:val="none" w:sz="0" w:space="0" w:color="auto"/>
            <w:right w:val="none" w:sz="0" w:space="0" w:color="auto"/>
          </w:divBdr>
        </w:div>
        <w:div w:id="1755468662">
          <w:marLeft w:val="274"/>
          <w:marRight w:val="0"/>
          <w:marTop w:val="0"/>
          <w:marBottom w:val="0"/>
          <w:divBdr>
            <w:top w:val="none" w:sz="0" w:space="0" w:color="auto"/>
            <w:left w:val="none" w:sz="0" w:space="0" w:color="auto"/>
            <w:bottom w:val="none" w:sz="0" w:space="0" w:color="auto"/>
            <w:right w:val="none" w:sz="0" w:space="0" w:color="auto"/>
          </w:divBdr>
        </w:div>
      </w:divsChild>
    </w:div>
    <w:div w:id="691078557">
      <w:bodyDiv w:val="1"/>
      <w:marLeft w:val="0"/>
      <w:marRight w:val="0"/>
      <w:marTop w:val="0"/>
      <w:marBottom w:val="0"/>
      <w:divBdr>
        <w:top w:val="none" w:sz="0" w:space="0" w:color="auto"/>
        <w:left w:val="none" w:sz="0" w:space="0" w:color="auto"/>
        <w:bottom w:val="none" w:sz="0" w:space="0" w:color="auto"/>
        <w:right w:val="none" w:sz="0" w:space="0" w:color="auto"/>
      </w:divBdr>
    </w:div>
    <w:div w:id="748431024">
      <w:bodyDiv w:val="1"/>
      <w:marLeft w:val="0"/>
      <w:marRight w:val="0"/>
      <w:marTop w:val="0"/>
      <w:marBottom w:val="0"/>
      <w:divBdr>
        <w:top w:val="none" w:sz="0" w:space="0" w:color="auto"/>
        <w:left w:val="none" w:sz="0" w:space="0" w:color="auto"/>
        <w:bottom w:val="none" w:sz="0" w:space="0" w:color="auto"/>
        <w:right w:val="none" w:sz="0" w:space="0" w:color="auto"/>
      </w:divBdr>
    </w:div>
    <w:div w:id="816914982">
      <w:bodyDiv w:val="1"/>
      <w:marLeft w:val="0"/>
      <w:marRight w:val="0"/>
      <w:marTop w:val="0"/>
      <w:marBottom w:val="0"/>
      <w:divBdr>
        <w:top w:val="none" w:sz="0" w:space="0" w:color="auto"/>
        <w:left w:val="none" w:sz="0" w:space="0" w:color="auto"/>
        <w:bottom w:val="none" w:sz="0" w:space="0" w:color="auto"/>
        <w:right w:val="none" w:sz="0" w:space="0" w:color="auto"/>
      </w:divBdr>
    </w:div>
    <w:div w:id="832062155">
      <w:bodyDiv w:val="1"/>
      <w:marLeft w:val="0"/>
      <w:marRight w:val="0"/>
      <w:marTop w:val="0"/>
      <w:marBottom w:val="0"/>
      <w:divBdr>
        <w:top w:val="none" w:sz="0" w:space="0" w:color="auto"/>
        <w:left w:val="none" w:sz="0" w:space="0" w:color="auto"/>
        <w:bottom w:val="none" w:sz="0" w:space="0" w:color="auto"/>
        <w:right w:val="none" w:sz="0" w:space="0" w:color="auto"/>
      </w:divBdr>
    </w:div>
    <w:div w:id="849954637">
      <w:bodyDiv w:val="1"/>
      <w:marLeft w:val="0"/>
      <w:marRight w:val="0"/>
      <w:marTop w:val="0"/>
      <w:marBottom w:val="0"/>
      <w:divBdr>
        <w:top w:val="none" w:sz="0" w:space="0" w:color="auto"/>
        <w:left w:val="none" w:sz="0" w:space="0" w:color="auto"/>
        <w:bottom w:val="none" w:sz="0" w:space="0" w:color="auto"/>
        <w:right w:val="none" w:sz="0" w:space="0" w:color="auto"/>
      </w:divBdr>
    </w:div>
    <w:div w:id="941718765">
      <w:bodyDiv w:val="1"/>
      <w:marLeft w:val="0"/>
      <w:marRight w:val="0"/>
      <w:marTop w:val="0"/>
      <w:marBottom w:val="0"/>
      <w:divBdr>
        <w:top w:val="none" w:sz="0" w:space="0" w:color="auto"/>
        <w:left w:val="none" w:sz="0" w:space="0" w:color="auto"/>
        <w:bottom w:val="none" w:sz="0" w:space="0" w:color="auto"/>
        <w:right w:val="none" w:sz="0" w:space="0" w:color="auto"/>
      </w:divBdr>
    </w:div>
    <w:div w:id="959847315">
      <w:bodyDiv w:val="1"/>
      <w:marLeft w:val="0"/>
      <w:marRight w:val="0"/>
      <w:marTop w:val="0"/>
      <w:marBottom w:val="0"/>
      <w:divBdr>
        <w:top w:val="none" w:sz="0" w:space="0" w:color="auto"/>
        <w:left w:val="none" w:sz="0" w:space="0" w:color="auto"/>
        <w:bottom w:val="none" w:sz="0" w:space="0" w:color="auto"/>
        <w:right w:val="none" w:sz="0" w:space="0" w:color="auto"/>
      </w:divBdr>
    </w:div>
    <w:div w:id="991561957">
      <w:bodyDiv w:val="1"/>
      <w:marLeft w:val="0"/>
      <w:marRight w:val="0"/>
      <w:marTop w:val="0"/>
      <w:marBottom w:val="0"/>
      <w:divBdr>
        <w:top w:val="none" w:sz="0" w:space="0" w:color="auto"/>
        <w:left w:val="none" w:sz="0" w:space="0" w:color="auto"/>
        <w:bottom w:val="none" w:sz="0" w:space="0" w:color="auto"/>
        <w:right w:val="none" w:sz="0" w:space="0" w:color="auto"/>
      </w:divBdr>
      <w:divsChild>
        <w:div w:id="420494903">
          <w:marLeft w:val="360"/>
          <w:marRight w:val="0"/>
          <w:marTop w:val="0"/>
          <w:marBottom w:val="0"/>
          <w:divBdr>
            <w:top w:val="none" w:sz="0" w:space="0" w:color="auto"/>
            <w:left w:val="none" w:sz="0" w:space="0" w:color="auto"/>
            <w:bottom w:val="none" w:sz="0" w:space="0" w:color="auto"/>
            <w:right w:val="none" w:sz="0" w:space="0" w:color="auto"/>
          </w:divBdr>
        </w:div>
        <w:div w:id="611980415">
          <w:marLeft w:val="274"/>
          <w:marRight w:val="0"/>
          <w:marTop w:val="0"/>
          <w:marBottom w:val="0"/>
          <w:divBdr>
            <w:top w:val="none" w:sz="0" w:space="0" w:color="auto"/>
            <w:left w:val="none" w:sz="0" w:space="0" w:color="auto"/>
            <w:bottom w:val="none" w:sz="0" w:space="0" w:color="auto"/>
            <w:right w:val="none" w:sz="0" w:space="0" w:color="auto"/>
          </w:divBdr>
        </w:div>
        <w:div w:id="862405250">
          <w:marLeft w:val="274"/>
          <w:marRight w:val="0"/>
          <w:marTop w:val="0"/>
          <w:marBottom w:val="0"/>
          <w:divBdr>
            <w:top w:val="none" w:sz="0" w:space="0" w:color="auto"/>
            <w:left w:val="none" w:sz="0" w:space="0" w:color="auto"/>
            <w:bottom w:val="none" w:sz="0" w:space="0" w:color="auto"/>
            <w:right w:val="none" w:sz="0" w:space="0" w:color="auto"/>
          </w:divBdr>
        </w:div>
        <w:div w:id="1332639375">
          <w:marLeft w:val="274"/>
          <w:marRight w:val="0"/>
          <w:marTop w:val="0"/>
          <w:marBottom w:val="0"/>
          <w:divBdr>
            <w:top w:val="none" w:sz="0" w:space="0" w:color="auto"/>
            <w:left w:val="none" w:sz="0" w:space="0" w:color="auto"/>
            <w:bottom w:val="none" w:sz="0" w:space="0" w:color="auto"/>
            <w:right w:val="none" w:sz="0" w:space="0" w:color="auto"/>
          </w:divBdr>
        </w:div>
        <w:div w:id="1471753742">
          <w:marLeft w:val="360"/>
          <w:marRight w:val="0"/>
          <w:marTop w:val="0"/>
          <w:marBottom w:val="0"/>
          <w:divBdr>
            <w:top w:val="none" w:sz="0" w:space="0" w:color="auto"/>
            <w:left w:val="none" w:sz="0" w:space="0" w:color="auto"/>
            <w:bottom w:val="none" w:sz="0" w:space="0" w:color="auto"/>
            <w:right w:val="none" w:sz="0" w:space="0" w:color="auto"/>
          </w:divBdr>
        </w:div>
        <w:div w:id="1561399834">
          <w:marLeft w:val="274"/>
          <w:marRight w:val="0"/>
          <w:marTop w:val="0"/>
          <w:marBottom w:val="0"/>
          <w:divBdr>
            <w:top w:val="none" w:sz="0" w:space="0" w:color="auto"/>
            <w:left w:val="none" w:sz="0" w:space="0" w:color="auto"/>
            <w:bottom w:val="none" w:sz="0" w:space="0" w:color="auto"/>
            <w:right w:val="none" w:sz="0" w:space="0" w:color="auto"/>
          </w:divBdr>
        </w:div>
        <w:div w:id="1652828638">
          <w:marLeft w:val="274"/>
          <w:marRight w:val="0"/>
          <w:marTop w:val="0"/>
          <w:marBottom w:val="0"/>
          <w:divBdr>
            <w:top w:val="none" w:sz="0" w:space="0" w:color="auto"/>
            <w:left w:val="none" w:sz="0" w:space="0" w:color="auto"/>
            <w:bottom w:val="none" w:sz="0" w:space="0" w:color="auto"/>
            <w:right w:val="none" w:sz="0" w:space="0" w:color="auto"/>
          </w:divBdr>
        </w:div>
        <w:div w:id="1750616995">
          <w:marLeft w:val="274"/>
          <w:marRight w:val="0"/>
          <w:marTop w:val="0"/>
          <w:marBottom w:val="0"/>
          <w:divBdr>
            <w:top w:val="none" w:sz="0" w:space="0" w:color="auto"/>
            <w:left w:val="none" w:sz="0" w:space="0" w:color="auto"/>
            <w:bottom w:val="none" w:sz="0" w:space="0" w:color="auto"/>
            <w:right w:val="none" w:sz="0" w:space="0" w:color="auto"/>
          </w:divBdr>
        </w:div>
        <w:div w:id="1967194136">
          <w:marLeft w:val="274"/>
          <w:marRight w:val="0"/>
          <w:marTop w:val="0"/>
          <w:marBottom w:val="0"/>
          <w:divBdr>
            <w:top w:val="none" w:sz="0" w:space="0" w:color="auto"/>
            <w:left w:val="none" w:sz="0" w:space="0" w:color="auto"/>
            <w:bottom w:val="none" w:sz="0" w:space="0" w:color="auto"/>
            <w:right w:val="none" w:sz="0" w:space="0" w:color="auto"/>
          </w:divBdr>
        </w:div>
      </w:divsChild>
    </w:div>
    <w:div w:id="1111703606">
      <w:bodyDiv w:val="1"/>
      <w:marLeft w:val="0"/>
      <w:marRight w:val="0"/>
      <w:marTop w:val="0"/>
      <w:marBottom w:val="0"/>
      <w:divBdr>
        <w:top w:val="none" w:sz="0" w:space="0" w:color="auto"/>
        <w:left w:val="none" w:sz="0" w:space="0" w:color="auto"/>
        <w:bottom w:val="none" w:sz="0" w:space="0" w:color="auto"/>
        <w:right w:val="none" w:sz="0" w:space="0" w:color="auto"/>
      </w:divBdr>
      <w:divsChild>
        <w:div w:id="159123802">
          <w:marLeft w:val="547"/>
          <w:marRight w:val="0"/>
          <w:marTop w:val="259"/>
          <w:marBottom w:val="0"/>
          <w:divBdr>
            <w:top w:val="none" w:sz="0" w:space="0" w:color="auto"/>
            <w:left w:val="none" w:sz="0" w:space="0" w:color="auto"/>
            <w:bottom w:val="none" w:sz="0" w:space="0" w:color="auto"/>
            <w:right w:val="none" w:sz="0" w:space="0" w:color="auto"/>
          </w:divBdr>
        </w:div>
        <w:div w:id="720061717">
          <w:marLeft w:val="547"/>
          <w:marRight w:val="0"/>
          <w:marTop w:val="259"/>
          <w:marBottom w:val="0"/>
          <w:divBdr>
            <w:top w:val="none" w:sz="0" w:space="0" w:color="auto"/>
            <w:left w:val="none" w:sz="0" w:space="0" w:color="auto"/>
            <w:bottom w:val="none" w:sz="0" w:space="0" w:color="auto"/>
            <w:right w:val="none" w:sz="0" w:space="0" w:color="auto"/>
          </w:divBdr>
        </w:div>
        <w:div w:id="999233880">
          <w:marLeft w:val="547"/>
          <w:marRight w:val="0"/>
          <w:marTop w:val="259"/>
          <w:marBottom w:val="0"/>
          <w:divBdr>
            <w:top w:val="none" w:sz="0" w:space="0" w:color="auto"/>
            <w:left w:val="none" w:sz="0" w:space="0" w:color="auto"/>
            <w:bottom w:val="none" w:sz="0" w:space="0" w:color="auto"/>
            <w:right w:val="none" w:sz="0" w:space="0" w:color="auto"/>
          </w:divBdr>
        </w:div>
        <w:div w:id="1388262976">
          <w:marLeft w:val="547"/>
          <w:marRight w:val="0"/>
          <w:marTop w:val="259"/>
          <w:marBottom w:val="0"/>
          <w:divBdr>
            <w:top w:val="none" w:sz="0" w:space="0" w:color="auto"/>
            <w:left w:val="none" w:sz="0" w:space="0" w:color="auto"/>
            <w:bottom w:val="none" w:sz="0" w:space="0" w:color="auto"/>
            <w:right w:val="none" w:sz="0" w:space="0" w:color="auto"/>
          </w:divBdr>
        </w:div>
      </w:divsChild>
    </w:div>
    <w:div w:id="1180657407">
      <w:bodyDiv w:val="1"/>
      <w:marLeft w:val="0"/>
      <w:marRight w:val="0"/>
      <w:marTop w:val="0"/>
      <w:marBottom w:val="0"/>
      <w:divBdr>
        <w:top w:val="none" w:sz="0" w:space="0" w:color="auto"/>
        <w:left w:val="none" w:sz="0" w:space="0" w:color="auto"/>
        <w:bottom w:val="none" w:sz="0" w:space="0" w:color="auto"/>
        <w:right w:val="none" w:sz="0" w:space="0" w:color="auto"/>
      </w:divBdr>
    </w:div>
    <w:div w:id="1191070373">
      <w:bodyDiv w:val="1"/>
      <w:marLeft w:val="0"/>
      <w:marRight w:val="0"/>
      <w:marTop w:val="0"/>
      <w:marBottom w:val="0"/>
      <w:divBdr>
        <w:top w:val="none" w:sz="0" w:space="0" w:color="auto"/>
        <w:left w:val="none" w:sz="0" w:space="0" w:color="auto"/>
        <w:bottom w:val="none" w:sz="0" w:space="0" w:color="auto"/>
        <w:right w:val="none" w:sz="0" w:space="0" w:color="auto"/>
      </w:divBdr>
      <w:divsChild>
        <w:div w:id="349525242">
          <w:marLeft w:val="1080"/>
          <w:marRight w:val="0"/>
          <w:marTop w:val="100"/>
          <w:marBottom w:val="0"/>
          <w:divBdr>
            <w:top w:val="none" w:sz="0" w:space="0" w:color="auto"/>
            <w:left w:val="none" w:sz="0" w:space="0" w:color="auto"/>
            <w:bottom w:val="none" w:sz="0" w:space="0" w:color="auto"/>
            <w:right w:val="none" w:sz="0" w:space="0" w:color="auto"/>
          </w:divBdr>
        </w:div>
        <w:div w:id="910702574">
          <w:marLeft w:val="1080"/>
          <w:marRight w:val="0"/>
          <w:marTop w:val="100"/>
          <w:marBottom w:val="0"/>
          <w:divBdr>
            <w:top w:val="none" w:sz="0" w:space="0" w:color="auto"/>
            <w:left w:val="none" w:sz="0" w:space="0" w:color="auto"/>
            <w:bottom w:val="none" w:sz="0" w:space="0" w:color="auto"/>
            <w:right w:val="none" w:sz="0" w:space="0" w:color="auto"/>
          </w:divBdr>
        </w:div>
        <w:div w:id="931275490">
          <w:marLeft w:val="360"/>
          <w:marRight w:val="0"/>
          <w:marTop w:val="200"/>
          <w:marBottom w:val="0"/>
          <w:divBdr>
            <w:top w:val="none" w:sz="0" w:space="0" w:color="auto"/>
            <w:left w:val="none" w:sz="0" w:space="0" w:color="auto"/>
            <w:bottom w:val="none" w:sz="0" w:space="0" w:color="auto"/>
            <w:right w:val="none" w:sz="0" w:space="0" w:color="auto"/>
          </w:divBdr>
        </w:div>
        <w:div w:id="1025398398">
          <w:marLeft w:val="1080"/>
          <w:marRight w:val="0"/>
          <w:marTop w:val="100"/>
          <w:marBottom w:val="0"/>
          <w:divBdr>
            <w:top w:val="none" w:sz="0" w:space="0" w:color="auto"/>
            <w:left w:val="none" w:sz="0" w:space="0" w:color="auto"/>
            <w:bottom w:val="none" w:sz="0" w:space="0" w:color="auto"/>
            <w:right w:val="none" w:sz="0" w:space="0" w:color="auto"/>
          </w:divBdr>
        </w:div>
        <w:div w:id="1045252157">
          <w:marLeft w:val="1080"/>
          <w:marRight w:val="0"/>
          <w:marTop w:val="100"/>
          <w:marBottom w:val="0"/>
          <w:divBdr>
            <w:top w:val="none" w:sz="0" w:space="0" w:color="auto"/>
            <w:left w:val="none" w:sz="0" w:space="0" w:color="auto"/>
            <w:bottom w:val="none" w:sz="0" w:space="0" w:color="auto"/>
            <w:right w:val="none" w:sz="0" w:space="0" w:color="auto"/>
          </w:divBdr>
        </w:div>
        <w:div w:id="1232275691">
          <w:marLeft w:val="1080"/>
          <w:marRight w:val="0"/>
          <w:marTop w:val="100"/>
          <w:marBottom w:val="0"/>
          <w:divBdr>
            <w:top w:val="none" w:sz="0" w:space="0" w:color="auto"/>
            <w:left w:val="none" w:sz="0" w:space="0" w:color="auto"/>
            <w:bottom w:val="none" w:sz="0" w:space="0" w:color="auto"/>
            <w:right w:val="none" w:sz="0" w:space="0" w:color="auto"/>
          </w:divBdr>
        </w:div>
        <w:div w:id="1656684978">
          <w:marLeft w:val="1080"/>
          <w:marRight w:val="0"/>
          <w:marTop w:val="100"/>
          <w:marBottom w:val="0"/>
          <w:divBdr>
            <w:top w:val="none" w:sz="0" w:space="0" w:color="auto"/>
            <w:left w:val="none" w:sz="0" w:space="0" w:color="auto"/>
            <w:bottom w:val="none" w:sz="0" w:space="0" w:color="auto"/>
            <w:right w:val="none" w:sz="0" w:space="0" w:color="auto"/>
          </w:divBdr>
        </w:div>
      </w:divsChild>
    </w:div>
    <w:div w:id="1231774073">
      <w:bodyDiv w:val="1"/>
      <w:marLeft w:val="0"/>
      <w:marRight w:val="0"/>
      <w:marTop w:val="0"/>
      <w:marBottom w:val="0"/>
      <w:divBdr>
        <w:top w:val="none" w:sz="0" w:space="0" w:color="auto"/>
        <w:left w:val="none" w:sz="0" w:space="0" w:color="auto"/>
        <w:bottom w:val="none" w:sz="0" w:space="0" w:color="auto"/>
        <w:right w:val="none" w:sz="0" w:space="0" w:color="auto"/>
      </w:divBdr>
    </w:div>
    <w:div w:id="1262572552">
      <w:bodyDiv w:val="1"/>
      <w:marLeft w:val="0"/>
      <w:marRight w:val="0"/>
      <w:marTop w:val="0"/>
      <w:marBottom w:val="0"/>
      <w:divBdr>
        <w:top w:val="none" w:sz="0" w:space="0" w:color="auto"/>
        <w:left w:val="none" w:sz="0" w:space="0" w:color="auto"/>
        <w:bottom w:val="none" w:sz="0" w:space="0" w:color="auto"/>
        <w:right w:val="none" w:sz="0" w:space="0" w:color="auto"/>
      </w:divBdr>
    </w:div>
    <w:div w:id="1286765576">
      <w:bodyDiv w:val="1"/>
      <w:marLeft w:val="0"/>
      <w:marRight w:val="0"/>
      <w:marTop w:val="0"/>
      <w:marBottom w:val="0"/>
      <w:divBdr>
        <w:top w:val="none" w:sz="0" w:space="0" w:color="auto"/>
        <w:left w:val="none" w:sz="0" w:space="0" w:color="auto"/>
        <w:bottom w:val="none" w:sz="0" w:space="0" w:color="auto"/>
        <w:right w:val="none" w:sz="0" w:space="0" w:color="auto"/>
      </w:divBdr>
    </w:div>
    <w:div w:id="1316685984">
      <w:bodyDiv w:val="1"/>
      <w:marLeft w:val="0"/>
      <w:marRight w:val="0"/>
      <w:marTop w:val="0"/>
      <w:marBottom w:val="0"/>
      <w:divBdr>
        <w:top w:val="none" w:sz="0" w:space="0" w:color="auto"/>
        <w:left w:val="none" w:sz="0" w:space="0" w:color="auto"/>
        <w:bottom w:val="none" w:sz="0" w:space="0" w:color="auto"/>
        <w:right w:val="none" w:sz="0" w:space="0" w:color="auto"/>
      </w:divBdr>
      <w:divsChild>
        <w:div w:id="378742764">
          <w:marLeft w:val="547"/>
          <w:marRight w:val="0"/>
          <w:marTop w:val="259"/>
          <w:marBottom w:val="0"/>
          <w:divBdr>
            <w:top w:val="none" w:sz="0" w:space="0" w:color="auto"/>
            <w:left w:val="none" w:sz="0" w:space="0" w:color="auto"/>
            <w:bottom w:val="none" w:sz="0" w:space="0" w:color="auto"/>
            <w:right w:val="none" w:sz="0" w:space="0" w:color="auto"/>
          </w:divBdr>
        </w:div>
        <w:div w:id="758910219">
          <w:marLeft w:val="547"/>
          <w:marRight w:val="0"/>
          <w:marTop w:val="259"/>
          <w:marBottom w:val="0"/>
          <w:divBdr>
            <w:top w:val="none" w:sz="0" w:space="0" w:color="auto"/>
            <w:left w:val="none" w:sz="0" w:space="0" w:color="auto"/>
            <w:bottom w:val="none" w:sz="0" w:space="0" w:color="auto"/>
            <w:right w:val="none" w:sz="0" w:space="0" w:color="auto"/>
          </w:divBdr>
        </w:div>
        <w:div w:id="847596322">
          <w:marLeft w:val="547"/>
          <w:marRight w:val="0"/>
          <w:marTop w:val="259"/>
          <w:marBottom w:val="0"/>
          <w:divBdr>
            <w:top w:val="none" w:sz="0" w:space="0" w:color="auto"/>
            <w:left w:val="none" w:sz="0" w:space="0" w:color="auto"/>
            <w:bottom w:val="none" w:sz="0" w:space="0" w:color="auto"/>
            <w:right w:val="none" w:sz="0" w:space="0" w:color="auto"/>
          </w:divBdr>
        </w:div>
        <w:div w:id="1143741052">
          <w:marLeft w:val="547"/>
          <w:marRight w:val="0"/>
          <w:marTop w:val="259"/>
          <w:marBottom w:val="0"/>
          <w:divBdr>
            <w:top w:val="none" w:sz="0" w:space="0" w:color="auto"/>
            <w:left w:val="none" w:sz="0" w:space="0" w:color="auto"/>
            <w:bottom w:val="none" w:sz="0" w:space="0" w:color="auto"/>
            <w:right w:val="none" w:sz="0" w:space="0" w:color="auto"/>
          </w:divBdr>
        </w:div>
        <w:div w:id="1310402134">
          <w:marLeft w:val="547"/>
          <w:marRight w:val="0"/>
          <w:marTop w:val="259"/>
          <w:marBottom w:val="0"/>
          <w:divBdr>
            <w:top w:val="none" w:sz="0" w:space="0" w:color="auto"/>
            <w:left w:val="none" w:sz="0" w:space="0" w:color="auto"/>
            <w:bottom w:val="none" w:sz="0" w:space="0" w:color="auto"/>
            <w:right w:val="none" w:sz="0" w:space="0" w:color="auto"/>
          </w:divBdr>
        </w:div>
        <w:div w:id="1636255825">
          <w:marLeft w:val="547"/>
          <w:marRight w:val="0"/>
          <w:marTop w:val="259"/>
          <w:marBottom w:val="0"/>
          <w:divBdr>
            <w:top w:val="none" w:sz="0" w:space="0" w:color="auto"/>
            <w:left w:val="none" w:sz="0" w:space="0" w:color="auto"/>
            <w:bottom w:val="none" w:sz="0" w:space="0" w:color="auto"/>
            <w:right w:val="none" w:sz="0" w:space="0" w:color="auto"/>
          </w:divBdr>
        </w:div>
      </w:divsChild>
    </w:div>
    <w:div w:id="1341154325">
      <w:bodyDiv w:val="1"/>
      <w:marLeft w:val="0"/>
      <w:marRight w:val="0"/>
      <w:marTop w:val="0"/>
      <w:marBottom w:val="0"/>
      <w:divBdr>
        <w:top w:val="none" w:sz="0" w:space="0" w:color="auto"/>
        <w:left w:val="none" w:sz="0" w:space="0" w:color="auto"/>
        <w:bottom w:val="none" w:sz="0" w:space="0" w:color="auto"/>
        <w:right w:val="none" w:sz="0" w:space="0" w:color="auto"/>
      </w:divBdr>
    </w:div>
    <w:div w:id="1464079623">
      <w:bodyDiv w:val="1"/>
      <w:marLeft w:val="0"/>
      <w:marRight w:val="0"/>
      <w:marTop w:val="0"/>
      <w:marBottom w:val="0"/>
      <w:divBdr>
        <w:top w:val="none" w:sz="0" w:space="0" w:color="auto"/>
        <w:left w:val="none" w:sz="0" w:space="0" w:color="auto"/>
        <w:bottom w:val="none" w:sz="0" w:space="0" w:color="auto"/>
        <w:right w:val="none" w:sz="0" w:space="0" w:color="auto"/>
      </w:divBdr>
    </w:div>
    <w:div w:id="1479103266">
      <w:bodyDiv w:val="1"/>
      <w:marLeft w:val="0"/>
      <w:marRight w:val="0"/>
      <w:marTop w:val="0"/>
      <w:marBottom w:val="0"/>
      <w:divBdr>
        <w:top w:val="none" w:sz="0" w:space="0" w:color="auto"/>
        <w:left w:val="none" w:sz="0" w:space="0" w:color="auto"/>
        <w:bottom w:val="none" w:sz="0" w:space="0" w:color="auto"/>
        <w:right w:val="none" w:sz="0" w:space="0" w:color="auto"/>
      </w:divBdr>
    </w:div>
    <w:div w:id="1530798631">
      <w:bodyDiv w:val="1"/>
      <w:marLeft w:val="0"/>
      <w:marRight w:val="0"/>
      <w:marTop w:val="0"/>
      <w:marBottom w:val="0"/>
      <w:divBdr>
        <w:top w:val="none" w:sz="0" w:space="0" w:color="auto"/>
        <w:left w:val="none" w:sz="0" w:space="0" w:color="auto"/>
        <w:bottom w:val="none" w:sz="0" w:space="0" w:color="auto"/>
        <w:right w:val="none" w:sz="0" w:space="0" w:color="auto"/>
      </w:divBdr>
    </w:div>
    <w:div w:id="1588079873">
      <w:bodyDiv w:val="1"/>
      <w:marLeft w:val="0"/>
      <w:marRight w:val="0"/>
      <w:marTop w:val="0"/>
      <w:marBottom w:val="0"/>
      <w:divBdr>
        <w:top w:val="none" w:sz="0" w:space="0" w:color="auto"/>
        <w:left w:val="none" w:sz="0" w:space="0" w:color="auto"/>
        <w:bottom w:val="none" w:sz="0" w:space="0" w:color="auto"/>
        <w:right w:val="none" w:sz="0" w:space="0" w:color="auto"/>
      </w:divBdr>
    </w:div>
    <w:div w:id="1616280940">
      <w:bodyDiv w:val="1"/>
      <w:marLeft w:val="0"/>
      <w:marRight w:val="0"/>
      <w:marTop w:val="0"/>
      <w:marBottom w:val="0"/>
      <w:divBdr>
        <w:top w:val="none" w:sz="0" w:space="0" w:color="auto"/>
        <w:left w:val="none" w:sz="0" w:space="0" w:color="auto"/>
        <w:bottom w:val="none" w:sz="0" w:space="0" w:color="auto"/>
        <w:right w:val="none" w:sz="0" w:space="0" w:color="auto"/>
      </w:divBdr>
    </w:div>
    <w:div w:id="1653022341">
      <w:bodyDiv w:val="1"/>
      <w:marLeft w:val="0"/>
      <w:marRight w:val="0"/>
      <w:marTop w:val="0"/>
      <w:marBottom w:val="0"/>
      <w:divBdr>
        <w:top w:val="none" w:sz="0" w:space="0" w:color="auto"/>
        <w:left w:val="none" w:sz="0" w:space="0" w:color="auto"/>
        <w:bottom w:val="none" w:sz="0" w:space="0" w:color="auto"/>
        <w:right w:val="none" w:sz="0" w:space="0" w:color="auto"/>
      </w:divBdr>
    </w:div>
    <w:div w:id="1796219138">
      <w:bodyDiv w:val="1"/>
      <w:marLeft w:val="0"/>
      <w:marRight w:val="0"/>
      <w:marTop w:val="0"/>
      <w:marBottom w:val="0"/>
      <w:divBdr>
        <w:top w:val="none" w:sz="0" w:space="0" w:color="auto"/>
        <w:left w:val="none" w:sz="0" w:space="0" w:color="auto"/>
        <w:bottom w:val="none" w:sz="0" w:space="0" w:color="auto"/>
        <w:right w:val="none" w:sz="0" w:space="0" w:color="auto"/>
      </w:divBdr>
    </w:div>
    <w:div w:id="2086681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diagramData" Target="diagrams/data1.xml"/><Relationship Id="rId39" Type="http://schemas.openxmlformats.org/officeDocument/2006/relationships/footer" Target="footer5.xml"/><Relationship Id="rId3" Type="http://schemas.openxmlformats.org/officeDocument/2006/relationships/customXml" Target="../customXml/item3.xml"/><Relationship Id="rId21" Type="http://schemas.openxmlformats.org/officeDocument/2006/relationships/hyperlink" Target="mailto:Chase.Garwood@hq.dhs.gov" TargetMode="External"/><Relationship Id="rId34" Type="http://schemas.openxmlformats.org/officeDocument/2006/relationships/image" Target="media/image8.png"/><Relationship Id="rId42"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hyperlink" Target="mailto:Laura.Delaney@hq.dhs.gov" TargetMode="External"/><Relationship Id="rId33" Type="http://schemas.openxmlformats.org/officeDocument/2006/relationships/image" Target="media/image7.emf"/><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mailto:Douglas.maughan@hq.dhs.gov" TargetMode="External"/><Relationship Id="rId29" Type="http://schemas.openxmlformats.org/officeDocument/2006/relationships/diagramColors" Target="diagrams/colors1.xm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mailto:teresa.burt@associates.hq.dhs.gov" TargetMode="External"/><Relationship Id="rId32" Type="http://schemas.openxmlformats.org/officeDocument/2006/relationships/image" Target="media/image6.png"/><Relationship Id="rId37" Type="http://schemas.openxmlformats.org/officeDocument/2006/relationships/footer" Target="footer4.xml"/><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3.xml"/><Relationship Id="rId23" Type="http://schemas.openxmlformats.org/officeDocument/2006/relationships/hyperlink" Target="mailto:david.collins@associates.hq.dhs.gov" TargetMode="External"/><Relationship Id="rId28" Type="http://schemas.openxmlformats.org/officeDocument/2006/relationships/diagramQuickStyle" Target="diagrams/quickStyle1.xml"/><Relationship Id="rId36"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hyperlink" Target="mailto:Lavanya.ratnam@hq.dhs.gov"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hyperlink" Target="mailto:Michael.Jones@hq.dhs.gov" TargetMode="Externa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9.png"/></Relationships>
</file>

<file path=word/_rels/footnotes.xml.rels><?xml version="1.0" encoding="UTF-8" standalone="yes"?>
<Relationships xmlns="http://schemas.openxmlformats.org/package/2006/relationships"><Relationship Id="rId1" Type="http://schemas.openxmlformats.org/officeDocument/2006/relationships/hyperlink" Target="http://www.gao.gov/assets/680/674829.pdf"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DAA46FC-AC27-4870-A2B4-D216FF457983}"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15CD17FB-9A8D-4299-B1EA-209F83DAFDEA}">
      <dgm:prSet phldrT="[Text]"/>
      <dgm:spPr/>
      <dgm:t>
        <a:bodyPr/>
        <a:lstStyle/>
        <a:p>
          <a:r>
            <a:rPr lang="en-US"/>
            <a:t>Dr. Douglas Maughan</a:t>
          </a:r>
        </a:p>
        <a:p>
          <a:r>
            <a:rPr lang="en-US"/>
            <a:t>DHS S&amp;T </a:t>
          </a:r>
        </a:p>
        <a:p>
          <a:r>
            <a:rPr lang="en-US"/>
            <a:t>Director, Cyber Security Division</a:t>
          </a:r>
        </a:p>
      </dgm:t>
    </dgm:pt>
    <dgm:pt modelId="{2E8360A8-ECEC-4471-9A49-C150485A5ED0}" type="parTrans" cxnId="{FC8BC0E7-FA46-4601-BC8A-1860F3E410BA}">
      <dgm:prSet/>
      <dgm:spPr/>
      <dgm:t>
        <a:bodyPr/>
        <a:lstStyle/>
        <a:p>
          <a:endParaRPr lang="en-US"/>
        </a:p>
      </dgm:t>
    </dgm:pt>
    <dgm:pt modelId="{58183849-112C-4D16-9620-3EC22D5B9C6C}" type="sibTrans" cxnId="{FC8BC0E7-FA46-4601-BC8A-1860F3E410BA}">
      <dgm:prSet/>
      <dgm:spPr/>
      <dgm:t>
        <a:bodyPr/>
        <a:lstStyle/>
        <a:p>
          <a:endParaRPr lang="en-US"/>
        </a:p>
      </dgm:t>
    </dgm:pt>
    <dgm:pt modelId="{717E1388-E293-4991-B77E-41F7E463985A}">
      <dgm:prSet phldrT="[Text]"/>
      <dgm:spPr/>
      <dgm:t>
        <a:bodyPr/>
        <a:lstStyle/>
        <a:p>
          <a:r>
            <a:rPr lang="en-US"/>
            <a:t>David Collins</a:t>
          </a:r>
        </a:p>
        <a:p>
          <a:r>
            <a:rPr lang="en-US"/>
            <a:t>SETA Support</a:t>
          </a:r>
        </a:p>
      </dgm:t>
    </dgm:pt>
    <dgm:pt modelId="{683DEB96-8958-490A-94A4-3509DED92E05}" type="parTrans" cxnId="{DA83603A-9C0B-48D8-9046-FDB7E7F12306}">
      <dgm:prSet/>
      <dgm:spPr/>
      <dgm:t>
        <a:bodyPr/>
        <a:lstStyle/>
        <a:p>
          <a:endParaRPr lang="en-US"/>
        </a:p>
      </dgm:t>
    </dgm:pt>
    <dgm:pt modelId="{5D57C7E8-96E0-43AA-9F29-0F809206C7B8}" type="sibTrans" cxnId="{DA83603A-9C0B-48D8-9046-FDB7E7F12306}">
      <dgm:prSet/>
      <dgm:spPr/>
      <dgm:t>
        <a:bodyPr/>
        <a:lstStyle/>
        <a:p>
          <a:endParaRPr lang="en-US"/>
        </a:p>
      </dgm:t>
    </dgm:pt>
    <dgm:pt modelId="{389B5397-9DF1-46F3-A6EE-396B70939AED}">
      <dgm:prSet phldrT="[Text]"/>
      <dgm:spPr/>
      <dgm:t>
        <a:bodyPr/>
        <a:lstStyle/>
        <a:p>
          <a:r>
            <a:rPr lang="en-US"/>
            <a:t>Teresa Burt</a:t>
          </a:r>
        </a:p>
        <a:p>
          <a:r>
            <a:rPr lang="en-US"/>
            <a:t>SETA Support</a:t>
          </a:r>
        </a:p>
      </dgm:t>
    </dgm:pt>
    <dgm:pt modelId="{870094A9-239B-479D-BDF4-9086129061A5}" type="parTrans" cxnId="{A79861AB-A4D1-46A7-BE0D-FE5875A59BF8}">
      <dgm:prSet/>
      <dgm:spPr/>
      <dgm:t>
        <a:bodyPr/>
        <a:lstStyle/>
        <a:p>
          <a:endParaRPr lang="en-US"/>
        </a:p>
      </dgm:t>
    </dgm:pt>
    <dgm:pt modelId="{032276D4-557C-4BA4-972F-E1185FF9A231}" type="sibTrans" cxnId="{A79861AB-A4D1-46A7-BE0D-FE5875A59BF8}">
      <dgm:prSet/>
      <dgm:spPr/>
      <dgm:t>
        <a:bodyPr/>
        <a:lstStyle/>
        <a:p>
          <a:endParaRPr lang="en-US"/>
        </a:p>
      </dgm:t>
    </dgm:pt>
    <dgm:pt modelId="{BA610D11-018F-4F8E-AEA7-CAAB7F231B31}">
      <dgm:prSet phldrT="[Text]"/>
      <dgm:spPr/>
      <dgm:t>
        <a:bodyPr/>
        <a:lstStyle/>
        <a:p>
          <a:r>
            <a:rPr lang="en-US"/>
            <a:t>Chase Garwood</a:t>
          </a:r>
        </a:p>
        <a:p>
          <a:r>
            <a:rPr lang="en-US"/>
            <a:t>DHS S&amp;T</a:t>
          </a:r>
        </a:p>
        <a:p>
          <a:r>
            <a:rPr lang="en-US"/>
            <a:t>Program Manager</a:t>
          </a:r>
        </a:p>
        <a:p>
          <a:r>
            <a:rPr lang="en-US"/>
            <a:t>Contracting Officer Technical Representative</a:t>
          </a:r>
        </a:p>
      </dgm:t>
    </dgm:pt>
    <dgm:pt modelId="{804C7E82-68A7-44AA-8255-A07270CDF716}" type="parTrans" cxnId="{4A0A0D62-A760-4A67-AE2F-96583A9F2ABC}">
      <dgm:prSet/>
      <dgm:spPr/>
    </dgm:pt>
    <dgm:pt modelId="{701565B7-47A4-4637-8227-5D906B68A0B1}" type="sibTrans" cxnId="{4A0A0D62-A760-4A67-AE2F-96583A9F2ABC}">
      <dgm:prSet/>
      <dgm:spPr/>
    </dgm:pt>
    <dgm:pt modelId="{055FC1DF-9FAA-47F3-9E90-B6045A663F9C}" type="pres">
      <dgm:prSet presAssocID="{5DAA46FC-AC27-4870-A2B4-D216FF457983}" presName="hierChild1" presStyleCnt="0">
        <dgm:presLayoutVars>
          <dgm:chPref val="1"/>
          <dgm:dir/>
          <dgm:animOne val="branch"/>
          <dgm:animLvl val="lvl"/>
          <dgm:resizeHandles/>
        </dgm:presLayoutVars>
      </dgm:prSet>
      <dgm:spPr/>
      <dgm:t>
        <a:bodyPr/>
        <a:lstStyle/>
        <a:p>
          <a:endParaRPr lang="en-US"/>
        </a:p>
      </dgm:t>
    </dgm:pt>
    <dgm:pt modelId="{B9F63838-B180-4E19-AF1E-4D6CAAA9A830}" type="pres">
      <dgm:prSet presAssocID="{15CD17FB-9A8D-4299-B1EA-209F83DAFDEA}" presName="hierRoot1" presStyleCnt="0"/>
      <dgm:spPr/>
    </dgm:pt>
    <dgm:pt modelId="{64EA6CE0-34EF-413B-B463-1D2387D6BF80}" type="pres">
      <dgm:prSet presAssocID="{15CD17FB-9A8D-4299-B1EA-209F83DAFDEA}" presName="composite" presStyleCnt="0"/>
      <dgm:spPr/>
    </dgm:pt>
    <dgm:pt modelId="{A950339C-B77E-400A-BCBD-DBC1DF862FD8}" type="pres">
      <dgm:prSet presAssocID="{15CD17FB-9A8D-4299-B1EA-209F83DAFDEA}" presName="background" presStyleLbl="node0" presStyleIdx="0" presStyleCnt="1"/>
      <dgm:spPr/>
    </dgm:pt>
    <dgm:pt modelId="{5C7E62AA-A02F-4068-A606-5A81B2109636}" type="pres">
      <dgm:prSet presAssocID="{15CD17FB-9A8D-4299-B1EA-209F83DAFDEA}" presName="text" presStyleLbl="fgAcc0" presStyleIdx="0" presStyleCnt="1">
        <dgm:presLayoutVars>
          <dgm:chPref val="3"/>
        </dgm:presLayoutVars>
      </dgm:prSet>
      <dgm:spPr/>
      <dgm:t>
        <a:bodyPr/>
        <a:lstStyle/>
        <a:p>
          <a:endParaRPr lang="en-US"/>
        </a:p>
      </dgm:t>
    </dgm:pt>
    <dgm:pt modelId="{DA50802C-B030-4100-8828-37834A6D1F6B}" type="pres">
      <dgm:prSet presAssocID="{15CD17FB-9A8D-4299-B1EA-209F83DAFDEA}" presName="hierChild2" presStyleCnt="0"/>
      <dgm:spPr/>
    </dgm:pt>
    <dgm:pt modelId="{68E45891-B6FE-45F1-BAE1-66F9363083D5}" type="pres">
      <dgm:prSet presAssocID="{804C7E82-68A7-44AA-8255-A07270CDF716}" presName="Name10" presStyleLbl="parChTrans1D2" presStyleIdx="0" presStyleCnt="1"/>
      <dgm:spPr/>
    </dgm:pt>
    <dgm:pt modelId="{FDBE01B6-0486-45A3-AE04-AA7AFECF21F4}" type="pres">
      <dgm:prSet presAssocID="{BA610D11-018F-4F8E-AEA7-CAAB7F231B31}" presName="hierRoot2" presStyleCnt="0"/>
      <dgm:spPr/>
    </dgm:pt>
    <dgm:pt modelId="{277813B6-3698-4CE4-85E9-BE4CF96A9AF7}" type="pres">
      <dgm:prSet presAssocID="{BA610D11-018F-4F8E-AEA7-CAAB7F231B31}" presName="composite2" presStyleCnt="0"/>
      <dgm:spPr/>
    </dgm:pt>
    <dgm:pt modelId="{E330922A-0BDE-4B61-9449-F323526690E6}" type="pres">
      <dgm:prSet presAssocID="{BA610D11-018F-4F8E-AEA7-CAAB7F231B31}" presName="background2" presStyleLbl="node2" presStyleIdx="0" presStyleCnt="1"/>
      <dgm:spPr/>
    </dgm:pt>
    <dgm:pt modelId="{9BAFAD58-7358-4EA1-A359-185632ABD586}" type="pres">
      <dgm:prSet presAssocID="{BA610D11-018F-4F8E-AEA7-CAAB7F231B31}" presName="text2" presStyleLbl="fgAcc2" presStyleIdx="0" presStyleCnt="1">
        <dgm:presLayoutVars>
          <dgm:chPref val="3"/>
        </dgm:presLayoutVars>
      </dgm:prSet>
      <dgm:spPr/>
      <dgm:t>
        <a:bodyPr/>
        <a:lstStyle/>
        <a:p>
          <a:endParaRPr lang="en-US"/>
        </a:p>
      </dgm:t>
    </dgm:pt>
    <dgm:pt modelId="{7C3C1C6F-0F9C-42E1-A4FE-97C44715387B}" type="pres">
      <dgm:prSet presAssocID="{BA610D11-018F-4F8E-AEA7-CAAB7F231B31}" presName="hierChild3" presStyleCnt="0"/>
      <dgm:spPr/>
    </dgm:pt>
    <dgm:pt modelId="{D666403D-6E05-41A4-8DAE-5ECAE8D3D9C2}" type="pres">
      <dgm:prSet presAssocID="{683DEB96-8958-490A-94A4-3509DED92E05}" presName="Name17" presStyleLbl="parChTrans1D3" presStyleIdx="0" presStyleCnt="2"/>
      <dgm:spPr/>
      <dgm:t>
        <a:bodyPr/>
        <a:lstStyle/>
        <a:p>
          <a:endParaRPr lang="en-US"/>
        </a:p>
      </dgm:t>
    </dgm:pt>
    <dgm:pt modelId="{D5F63678-EE3E-4389-9450-150297C54E95}" type="pres">
      <dgm:prSet presAssocID="{717E1388-E293-4991-B77E-41F7E463985A}" presName="hierRoot3" presStyleCnt="0"/>
      <dgm:spPr/>
    </dgm:pt>
    <dgm:pt modelId="{10F80A3E-E17F-4D0C-B759-462284B76563}" type="pres">
      <dgm:prSet presAssocID="{717E1388-E293-4991-B77E-41F7E463985A}" presName="composite3" presStyleCnt="0"/>
      <dgm:spPr/>
    </dgm:pt>
    <dgm:pt modelId="{7B352365-02E1-4893-94E3-CBA46FBFF0A9}" type="pres">
      <dgm:prSet presAssocID="{717E1388-E293-4991-B77E-41F7E463985A}" presName="background3" presStyleLbl="node3" presStyleIdx="0" presStyleCnt="2"/>
      <dgm:spPr/>
    </dgm:pt>
    <dgm:pt modelId="{D6E6D7DE-D5C6-4F8E-94DE-A4308A3AAF53}" type="pres">
      <dgm:prSet presAssocID="{717E1388-E293-4991-B77E-41F7E463985A}" presName="text3" presStyleLbl="fgAcc3" presStyleIdx="0" presStyleCnt="2">
        <dgm:presLayoutVars>
          <dgm:chPref val="3"/>
        </dgm:presLayoutVars>
      </dgm:prSet>
      <dgm:spPr/>
      <dgm:t>
        <a:bodyPr/>
        <a:lstStyle/>
        <a:p>
          <a:endParaRPr lang="en-US"/>
        </a:p>
      </dgm:t>
    </dgm:pt>
    <dgm:pt modelId="{479AC895-6073-4AFD-95DF-65F820270EC0}" type="pres">
      <dgm:prSet presAssocID="{717E1388-E293-4991-B77E-41F7E463985A}" presName="hierChild4" presStyleCnt="0"/>
      <dgm:spPr/>
    </dgm:pt>
    <dgm:pt modelId="{208D88C7-3058-4AFE-A697-C4BE70828DF9}" type="pres">
      <dgm:prSet presAssocID="{870094A9-239B-479D-BDF4-9086129061A5}" presName="Name17" presStyleLbl="parChTrans1D3" presStyleIdx="1" presStyleCnt="2"/>
      <dgm:spPr/>
      <dgm:t>
        <a:bodyPr/>
        <a:lstStyle/>
        <a:p>
          <a:endParaRPr lang="en-US"/>
        </a:p>
      </dgm:t>
    </dgm:pt>
    <dgm:pt modelId="{3EA3D115-6A08-439B-AF41-31F26D09D5B6}" type="pres">
      <dgm:prSet presAssocID="{389B5397-9DF1-46F3-A6EE-396B70939AED}" presName="hierRoot3" presStyleCnt="0"/>
      <dgm:spPr/>
    </dgm:pt>
    <dgm:pt modelId="{E359FA62-A777-43EB-9286-DC40BEB103FC}" type="pres">
      <dgm:prSet presAssocID="{389B5397-9DF1-46F3-A6EE-396B70939AED}" presName="composite3" presStyleCnt="0"/>
      <dgm:spPr/>
    </dgm:pt>
    <dgm:pt modelId="{A0BF77BF-EE44-4E48-A7BB-D7340812E170}" type="pres">
      <dgm:prSet presAssocID="{389B5397-9DF1-46F3-A6EE-396B70939AED}" presName="background3" presStyleLbl="node3" presStyleIdx="1" presStyleCnt="2"/>
      <dgm:spPr/>
    </dgm:pt>
    <dgm:pt modelId="{C09BFC60-2FE9-4089-BD2D-9A6A1A408942}" type="pres">
      <dgm:prSet presAssocID="{389B5397-9DF1-46F3-A6EE-396B70939AED}" presName="text3" presStyleLbl="fgAcc3" presStyleIdx="1" presStyleCnt="2" custLinFactNeighborX="14660" custLinFactNeighborY="1214">
        <dgm:presLayoutVars>
          <dgm:chPref val="3"/>
        </dgm:presLayoutVars>
      </dgm:prSet>
      <dgm:spPr/>
      <dgm:t>
        <a:bodyPr/>
        <a:lstStyle/>
        <a:p>
          <a:endParaRPr lang="en-US"/>
        </a:p>
      </dgm:t>
    </dgm:pt>
    <dgm:pt modelId="{1C87BDB3-ADD0-43B1-9962-D1BBBCBAF827}" type="pres">
      <dgm:prSet presAssocID="{389B5397-9DF1-46F3-A6EE-396B70939AED}" presName="hierChild4" presStyleCnt="0"/>
      <dgm:spPr/>
    </dgm:pt>
  </dgm:ptLst>
  <dgm:cxnLst>
    <dgm:cxn modelId="{CEB016DB-F96C-4DF3-BFAA-F603354FB752}" type="presOf" srcId="{870094A9-239B-479D-BDF4-9086129061A5}" destId="{208D88C7-3058-4AFE-A697-C4BE70828DF9}" srcOrd="0" destOrd="0" presId="urn:microsoft.com/office/officeart/2005/8/layout/hierarchy1"/>
    <dgm:cxn modelId="{EB471A6A-74C6-4E55-BE35-14610C1F30A2}" type="presOf" srcId="{15CD17FB-9A8D-4299-B1EA-209F83DAFDEA}" destId="{5C7E62AA-A02F-4068-A606-5A81B2109636}" srcOrd="0" destOrd="0" presId="urn:microsoft.com/office/officeart/2005/8/layout/hierarchy1"/>
    <dgm:cxn modelId="{A342C620-016C-4BE2-AA28-438EC9B1DEA1}" type="presOf" srcId="{5DAA46FC-AC27-4870-A2B4-D216FF457983}" destId="{055FC1DF-9FAA-47F3-9E90-B6045A663F9C}" srcOrd="0" destOrd="0" presId="urn:microsoft.com/office/officeart/2005/8/layout/hierarchy1"/>
    <dgm:cxn modelId="{C478844D-BBFD-45F3-A551-A006B50A377F}" type="presOf" srcId="{804C7E82-68A7-44AA-8255-A07270CDF716}" destId="{68E45891-B6FE-45F1-BAE1-66F9363083D5}" srcOrd="0" destOrd="0" presId="urn:microsoft.com/office/officeart/2005/8/layout/hierarchy1"/>
    <dgm:cxn modelId="{133A35D9-D135-4E07-8B5C-D8A8BE0DB678}" type="presOf" srcId="{717E1388-E293-4991-B77E-41F7E463985A}" destId="{D6E6D7DE-D5C6-4F8E-94DE-A4308A3AAF53}" srcOrd="0" destOrd="0" presId="urn:microsoft.com/office/officeart/2005/8/layout/hierarchy1"/>
    <dgm:cxn modelId="{FC49C8A7-D89E-48BE-8960-6A40F6CA3DCB}" type="presOf" srcId="{389B5397-9DF1-46F3-A6EE-396B70939AED}" destId="{C09BFC60-2FE9-4089-BD2D-9A6A1A408942}" srcOrd="0" destOrd="0" presId="urn:microsoft.com/office/officeart/2005/8/layout/hierarchy1"/>
    <dgm:cxn modelId="{FC8BC0E7-FA46-4601-BC8A-1860F3E410BA}" srcId="{5DAA46FC-AC27-4870-A2B4-D216FF457983}" destId="{15CD17FB-9A8D-4299-B1EA-209F83DAFDEA}" srcOrd="0" destOrd="0" parTransId="{2E8360A8-ECEC-4471-9A49-C150485A5ED0}" sibTransId="{58183849-112C-4D16-9620-3EC22D5B9C6C}"/>
    <dgm:cxn modelId="{9DE31C27-38C9-47BC-95A2-5B002271E6B5}" type="presOf" srcId="{683DEB96-8958-490A-94A4-3509DED92E05}" destId="{D666403D-6E05-41A4-8DAE-5ECAE8D3D9C2}" srcOrd="0" destOrd="0" presId="urn:microsoft.com/office/officeart/2005/8/layout/hierarchy1"/>
    <dgm:cxn modelId="{DA83603A-9C0B-48D8-9046-FDB7E7F12306}" srcId="{BA610D11-018F-4F8E-AEA7-CAAB7F231B31}" destId="{717E1388-E293-4991-B77E-41F7E463985A}" srcOrd="0" destOrd="0" parTransId="{683DEB96-8958-490A-94A4-3509DED92E05}" sibTransId="{5D57C7E8-96E0-43AA-9F29-0F809206C7B8}"/>
    <dgm:cxn modelId="{A79861AB-A4D1-46A7-BE0D-FE5875A59BF8}" srcId="{BA610D11-018F-4F8E-AEA7-CAAB7F231B31}" destId="{389B5397-9DF1-46F3-A6EE-396B70939AED}" srcOrd="1" destOrd="0" parTransId="{870094A9-239B-479D-BDF4-9086129061A5}" sibTransId="{032276D4-557C-4BA4-972F-E1185FF9A231}"/>
    <dgm:cxn modelId="{E774D7D8-E232-4A47-A6BD-07FFB3E117FD}" type="presOf" srcId="{BA610D11-018F-4F8E-AEA7-CAAB7F231B31}" destId="{9BAFAD58-7358-4EA1-A359-185632ABD586}" srcOrd="0" destOrd="0" presId="urn:microsoft.com/office/officeart/2005/8/layout/hierarchy1"/>
    <dgm:cxn modelId="{4A0A0D62-A760-4A67-AE2F-96583A9F2ABC}" srcId="{15CD17FB-9A8D-4299-B1EA-209F83DAFDEA}" destId="{BA610D11-018F-4F8E-AEA7-CAAB7F231B31}" srcOrd="0" destOrd="0" parTransId="{804C7E82-68A7-44AA-8255-A07270CDF716}" sibTransId="{701565B7-47A4-4637-8227-5D906B68A0B1}"/>
    <dgm:cxn modelId="{4762C764-D33E-42B3-B01E-5D3029ABFFE8}" type="presParOf" srcId="{055FC1DF-9FAA-47F3-9E90-B6045A663F9C}" destId="{B9F63838-B180-4E19-AF1E-4D6CAAA9A830}" srcOrd="0" destOrd="0" presId="urn:microsoft.com/office/officeart/2005/8/layout/hierarchy1"/>
    <dgm:cxn modelId="{0AD75AB3-5415-4BDA-8A79-AA4078AC1DD0}" type="presParOf" srcId="{B9F63838-B180-4E19-AF1E-4D6CAAA9A830}" destId="{64EA6CE0-34EF-413B-B463-1D2387D6BF80}" srcOrd="0" destOrd="0" presId="urn:microsoft.com/office/officeart/2005/8/layout/hierarchy1"/>
    <dgm:cxn modelId="{080FFF26-9A45-4816-BAEA-DAE489A3F428}" type="presParOf" srcId="{64EA6CE0-34EF-413B-B463-1D2387D6BF80}" destId="{A950339C-B77E-400A-BCBD-DBC1DF862FD8}" srcOrd="0" destOrd="0" presId="urn:microsoft.com/office/officeart/2005/8/layout/hierarchy1"/>
    <dgm:cxn modelId="{E34CA76A-E763-4A66-820A-25CAF5615976}" type="presParOf" srcId="{64EA6CE0-34EF-413B-B463-1D2387D6BF80}" destId="{5C7E62AA-A02F-4068-A606-5A81B2109636}" srcOrd="1" destOrd="0" presId="urn:microsoft.com/office/officeart/2005/8/layout/hierarchy1"/>
    <dgm:cxn modelId="{D4A1EC89-59FD-47F4-BC7E-9E275F514F41}" type="presParOf" srcId="{B9F63838-B180-4E19-AF1E-4D6CAAA9A830}" destId="{DA50802C-B030-4100-8828-37834A6D1F6B}" srcOrd="1" destOrd="0" presId="urn:microsoft.com/office/officeart/2005/8/layout/hierarchy1"/>
    <dgm:cxn modelId="{15491FC8-279D-460A-81C3-2A03A108FD17}" type="presParOf" srcId="{DA50802C-B030-4100-8828-37834A6D1F6B}" destId="{68E45891-B6FE-45F1-BAE1-66F9363083D5}" srcOrd="0" destOrd="0" presId="urn:microsoft.com/office/officeart/2005/8/layout/hierarchy1"/>
    <dgm:cxn modelId="{34FC4FB6-6CFF-47AD-9E57-41BEC1332950}" type="presParOf" srcId="{DA50802C-B030-4100-8828-37834A6D1F6B}" destId="{FDBE01B6-0486-45A3-AE04-AA7AFECF21F4}" srcOrd="1" destOrd="0" presId="urn:microsoft.com/office/officeart/2005/8/layout/hierarchy1"/>
    <dgm:cxn modelId="{C500C958-9686-4CFF-A425-EB086F745652}" type="presParOf" srcId="{FDBE01B6-0486-45A3-AE04-AA7AFECF21F4}" destId="{277813B6-3698-4CE4-85E9-BE4CF96A9AF7}" srcOrd="0" destOrd="0" presId="urn:microsoft.com/office/officeart/2005/8/layout/hierarchy1"/>
    <dgm:cxn modelId="{B67898A4-778B-4940-AE25-677726EEFDD1}" type="presParOf" srcId="{277813B6-3698-4CE4-85E9-BE4CF96A9AF7}" destId="{E330922A-0BDE-4B61-9449-F323526690E6}" srcOrd="0" destOrd="0" presId="urn:microsoft.com/office/officeart/2005/8/layout/hierarchy1"/>
    <dgm:cxn modelId="{5BA8327D-7053-4CD9-82CE-BEFA3694FDD2}" type="presParOf" srcId="{277813B6-3698-4CE4-85E9-BE4CF96A9AF7}" destId="{9BAFAD58-7358-4EA1-A359-185632ABD586}" srcOrd="1" destOrd="0" presId="urn:microsoft.com/office/officeart/2005/8/layout/hierarchy1"/>
    <dgm:cxn modelId="{D6E11AC8-05B5-4599-8C6B-5327FD77B0AF}" type="presParOf" srcId="{FDBE01B6-0486-45A3-AE04-AA7AFECF21F4}" destId="{7C3C1C6F-0F9C-42E1-A4FE-97C44715387B}" srcOrd="1" destOrd="0" presId="urn:microsoft.com/office/officeart/2005/8/layout/hierarchy1"/>
    <dgm:cxn modelId="{45CC5CC3-F536-4695-BD1C-D66C59113004}" type="presParOf" srcId="{7C3C1C6F-0F9C-42E1-A4FE-97C44715387B}" destId="{D666403D-6E05-41A4-8DAE-5ECAE8D3D9C2}" srcOrd="0" destOrd="0" presId="urn:microsoft.com/office/officeart/2005/8/layout/hierarchy1"/>
    <dgm:cxn modelId="{6074E3E6-9A7B-4C1C-855E-C63BFBC15C5D}" type="presParOf" srcId="{7C3C1C6F-0F9C-42E1-A4FE-97C44715387B}" destId="{D5F63678-EE3E-4389-9450-150297C54E95}" srcOrd="1" destOrd="0" presId="urn:microsoft.com/office/officeart/2005/8/layout/hierarchy1"/>
    <dgm:cxn modelId="{A41F6FEB-5BC5-488F-9404-0D4C8959F1E8}" type="presParOf" srcId="{D5F63678-EE3E-4389-9450-150297C54E95}" destId="{10F80A3E-E17F-4D0C-B759-462284B76563}" srcOrd="0" destOrd="0" presId="urn:microsoft.com/office/officeart/2005/8/layout/hierarchy1"/>
    <dgm:cxn modelId="{B8AC7141-D23A-4BDB-BA53-3FA403A2CDC1}" type="presParOf" srcId="{10F80A3E-E17F-4D0C-B759-462284B76563}" destId="{7B352365-02E1-4893-94E3-CBA46FBFF0A9}" srcOrd="0" destOrd="0" presId="urn:microsoft.com/office/officeart/2005/8/layout/hierarchy1"/>
    <dgm:cxn modelId="{6713451A-228E-49A0-B703-1800894B9F87}" type="presParOf" srcId="{10F80A3E-E17F-4D0C-B759-462284B76563}" destId="{D6E6D7DE-D5C6-4F8E-94DE-A4308A3AAF53}" srcOrd="1" destOrd="0" presId="urn:microsoft.com/office/officeart/2005/8/layout/hierarchy1"/>
    <dgm:cxn modelId="{92EFF8A6-09DD-4599-B856-8B3AB081610E}" type="presParOf" srcId="{D5F63678-EE3E-4389-9450-150297C54E95}" destId="{479AC895-6073-4AFD-95DF-65F820270EC0}" srcOrd="1" destOrd="0" presId="urn:microsoft.com/office/officeart/2005/8/layout/hierarchy1"/>
    <dgm:cxn modelId="{2CA43FDE-2C72-4645-8285-0D605648EC1C}" type="presParOf" srcId="{7C3C1C6F-0F9C-42E1-A4FE-97C44715387B}" destId="{208D88C7-3058-4AFE-A697-C4BE70828DF9}" srcOrd="2" destOrd="0" presId="urn:microsoft.com/office/officeart/2005/8/layout/hierarchy1"/>
    <dgm:cxn modelId="{A10337E7-D968-4D80-898C-BFAD5D729787}" type="presParOf" srcId="{7C3C1C6F-0F9C-42E1-A4FE-97C44715387B}" destId="{3EA3D115-6A08-439B-AF41-31F26D09D5B6}" srcOrd="3" destOrd="0" presId="urn:microsoft.com/office/officeart/2005/8/layout/hierarchy1"/>
    <dgm:cxn modelId="{D2C3C00F-22CA-4E3A-B47E-38874007B2AF}" type="presParOf" srcId="{3EA3D115-6A08-439B-AF41-31F26D09D5B6}" destId="{E359FA62-A777-43EB-9286-DC40BEB103FC}" srcOrd="0" destOrd="0" presId="urn:microsoft.com/office/officeart/2005/8/layout/hierarchy1"/>
    <dgm:cxn modelId="{F50309AC-A5BC-4AD8-873B-845AABA0307A}" type="presParOf" srcId="{E359FA62-A777-43EB-9286-DC40BEB103FC}" destId="{A0BF77BF-EE44-4E48-A7BB-D7340812E170}" srcOrd="0" destOrd="0" presId="urn:microsoft.com/office/officeart/2005/8/layout/hierarchy1"/>
    <dgm:cxn modelId="{F30A23CF-CE38-40AE-824B-C2B5B1602A42}" type="presParOf" srcId="{E359FA62-A777-43EB-9286-DC40BEB103FC}" destId="{C09BFC60-2FE9-4089-BD2D-9A6A1A408942}" srcOrd="1" destOrd="0" presId="urn:microsoft.com/office/officeart/2005/8/layout/hierarchy1"/>
    <dgm:cxn modelId="{8D5748C6-6F96-47A1-AC3C-AF61C8BF0012}" type="presParOf" srcId="{3EA3D115-6A08-439B-AF41-31F26D09D5B6}" destId="{1C87BDB3-ADD0-43B1-9962-D1BBBCBAF827}" srcOrd="1" destOrd="0" presId="urn:microsoft.com/office/officeart/2005/8/layout/hierarchy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8D88C7-3058-4AFE-A697-C4BE70828DF9}">
      <dsp:nvSpPr>
        <dsp:cNvPr id="0" name=""/>
        <dsp:cNvSpPr/>
      </dsp:nvSpPr>
      <dsp:spPr>
        <a:xfrm>
          <a:off x="2674620" y="1926983"/>
          <a:ext cx="935348" cy="359244"/>
        </a:xfrm>
        <a:custGeom>
          <a:avLst/>
          <a:gdLst/>
          <a:ahLst/>
          <a:cxnLst/>
          <a:rect l="0" t="0" r="0" b="0"/>
          <a:pathLst>
            <a:path>
              <a:moveTo>
                <a:pt x="0" y="0"/>
              </a:moveTo>
              <a:lnTo>
                <a:pt x="0" y="244887"/>
              </a:lnTo>
              <a:lnTo>
                <a:pt x="935348" y="244887"/>
              </a:lnTo>
              <a:lnTo>
                <a:pt x="935348" y="35924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66403D-6E05-41A4-8DAE-5ECAE8D3D9C2}">
      <dsp:nvSpPr>
        <dsp:cNvPr id="0" name=""/>
        <dsp:cNvSpPr/>
      </dsp:nvSpPr>
      <dsp:spPr>
        <a:xfrm>
          <a:off x="1920240" y="1926983"/>
          <a:ext cx="754380" cy="359016"/>
        </a:xfrm>
        <a:custGeom>
          <a:avLst/>
          <a:gdLst/>
          <a:ahLst/>
          <a:cxnLst/>
          <a:rect l="0" t="0" r="0" b="0"/>
          <a:pathLst>
            <a:path>
              <a:moveTo>
                <a:pt x="754380" y="0"/>
              </a:moveTo>
              <a:lnTo>
                <a:pt x="754380" y="244659"/>
              </a:lnTo>
              <a:lnTo>
                <a:pt x="0" y="244659"/>
              </a:lnTo>
              <a:lnTo>
                <a:pt x="0" y="3590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E45891-B6FE-45F1-BAE1-66F9363083D5}">
      <dsp:nvSpPr>
        <dsp:cNvPr id="0" name=""/>
        <dsp:cNvSpPr/>
      </dsp:nvSpPr>
      <dsp:spPr>
        <a:xfrm>
          <a:off x="2628900" y="784098"/>
          <a:ext cx="91440" cy="359016"/>
        </a:xfrm>
        <a:custGeom>
          <a:avLst/>
          <a:gdLst/>
          <a:ahLst/>
          <a:cxnLst/>
          <a:rect l="0" t="0" r="0" b="0"/>
          <a:pathLst>
            <a:path>
              <a:moveTo>
                <a:pt x="45720" y="0"/>
              </a:moveTo>
              <a:lnTo>
                <a:pt x="45720" y="35901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50339C-B77E-400A-BCBD-DBC1DF862FD8}">
      <dsp:nvSpPr>
        <dsp:cNvPr id="0" name=""/>
        <dsp:cNvSpPr/>
      </dsp:nvSpPr>
      <dsp:spPr>
        <a:xfrm>
          <a:off x="2057400" y="228"/>
          <a:ext cx="1234440" cy="78386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C7E62AA-A02F-4068-A606-5A81B2109636}">
      <dsp:nvSpPr>
        <dsp:cNvPr id="0" name=""/>
        <dsp:cNvSpPr/>
      </dsp:nvSpPr>
      <dsp:spPr>
        <a:xfrm>
          <a:off x="2194560" y="130530"/>
          <a:ext cx="1234440" cy="783869"/>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Dr. Douglas Maughan</a:t>
          </a:r>
        </a:p>
        <a:p>
          <a:pPr lvl="0" algn="ctr" defTabSz="311150">
            <a:lnSpc>
              <a:spcPct val="90000"/>
            </a:lnSpc>
            <a:spcBef>
              <a:spcPct val="0"/>
            </a:spcBef>
            <a:spcAft>
              <a:spcPct val="35000"/>
            </a:spcAft>
          </a:pPr>
          <a:r>
            <a:rPr lang="en-US" sz="700" kern="1200"/>
            <a:t>DHS S&amp;T </a:t>
          </a:r>
        </a:p>
        <a:p>
          <a:pPr lvl="0" algn="ctr" defTabSz="311150">
            <a:lnSpc>
              <a:spcPct val="90000"/>
            </a:lnSpc>
            <a:spcBef>
              <a:spcPct val="0"/>
            </a:spcBef>
            <a:spcAft>
              <a:spcPct val="35000"/>
            </a:spcAft>
          </a:pPr>
          <a:r>
            <a:rPr lang="en-US" sz="700" kern="1200"/>
            <a:t>Director, Cyber Security Division</a:t>
          </a:r>
        </a:p>
      </dsp:txBody>
      <dsp:txXfrm>
        <a:off x="2217519" y="153489"/>
        <a:ext cx="1188522" cy="737951"/>
      </dsp:txXfrm>
    </dsp:sp>
    <dsp:sp modelId="{E330922A-0BDE-4B61-9449-F323526690E6}">
      <dsp:nvSpPr>
        <dsp:cNvPr id="0" name=""/>
        <dsp:cNvSpPr/>
      </dsp:nvSpPr>
      <dsp:spPr>
        <a:xfrm>
          <a:off x="2057400" y="1143114"/>
          <a:ext cx="1234440" cy="78386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BAFAD58-7358-4EA1-A359-185632ABD586}">
      <dsp:nvSpPr>
        <dsp:cNvPr id="0" name=""/>
        <dsp:cNvSpPr/>
      </dsp:nvSpPr>
      <dsp:spPr>
        <a:xfrm>
          <a:off x="2194560" y="1273416"/>
          <a:ext cx="1234440" cy="783869"/>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Chase Garwood</a:t>
          </a:r>
        </a:p>
        <a:p>
          <a:pPr lvl="0" algn="ctr" defTabSz="311150">
            <a:lnSpc>
              <a:spcPct val="90000"/>
            </a:lnSpc>
            <a:spcBef>
              <a:spcPct val="0"/>
            </a:spcBef>
            <a:spcAft>
              <a:spcPct val="35000"/>
            </a:spcAft>
          </a:pPr>
          <a:r>
            <a:rPr lang="en-US" sz="700" kern="1200"/>
            <a:t>DHS S&amp;T</a:t>
          </a:r>
        </a:p>
        <a:p>
          <a:pPr lvl="0" algn="ctr" defTabSz="311150">
            <a:lnSpc>
              <a:spcPct val="90000"/>
            </a:lnSpc>
            <a:spcBef>
              <a:spcPct val="0"/>
            </a:spcBef>
            <a:spcAft>
              <a:spcPct val="35000"/>
            </a:spcAft>
          </a:pPr>
          <a:r>
            <a:rPr lang="en-US" sz="700" kern="1200"/>
            <a:t>Program Manager</a:t>
          </a:r>
        </a:p>
        <a:p>
          <a:pPr lvl="0" algn="ctr" defTabSz="311150">
            <a:lnSpc>
              <a:spcPct val="90000"/>
            </a:lnSpc>
            <a:spcBef>
              <a:spcPct val="0"/>
            </a:spcBef>
            <a:spcAft>
              <a:spcPct val="35000"/>
            </a:spcAft>
          </a:pPr>
          <a:r>
            <a:rPr lang="en-US" sz="700" kern="1200"/>
            <a:t>Contracting Officer Technical Representative</a:t>
          </a:r>
        </a:p>
      </dsp:txBody>
      <dsp:txXfrm>
        <a:off x="2217519" y="1296375"/>
        <a:ext cx="1188522" cy="737951"/>
      </dsp:txXfrm>
    </dsp:sp>
    <dsp:sp modelId="{7B352365-02E1-4893-94E3-CBA46FBFF0A9}">
      <dsp:nvSpPr>
        <dsp:cNvPr id="0" name=""/>
        <dsp:cNvSpPr/>
      </dsp:nvSpPr>
      <dsp:spPr>
        <a:xfrm>
          <a:off x="1303019" y="2285999"/>
          <a:ext cx="1234440" cy="78386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6E6D7DE-D5C6-4F8E-94DE-A4308A3AAF53}">
      <dsp:nvSpPr>
        <dsp:cNvPr id="0" name=""/>
        <dsp:cNvSpPr/>
      </dsp:nvSpPr>
      <dsp:spPr>
        <a:xfrm>
          <a:off x="1440179" y="2416301"/>
          <a:ext cx="1234440" cy="783869"/>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David Collins</a:t>
          </a:r>
        </a:p>
        <a:p>
          <a:pPr lvl="0" algn="ctr" defTabSz="311150">
            <a:lnSpc>
              <a:spcPct val="90000"/>
            </a:lnSpc>
            <a:spcBef>
              <a:spcPct val="0"/>
            </a:spcBef>
            <a:spcAft>
              <a:spcPct val="35000"/>
            </a:spcAft>
          </a:pPr>
          <a:r>
            <a:rPr lang="en-US" sz="700" kern="1200"/>
            <a:t>SETA Support</a:t>
          </a:r>
        </a:p>
      </dsp:txBody>
      <dsp:txXfrm>
        <a:off x="1463138" y="2439260"/>
        <a:ext cx="1188522" cy="737951"/>
      </dsp:txXfrm>
    </dsp:sp>
    <dsp:sp modelId="{A0BF77BF-EE44-4E48-A7BB-D7340812E170}">
      <dsp:nvSpPr>
        <dsp:cNvPr id="0" name=""/>
        <dsp:cNvSpPr/>
      </dsp:nvSpPr>
      <dsp:spPr>
        <a:xfrm>
          <a:off x="2992748" y="2286228"/>
          <a:ext cx="1234440" cy="78386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09BFC60-2FE9-4089-BD2D-9A6A1A408942}">
      <dsp:nvSpPr>
        <dsp:cNvPr id="0" name=""/>
        <dsp:cNvSpPr/>
      </dsp:nvSpPr>
      <dsp:spPr>
        <a:xfrm>
          <a:off x="3129908" y="2416530"/>
          <a:ext cx="1234440" cy="783869"/>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Teresa Burt</a:t>
          </a:r>
        </a:p>
        <a:p>
          <a:pPr lvl="0" algn="ctr" defTabSz="311150">
            <a:lnSpc>
              <a:spcPct val="90000"/>
            </a:lnSpc>
            <a:spcBef>
              <a:spcPct val="0"/>
            </a:spcBef>
            <a:spcAft>
              <a:spcPct val="35000"/>
            </a:spcAft>
          </a:pPr>
          <a:r>
            <a:rPr lang="en-US" sz="700" kern="1200"/>
            <a:t>SETA Support</a:t>
          </a:r>
        </a:p>
      </dsp:txBody>
      <dsp:txXfrm>
        <a:off x="3152867" y="2439489"/>
        <a:ext cx="1188522" cy="73795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Other xmlns="5b44eb52-674b-48ce-a3f9-c4a1c0663f9a" xsi:nil="true"/>
    <PublishPosture xmlns="5b44eb52-674b-48ce-a3f9-c4a1c0663f9a" xsi:nil="true"/>
    <DocType xmlns="5b44eb52-674b-48ce-a3f9-c4a1c0663f9a">2</DocType>
    <ReleasabilityDateChanged xmlns="5b44eb52-674b-48ce-a3f9-c4a1c0663f9a" xsi:nil="true"/>
    <counted xmlns="5b44eb52-674b-48ce-a3f9-c4a1c0663f9a">false</counted>
    <ProjTitle xmlns="5b44eb52-674b-48ce-a3f9-c4a1c0663f9a" xsi:nil="true"/>
    <ProjectID xmlns="e4b2a63a-be71-4324-b876-e0b9a77e2960">595</ProjectID>
    <iStatus xmlns="e4b2a63a-be71-4324-b876-e0b9a77e2960">Active</iStatu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42EEE75096B3C4C84A22FEA9955BBF9" ma:contentTypeVersion="19" ma:contentTypeDescription="Create a new document." ma:contentTypeScope="" ma:versionID="3d892a6e916eec81a87e0ca76981c331">
  <xsd:schema xmlns:xsd="http://www.w3.org/2001/XMLSchema" xmlns:xs="http://www.w3.org/2001/XMLSchema" xmlns:p="http://schemas.microsoft.com/office/2006/metadata/properties" xmlns:ns2="5b44eb52-674b-48ce-a3f9-c4a1c0663f9a" xmlns:ns3="e4b2a63a-be71-4324-b876-e0b9a77e2960" targetNamespace="http://schemas.microsoft.com/office/2006/metadata/properties" ma:root="true" ma:fieldsID="4f5dcde653fff10e2c5160932ea50aa9" ns2:_="" ns3:_="">
    <xsd:import namespace="5b44eb52-674b-48ce-a3f9-c4a1c0663f9a"/>
    <xsd:import namespace="e4b2a63a-be71-4324-b876-e0b9a77e2960"/>
    <xsd:element name="properties">
      <xsd:complexType>
        <xsd:sequence>
          <xsd:element name="documentManagement">
            <xsd:complexType>
              <xsd:all>
                <xsd:element ref="ns2:DocType" minOccurs="0"/>
                <xsd:element ref="ns2:Other" minOccurs="0"/>
                <xsd:element ref="ns3:iStatus" minOccurs="0"/>
                <xsd:element ref="ns3:ProjectID" minOccurs="0"/>
                <xsd:element ref="ns2:counted" minOccurs="0"/>
                <xsd:element ref="ns2:ProjTitle" minOccurs="0"/>
                <xsd:element ref="ns2:PublishPosture" minOccurs="0"/>
                <xsd:element ref="ns2:ReleasabilityDateChange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44eb52-674b-48ce-a3f9-c4a1c0663f9a" elementFormDefault="qualified">
    <xsd:import namespace="http://schemas.microsoft.com/office/2006/documentManagement/types"/>
    <xsd:import namespace="http://schemas.microsoft.com/office/infopath/2007/PartnerControls"/>
    <xsd:element name="DocType" ma:index="8" nillable="true" ma:displayName="Document Type" ma:indexed="true" ma:list="{9045563d-27bc-4a59-9798-33f956f0dfd1}" ma:internalName="DocType" ma:showField="Title">
      <xsd:simpleType>
        <xsd:restriction base="dms:Lookup"/>
      </xsd:simpleType>
    </xsd:element>
    <xsd:element name="Other" ma:index="9" nillable="true" ma:displayName="Other Type" ma:internalName="Other">
      <xsd:simpleType>
        <xsd:restriction base="dms:Text">
          <xsd:maxLength value="255"/>
        </xsd:restriction>
      </xsd:simpleType>
    </xsd:element>
    <xsd:element name="counted" ma:index="13" nillable="true" ma:displayName="counted" ma:default="0" ma:internalName="counted">
      <xsd:simpleType>
        <xsd:restriction base="dms:Boolean"/>
      </xsd:simpleType>
    </xsd:element>
    <xsd:element name="ProjTitle" ma:index="14" nillable="true" ma:displayName="ProjTitle" ma:internalName="ProjTitle">
      <xsd:simpleType>
        <xsd:restriction base="dms:Text">
          <xsd:maxLength value="255"/>
        </xsd:restriction>
      </xsd:simpleType>
    </xsd:element>
    <xsd:element name="PublishPosture" ma:index="17" nillable="true" ma:displayName="PublishPosture" ma:default="Not Yet Determined" ma:description="S&amp;T Only:             Distribution authorized to S&amp;T users only. Official access is only granted to S&amp;T users. [However, if a DHS employee in another component is sent a link to the Project Site from an S&amp;T member, they may be able to access the document].&#10;&#10;DHS Only:             Distribution authorized to the Department of Homeland Security (DHS) and DHS contractors.  Only users with a login issued by a DHS directorate or component will be able to access this document.&#10;&#10;U.S. Government:      Distribution authorized to U.S. Government agencies and their contractors. Content may be published with full attribution to the project PM and S&amp;T, and may be made available on the DoD Defense Technical Information Center (DTIC) with limited access.&#10;&#10;Unlimited/Public:     Distribution is unlimited and approved for public release. Content may be published with full attribution to the project PM and S&amp;T, and may be made available on the DoD Defense Technical Information Center (DTIC) and Science.gov with unlimited access.&#10;&#10;Submitted for Release:  The document has been submitted to the S&amp;T process for official approval prior to public release, but the process has not yet concluded.&#10;&#10;Not Yet Determined:   Distribution has not yet been determined for this document. The PM should determine the appropriate releasability before or soon after the document is posted. However, until the releasability is selected to another value, &quot;Not Yet Determined&quot; will be displayed and access will be limited to &quot;S&amp;T Only.&quot;" ma:format="Dropdown" ma:indexed="true" ma:internalName="PublishPosture">
      <xsd:simpleType>
        <xsd:restriction base="dms:Choice">
          <xsd:enumeration value="S&amp;T Only"/>
          <xsd:enumeration value="DHS Only"/>
          <xsd:enumeration value="U.S. Government"/>
          <xsd:enumeration value="Unlimited/Public"/>
          <xsd:enumeration value="Submitted for Release"/>
          <xsd:enumeration value="Not Yet Determined"/>
        </xsd:restriction>
      </xsd:simpleType>
    </xsd:element>
    <xsd:element name="ReleasabilityDateChanged" ma:index="18" nillable="true" ma:displayName="ReleasabilityDateChanged" ma:format="DateOnly" ma:internalName="ReleasabilityDateChanged">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e4b2a63a-be71-4324-b876-e0b9a77e2960" elementFormDefault="qualified">
    <xsd:import namespace="http://schemas.microsoft.com/office/2006/documentManagement/types"/>
    <xsd:import namespace="http://schemas.microsoft.com/office/infopath/2007/PartnerControls"/>
    <xsd:element name="iStatus" ma:index="11" nillable="true" ma:displayName="iStatus" ma:default="Active" ma:format="Dropdown" ma:indexed="true" ma:internalName="iStatus">
      <xsd:simpleType>
        <xsd:restriction base="dms:Choice">
          <xsd:enumeration value="Active"/>
          <xsd:enumeration value="Inactive"/>
        </xsd:restriction>
      </xsd:simpleType>
    </xsd:element>
    <xsd:element name="ProjectID" ma:index="12" nillable="true" ma:displayName="ProjectID" ma:indexed="true" ma:internalName="ProjectID">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ma:index="10"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6BA78F-C1D5-4508-8361-616D0D99E6A9}">
  <ds:schemaRefs>
    <ds:schemaRef ds:uri="http://purl.org/dc/terms/"/>
    <ds:schemaRef ds:uri="http://schemas.microsoft.com/office/2006/documentManagement/types"/>
    <ds:schemaRef ds:uri="e4b2a63a-be71-4324-b876-e0b9a77e2960"/>
    <ds:schemaRef ds:uri="http://purl.org/dc/elements/1.1/"/>
    <ds:schemaRef ds:uri="http://schemas.microsoft.com/office/infopath/2007/PartnerControls"/>
    <ds:schemaRef ds:uri="5b44eb52-674b-48ce-a3f9-c4a1c0663f9a"/>
    <ds:schemaRef ds:uri="http://schemas.openxmlformats.org/package/2006/metadata/core-properties"/>
    <ds:schemaRef ds:uri="http://schemas.microsoft.com/office/2006/metadata/properties"/>
    <ds:schemaRef ds:uri="http://www.w3.org/XML/1998/namespace"/>
    <ds:schemaRef ds:uri="http://purl.org/dc/dcmitype/"/>
  </ds:schemaRefs>
</ds:datastoreItem>
</file>

<file path=customXml/itemProps2.xml><?xml version="1.0" encoding="utf-8"?>
<ds:datastoreItem xmlns:ds="http://schemas.openxmlformats.org/officeDocument/2006/customXml" ds:itemID="{20106E03-604F-44BC-AA41-02428CFBC8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44eb52-674b-48ce-a3f9-c4a1c0663f9a"/>
    <ds:schemaRef ds:uri="e4b2a63a-be71-4324-b876-e0b9a77e29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1231D6F-08C0-48C6-B355-2211BED00F23}">
  <ds:schemaRefs>
    <ds:schemaRef ds:uri="http://schemas.microsoft.com/sharepoint/v3/contenttype/forms"/>
  </ds:schemaRefs>
</ds:datastoreItem>
</file>

<file path=customXml/itemProps4.xml><?xml version="1.0" encoding="utf-8"?>
<ds:datastoreItem xmlns:ds="http://schemas.openxmlformats.org/officeDocument/2006/customXml" ds:itemID="{19ADAF9C-687E-4B3E-ADAE-203B154ECDFE}">
  <ds:schemaRefs>
    <ds:schemaRef ds:uri="http://schemas.openxmlformats.org/officeDocument/2006/bibliography"/>
  </ds:schemaRefs>
</ds:datastoreItem>
</file>

<file path=customXml/itemProps5.xml><?xml version="1.0" encoding="utf-8"?>
<ds:datastoreItem xmlns:ds="http://schemas.openxmlformats.org/officeDocument/2006/customXml" ds:itemID="{43230F85-4A3B-48F8-9252-5D0D72C06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54</Pages>
  <Words>15571</Words>
  <Characters>88761</Characters>
  <Application>Microsoft Office Word</Application>
  <DocSecurity>4</DocSecurity>
  <Lines>739</Lines>
  <Paragraphs>208</Paragraphs>
  <ScaleCrop>false</ScaleCrop>
  <HeadingPairs>
    <vt:vector size="2" baseType="variant">
      <vt:variant>
        <vt:lpstr>Title</vt:lpstr>
      </vt:variant>
      <vt:variant>
        <vt:i4>1</vt:i4>
      </vt:variant>
    </vt:vector>
  </HeadingPairs>
  <TitlesOfParts>
    <vt:vector size="1" baseType="lpstr">
      <vt:lpstr>Project Management Plan Cyber.gov 092117 Final v2.2.docx</vt:lpstr>
    </vt:vector>
  </TitlesOfParts>
  <Company>Booz Allen Hamilton</Company>
  <LinksUpToDate>false</LinksUpToDate>
  <CharactersWithSpaces>104124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 Plan Cyber.gov 092117 Final v2.2.docx</dc:title>
  <dc:subject/>
  <dc:creator>Peter Morgan;robin.belen@associates.hq.dhs.gov</dc:creator>
  <cp:keywords>PMP</cp:keywords>
  <dc:description/>
  <cp:lastModifiedBy>Vallone, Jennifer (CTR)</cp:lastModifiedBy>
  <cp:revision>2</cp:revision>
  <cp:lastPrinted>2017-09-21T18:44:00Z</cp:lastPrinted>
  <dcterms:created xsi:type="dcterms:W3CDTF">2017-10-03T21:44:00Z</dcterms:created>
  <dcterms:modified xsi:type="dcterms:W3CDTF">2017-10-03T21:44:00Z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0x010100B42EEE75096B3C4C84A22FEA9955BBF9</vt:lpwstr>
  </property>
  <property fmtid="{D5CDD505-2E9C-101B-9397-08002B2CF9AE}" pid="3" name="Order">
    <vt:r8>10400</vt:r8>
  </property>
</Properties>
</file>