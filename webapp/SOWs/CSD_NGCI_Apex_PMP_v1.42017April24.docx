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E49870" w14:textId="77777777" w:rsidR="00323FC1" w:rsidRDefault="000229D1" w:rsidP="000229D1">
      <w:pPr>
        <w:jc w:val="center"/>
      </w:pPr>
      <w:bookmarkStart w:id="0" w:name="_GoBack"/>
      <w:bookmarkEnd w:id="0"/>
      <w:r w:rsidRPr="00364543">
        <w:rPr>
          <w:i/>
          <w:noProof/>
          <w:sz w:val="44"/>
          <w:szCs w:val="44"/>
        </w:rPr>
        <w:drawing>
          <wp:inline distT="0" distB="0" distL="0" distR="0" wp14:anchorId="1CC95F7E" wp14:editId="74612F66">
            <wp:extent cx="2235200" cy="2159000"/>
            <wp:effectExtent l="19050" t="0" r="0" b="0"/>
            <wp:docPr id="61" name="Picture 2" descr="d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s"/>
                    <pic:cNvPicPr>
                      <a:picLocks noChangeAspect="1" noChangeArrowheads="1"/>
                    </pic:cNvPicPr>
                  </pic:nvPicPr>
                  <pic:blipFill>
                    <a:blip r:embed="rId11" cstate="print"/>
                    <a:srcRect/>
                    <a:stretch>
                      <a:fillRect/>
                    </a:stretch>
                  </pic:blipFill>
                  <pic:spPr bwMode="auto">
                    <a:xfrm>
                      <a:off x="0" y="0"/>
                      <a:ext cx="2235200" cy="2159000"/>
                    </a:xfrm>
                    <a:prstGeom prst="rect">
                      <a:avLst/>
                    </a:prstGeom>
                    <a:noFill/>
                    <a:ln w="9525">
                      <a:noFill/>
                      <a:miter lim="800000"/>
                      <a:headEnd/>
                      <a:tailEnd/>
                    </a:ln>
                  </pic:spPr>
                </pic:pic>
              </a:graphicData>
            </a:graphic>
          </wp:inline>
        </w:drawing>
      </w:r>
    </w:p>
    <w:p w14:paraId="7EB8B403" w14:textId="77777777" w:rsidR="000229D1" w:rsidRPr="000229D1" w:rsidRDefault="000229D1" w:rsidP="000229D1">
      <w:pPr>
        <w:pStyle w:val="Cover-other"/>
        <w:tabs>
          <w:tab w:val="center" w:pos="5040"/>
        </w:tabs>
        <w:rPr>
          <w:rFonts w:ascii="Cambria" w:hAnsi="Cambria"/>
          <w:i/>
          <w:sz w:val="44"/>
        </w:rPr>
      </w:pPr>
      <w:r w:rsidRPr="000229D1">
        <w:rPr>
          <w:rFonts w:ascii="Cambria" w:hAnsi="Cambria"/>
          <w:i/>
          <w:sz w:val="44"/>
        </w:rPr>
        <w:t>DEPARTMENT OF HOMELAND SECURITY</w:t>
      </w:r>
    </w:p>
    <w:p w14:paraId="0EDEC131" w14:textId="77777777" w:rsidR="000229D1" w:rsidRPr="000229D1" w:rsidRDefault="000229D1" w:rsidP="000229D1">
      <w:pPr>
        <w:pStyle w:val="Cover-other"/>
        <w:tabs>
          <w:tab w:val="center" w:pos="5040"/>
        </w:tabs>
        <w:rPr>
          <w:rFonts w:ascii="Cambria" w:hAnsi="Cambria"/>
          <w:i/>
          <w:sz w:val="44"/>
        </w:rPr>
      </w:pPr>
      <w:r w:rsidRPr="000229D1">
        <w:rPr>
          <w:rFonts w:ascii="Cambria" w:hAnsi="Cambria"/>
          <w:i/>
          <w:sz w:val="44"/>
        </w:rPr>
        <w:t>SCIENCE AND TECHNOLOGY DIRECTORATE</w:t>
      </w:r>
    </w:p>
    <w:p w14:paraId="12A63012" w14:textId="77777777" w:rsidR="000229D1" w:rsidRDefault="000229D1" w:rsidP="000229D1">
      <w:pPr>
        <w:pStyle w:val="Cover-other"/>
        <w:tabs>
          <w:tab w:val="center" w:pos="5040"/>
        </w:tabs>
        <w:rPr>
          <w:rFonts w:asciiTheme="majorHAnsi" w:hAnsiTheme="majorHAnsi"/>
          <w:i/>
          <w:sz w:val="32"/>
        </w:rPr>
      </w:pPr>
    </w:p>
    <w:p w14:paraId="0C8EF005" w14:textId="3D24BD6E" w:rsidR="000229D1" w:rsidRDefault="00377433" w:rsidP="000229D1">
      <w:pPr>
        <w:jc w:val="center"/>
        <w:rPr>
          <w:rFonts w:ascii="Cambria" w:hAnsi="Cambria"/>
          <w:sz w:val="48"/>
          <w:szCs w:val="48"/>
        </w:rPr>
      </w:pPr>
      <w:r>
        <w:rPr>
          <w:rFonts w:ascii="Cambria" w:hAnsi="Cambria"/>
          <w:sz w:val="48"/>
          <w:szCs w:val="48"/>
        </w:rPr>
        <w:t>Next Generation Cyber Infrastructure (</w:t>
      </w:r>
      <w:r w:rsidR="000229D1" w:rsidRPr="000229D1">
        <w:rPr>
          <w:rFonts w:ascii="Cambria" w:hAnsi="Cambria"/>
          <w:sz w:val="48"/>
          <w:szCs w:val="48"/>
        </w:rPr>
        <w:t>NGCI</w:t>
      </w:r>
      <w:r>
        <w:rPr>
          <w:rFonts w:ascii="Cambria" w:hAnsi="Cambria"/>
          <w:sz w:val="48"/>
          <w:szCs w:val="48"/>
        </w:rPr>
        <w:t>)</w:t>
      </w:r>
      <w:r w:rsidR="000229D1" w:rsidRPr="000229D1">
        <w:rPr>
          <w:rFonts w:ascii="Cambria" w:hAnsi="Cambria"/>
          <w:sz w:val="48"/>
          <w:szCs w:val="48"/>
        </w:rPr>
        <w:t xml:space="preserve"> Apex Pro</w:t>
      </w:r>
      <w:r w:rsidR="00792765">
        <w:rPr>
          <w:rFonts w:ascii="Cambria" w:hAnsi="Cambria"/>
          <w:sz w:val="48"/>
          <w:szCs w:val="48"/>
        </w:rPr>
        <w:t xml:space="preserve">gram </w:t>
      </w:r>
      <w:r w:rsidR="000229D1" w:rsidRPr="000229D1">
        <w:rPr>
          <w:rFonts w:ascii="Cambria" w:hAnsi="Cambria"/>
          <w:sz w:val="48"/>
          <w:szCs w:val="48"/>
        </w:rPr>
        <w:t>Management Plan</w:t>
      </w:r>
    </w:p>
    <w:p w14:paraId="629A9C3F" w14:textId="77777777" w:rsidR="000229D1" w:rsidRDefault="000229D1" w:rsidP="000229D1">
      <w:pPr>
        <w:tabs>
          <w:tab w:val="center" w:pos="5040"/>
        </w:tabs>
        <w:jc w:val="center"/>
      </w:pPr>
    </w:p>
    <w:p w14:paraId="60691213" w14:textId="77777777" w:rsidR="000229D1" w:rsidRDefault="000229D1" w:rsidP="000229D1">
      <w:pPr>
        <w:tabs>
          <w:tab w:val="center" w:pos="5040"/>
        </w:tabs>
        <w:jc w:val="center"/>
      </w:pPr>
    </w:p>
    <w:p w14:paraId="39E7400A" w14:textId="77777777" w:rsidR="000229D1" w:rsidRDefault="000229D1" w:rsidP="000229D1">
      <w:pPr>
        <w:tabs>
          <w:tab w:val="center" w:pos="5040"/>
        </w:tabs>
        <w:jc w:val="center"/>
        <w:rPr>
          <w:rFonts w:asciiTheme="majorHAnsi" w:hAnsiTheme="majorHAnsi"/>
          <w:i/>
        </w:rPr>
      </w:pPr>
    </w:p>
    <w:p w14:paraId="77909100" w14:textId="77777777" w:rsidR="000229D1" w:rsidRPr="00911499" w:rsidRDefault="000229D1" w:rsidP="000229D1">
      <w:pPr>
        <w:tabs>
          <w:tab w:val="center" w:pos="5040"/>
        </w:tabs>
        <w:jc w:val="center"/>
        <w:rPr>
          <w:rFonts w:asciiTheme="majorHAnsi" w:hAnsiTheme="majorHAnsi"/>
          <w:b/>
          <w:sz w:val="24"/>
          <w:szCs w:val="24"/>
          <w:highlight w:val="lightGray"/>
        </w:rPr>
      </w:pPr>
    </w:p>
    <w:p w14:paraId="0017B73F" w14:textId="77777777" w:rsidR="000229D1" w:rsidRDefault="000229D1" w:rsidP="000229D1">
      <w:pPr>
        <w:tabs>
          <w:tab w:val="center" w:pos="5040"/>
        </w:tabs>
        <w:jc w:val="center"/>
        <w:rPr>
          <w:rFonts w:asciiTheme="majorHAnsi" w:hAnsiTheme="majorHAnsi"/>
          <w:b/>
          <w:i/>
          <w:sz w:val="28"/>
          <w:highlight w:val="lightGray"/>
        </w:rPr>
      </w:pPr>
    </w:p>
    <w:p w14:paraId="28DDA44F" w14:textId="77777777" w:rsidR="000229D1" w:rsidRDefault="000229D1" w:rsidP="000229D1">
      <w:pPr>
        <w:tabs>
          <w:tab w:val="center" w:pos="5040"/>
        </w:tabs>
        <w:jc w:val="center"/>
        <w:rPr>
          <w:rFonts w:asciiTheme="majorHAnsi" w:hAnsiTheme="majorHAnsi"/>
          <w:b/>
          <w:i/>
          <w:sz w:val="28"/>
        </w:rPr>
      </w:pPr>
    </w:p>
    <w:p w14:paraId="59F53BEC" w14:textId="77777777" w:rsidR="000229D1" w:rsidRDefault="000229D1" w:rsidP="000229D1">
      <w:pPr>
        <w:tabs>
          <w:tab w:val="center" w:pos="5040"/>
        </w:tabs>
        <w:jc w:val="center"/>
        <w:rPr>
          <w:rFonts w:asciiTheme="majorHAnsi" w:hAnsiTheme="majorHAnsi"/>
          <w:b/>
          <w:i/>
          <w:sz w:val="28"/>
        </w:rPr>
      </w:pPr>
    </w:p>
    <w:p w14:paraId="3008B051" w14:textId="77777777" w:rsidR="000229D1" w:rsidRDefault="000229D1" w:rsidP="000229D1">
      <w:pPr>
        <w:tabs>
          <w:tab w:val="center" w:pos="5040"/>
        </w:tabs>
        <w:jc w:val="center"/>
        <w:rPr>
          <w:rFonts w:asciiTheme="majorHAnsi" w:hAnsiTheme="majorHAnsi"/>
          <w:b/>
          <w:i/>
          <w:sz w:val="28"/>
        </w:rPr>
      </w:pPr>
    </w:p>
    <w:p w14:paraId="5860D643" w14:textId="77777777" w:rsidR="000229D1" w:rsidRDefault="000229D1" w:rsidP="000229D1">
      <w:pPr>
        <w:tabs>
          <w:tab w:val="center" w:pos="5040"/>
        </w:tabs>
        <w:jc w:val="center"/>
        <w:rPr>
          <w:rFonts w:asciiTheme="majorHAnsi" w:hAnsiTheme="majorHAnsi"/>
          <w:b/>
          <w:i/>
          <w:sz w:val="28"/>
        </w:rPr>
      </w:pPr>
    </w:p>
    <w:p w14:paraId="1608A315" w14:textId="77777777" w:rsidR="000229D1" w:rsidRDefault="000229D1" w:rsidP="000229D1">
      <w:pPr>
        <w:tabs>
          <w:tab w:val="center" w:pos="5040"/>
        </w:tabs>
        <w:jc w:val="center"/>
        <w:rPr>
          <w:rFonts w:asciiTheme="majorHAnsi" w:hAnsiTheme="majorHAnsi"/>
          <w:b/>
          <w:i/>
          <w:sz w:val="28"/>
        </w:rPr>
      </w:pPr>
    </w:p>
    <w:p w14:paraId="64650ED4" w14:textId="007403E7" w:rsidR="00F51CFA" w:rsidRDefault="000229D1" w:rsidP="00567460">
      <w:pPr>
        <w:jc w:val="center"/>
        <w:rPr>
          <w:rFonts w:asciiTheme="majorHAnsi" w:hAnsiTheme="majorHAnsi"/>
          <w:sz w:val="48"/>
          <w:szCs w:val="48"/>
        </w:rPr>
      </w:pPr>
      <w:r>
        <w:rPr>
          <w:rFonts w:asciiTheme="majorHAnsi" w:hAnsiTheme="majorHAnsi"/>
          <w:sz w:val="48"/>
          <w:szCs w:val="48"/>
        </w:rPr>
        <w:t>V</w:t>
      </w:r>
      <w:r w:rsidRPr="00294FE7">
        <w:rPr>
          <w:rFonts w:asciiTheme="majorHAnsi" w:hAnsiTheme="majorHAnsi"/>
          <w:sz w:val="48"/>
          <w:szCs w:val="48"/>
        </w:rPr>
        <w:t xml:space="preserve">ersion </w:t>
      </w:r>
      <w:r w:rsidRPr="00294FE7">
        <w:rPr>
          <w:rFonts w:asciiTheme="majorHAnsi" w:hAnsiTheme="majorHAnsi"/>
          <w:sz w:val="48"/>
          <w:szCs w:val="48"/>
          <w:highlight w:val="lightGray"/>
        </w:rPr>
        <w:t>[</w:t>
      </w:r>
      <w:r>
        <w:rPr>
          <w:rFonts w:asciiTheme="majorHAnsi" w:hAnsiTheme="majorHAnsi"/>
          <w:sz w:val="48"/>
          <w:szCs w:val="48"/>
          <w:highlight w:val="lightGray"/>
        </w:rPr>
        <w:t>1</w:t>
      </w:r>
      <w:r w:rsidRPr="00294FE7">
        <w:rPr>
          <w:rFonts w:asciiTheme="majorHAnsi" w:hAnsiTheme="majorHAnsi"/>
          <w:sz w:val="48"/>
          <w:szCs w:val="48"/>
          <w:highlight w:val="lightGray"/>
        </w:rPr>
        <w:t>.</w:t>
      </w:r>
      <w:r w:rsidR="001F57BA">
        <w:rPr>
          <w:rFonts w:asciiTheme="majorHAnsi" w:hAnsiTheme="majorHAnsi"/>
          <w:sz w:val="48"/>
          <w:szCs w:val="48"/>
          <w:highlight w:val="lightGray"/>
        </w:rPr>
        <w:t>2</w:t>
      </w:r>
      <w:r w:rsidRPr="00294FE7">
        <w:rPr>
          <w:rFonts w:asciiTheme="majorHAnsi" w:hAnsiTheme="majorHAnsi"/>
          <w:sz w:val="48"/>
          <w:szCs w:val="48"/>
          <w:highlight w:val="lightGray"/>
        </w:rPr>
        <w:t>]</w:t>
      </w:r>
    </w:p>
    <w:p w14:paraId="13F6CFAF" w14:textId="0D42C12E" w:rsidR="000229D1" w:rsidRPr="008B7DD4" w:rsidRDefault="005B4A90" w:rsidP="00567460">
      <w:pPr>
        <w:jc w:val="center"/>
        <w:rPr>
          <w:rFonts w:asciiTheme="majorHAnsi" w:hAnsiTheme="majorHAnsi"/>
          <w:sz w:val="48"/>
          <w:szCs w:val="48"/>
          <w:highlight w:val="lightGray"/>
        </w:rPr>
      </w:pPr>
      <w:r>
        <w:rPr>
          <w:rFonts w:asciiTheme="majorHAnsi" w:hAnsiTheme="majorHAnsi"/>
          <w:sz w:val="48"/>
          <w:szCs w:val="48"/>
          <w:highlight w:val="lightGray"/>
        </w:rPr>
        <w:t>TBD, 201</w:t>
      </w:r>
      <w:r w:rsidR="00117C2D" w:rsidRPr="008B7DD4">
        <w:rPr>
          <w:rFonts w:asciiTheme="majorHAnsi" w:hAnsiTheme="majorHAnsi"/>
          <w:sz w:val="48"/>
          <w:szCs w:val="48"/>
          <w:highlight w:val="lightGray"/>
        </w:rPr>
        <w:t>6</w:t>
      </w:r>
    </w:p>
    <w:p w14:paraId="53C614B3" w14:textId="4ADE66A9" w:rsidR="0018250E" w:rsidRPr="00567460" w:rsidRDefault="0018250E" w:rsidP="00567460">
      <w:pPr>
        <w:jc w:val="center"/>
        <w:rPr>
          <w:rFonts w:ascii="Times New Roman" w:eastAsia="Arial Narrow" w:hAnsi="Times New Roman" w:cs="Times New Roman"/>
          <w:b/>
          <w:bCs/>
          <w:sz w:val="28"/>
          <w:szCs w:val="28"/>
        </w:rPr>
      </w:pPr>
      <w:r w:rsidRPr="00567460">
        <w:rPr>
          <w:rFonts w:ascii="Times New Roman" w:eastAsia="Arial Narrow" w:hAnsi="Times New Roman" w:cs="Times New Roman"/>
          <w:b/>
          <w:bCs/>
          <w:sz w:val="28"/>
          <w:szCs w:val="28"/>
        </w:rPr>
        <w:t>APPROVALS</w:t>
      </w:r>
    </w:p>
    <w:p w14:paraId="7114FEF3" w14:textId="77777777" w:rsidR="0018250E" w:rsidRDefault="0018250E" w:rsidP="0018250E">
      <w:pPr>
        <w:rPr>
          <w:rFonts w:ascii="Times New Roman" w:eastAsia="Arial Narrow" w:hAnsi="Times New Roman" w:cs="Times New Roman"/>
          <w:b/>
          <w:bCs/>
          <w:sz w:val="20"/>
          <w:szCs w:val="20"/>
        </w:rPr>
      </w:pPr>
    </w:p>
    <w:p w14:paraId="4D85AE02" w14:textId="77777777" w:rsidR="0018250E" w:rsidRPr="00CA18C3" w:rsidRDefault="0018250E" w:rsidP="0018250E">
      <w:pPr>
        <w:rPr>
          <w:rFonts w:ascii="Times New Roman" w:eastAsia="Arial Narrow" w:hAnsi="Times New Roman" w:cs="Times New Roman"/>
          <w:b/>
          <w:bCs/>
          <w:sz w:val="20"/>
          <w:szCs w:val="20"/>
        </w:rPr>
      </w:pPr>
    </w:p>
    <w:p w14:paraId="1C7154C7" w14:textId="77777777" w:rsidR="0018250E" w:rsidRPr="00CA18C3" w:rsidRDefault="0018250E" w:rsidP="0018250E">
      <w:pPr>
        <w:rPr>
          <w:rFonts w:ascii="Times New Roman" w:eastAsia="Arial Narrow" w:hAnsi="Times New Roman" w:cs="Times New Roman"/>
          <w:b/>
          <w:bCs/>
          <w:sz w:val="20"/>
          <w:szCs w:val="20"/>
        </w:rPr>
      </w:pPr>
    </w:p>
    <w:p w14:paraId="42CE05CC" w14:textId="768A50BB" w:rsidR="0018250E" w:rsidRPr="000D0B0A" w:rsidRDefault="00F1394F" w:rsidP="0018250E">
      <w:pPr>
        <w:tabs>
          <w:tab w:val="left" w:pos="2116"/>
        </w:tabs>
        <w:ind w:left="720" w:right="-2880"/>
        <w:rPr>
          <w:rFonts w:ascii="Times New Roman" w:eastAsia="Times New Roman" w:hAnsi="Times New Roman" w:cs="Times New Roman"/>
          <w:sz w:val="28"/>
          <w:szCs w:val="20"/>
        </w:rPr>
      </w:pPr>
      <w:r>
        <w:rPr>
          <w:rFonts w:ascii="Times New Roman" w:eastAsia="Times New Roman" w:hAnsi="Times New Roman" w:cs="Times New Roman"/>
          <w:sz w:val="28"/>
          <w:szCs w:val="20"/>
        </w:rPr>
        <w:t>P</w:t>
      </w:r>
      <w:r w:rsidR="0018250E" w:rsidRPr="00CA18C3">
        <w:rPr>
          <w:rFonts w:ascii="Times New Roman" w:eastAsia="Times New Roman" w:hAnsi="Times New Roman" w:cs="Times New Roman"/>
          <w:sz w:val="28"/>
          <w:szCs w:val="20"/>
        </w:rPr>
        <w:t>MP</w:t>
      </w:r>
      <w:r w:rsidR="0018250E" w:rsidRPr="000D0B0A">
        <w:rPr>
          <w:rFonts w:ascii="Times New Roman" w:eastAsia="Times New Roman" w:hAnsi="Times New Roman" w:cs="Times New Roman"/>
          <w:sz w:val="28"/>
          <w:szCs w:val="20"/>
        </w:rPr>
        <w:t xml:space="preserve"> Approvals:</w:t>
      </w:r>
      <w:r w:rsidR="0018250E" w:rsidRPr="00CA18C3">
        <w:rPr>
          <w:rFonts w:ascii="Times New Roman" w:eastAsia="Times New Roman" w:hAnsi="Times New Roman" w:cs="Times New Roman"/>
          <w:sz w:val="28"/>
          <w:szCs w:val="20"/>
        </w:rPr>
        <w:tab/>
      </w:r>
    </w:p>
    <w:p w14:paraId="74C14317" w14:textId="77777777" w:rsidR="0018250E" w:rsidRPr="000D0B0A" w:rsidRDefault="0018250E" w:rsidP="0018250E">
      <w:pPr>
        <w:tabs>
          <w:tab w:val="left" w:pos="5040"/>
        </w:tabs>
        <w:ind w:right="-2880"/>
        <w:rPr>
          <w:rFonts w:ascii="Times New Roman" w:eastAsia="Times New Roman" w:hAnsi="Times New Roman" w:cs="Times New Roman"/>
          <w:sz w:val="28"/>
          <w:szCs w:val="20"/>
        </w:rPr>
      </w:pPr>
    </w:p>
    <w:p w14:paraId="3537BD58" w14:textId="77777777" w:rsidR="0018250E" w:rsidRPr="000D0B0A" w:rsidRDefault="0018250E" w:rsidP="0018250E">
      <w:pPr>
        <w:tabs>
          <w:tab w:val="left" w:pos="5040"/>
        </w:tabs>
        <w:ind w:right="-2880"/>
        <w:rPr>
          <w:rFonts w:ascii="Times New Roman" w:eastAsia="Times New Roman" w:hAnsi="Times New Roman" w:cs="Times New Roman"/>
          <w:sz w:val="24"/>
        </w:rPr>
      </w:pPr>
    </w:p>
    <w:p w14:paraId="3667B9B4" w14:textId="77777777" w:rsidR="0018250E" w:rsidRPr="00CA18C3" w:rsidRDefault="0018250E" w:rsidP="0018250E">
      <w:pPr>
        <w:tabs>
          <w:tab w:val="left" w:pos="5040"/>
        </w:tabs>
        <w:ind w:left="720" w:right="-2880"/>
        <w:rPr>
          <w:rFonts w:ascii="Times New Roman" w:eastAsia="Times New Roman" w:hAnsi="Times New Roman" w:cs="Times New Roman"/>
          <w:sz w:val="24"/>
        </w:rPr>
      </w:pPr>
    </w:p>
    <w:p w14:paraId="444BF4F9" w14:textId="77777777" w:rsidR="0018250E" w:rsidRPr="000D0B0A" w:rsidRDefault="0018250E" w:rsidP="0018250E">
      <w:pPr>
        <w:tabs>
          <w:tab w:val="left" w:pos="5040"/>
        </w:tabs>
        <w:ind w:left="720" w:right="-2880"/>
        <w:rPr>
          <w:rFonts w:ascii="Times New Roman" w:eastAsia="Times New Roman" w:hAnsi="Times New Roman" w:cs="Times New Roman"/>
          <w:sz w:val="24"/>
        </w:rPr>
      </w:pPr>
      <w:r w:rsidRPr="000D0B0A">
        <w:rPr>
          <w:rFonts w:ascii="Times New Roman" w:eastAsia="Times New Roman" w:hAnsi="Times New Roman" w:cs="Times New Roman"/>
          <w:sz w:val="24"/>
        </w:rPr>
        <w:t>___________________________</w:t>
      </w:r>
      <w:r w:rsidRPr="00CA18C3">
        <w:rPr>
          <w:rFonts w:ascii="Times New Roman" w:eastAsia="Times New Roman" w:hAnsi="Times New Roman" w:cs="Times New Roman"/>
          <w:sz w:val="24"/>
        </w:rPr>
        <w:t>_______</w:t>
      </w:r>
      <w:r w:rsidRPr="000D0B0A">
        <w:rPr>
          <w:rFonts w:ascii="Times New Roman" w:eastAsia="Times New Roman" w:hAnsi="Times New Roman" w:cs="Times New Roman"/>
          <w:sz w:val="24"/>
        </w:rPr>
        <w:t>__</w:t>
      </w:r>
      <w:r w:rsidRPr="000D0B0A">
        <w:rPr>
          <w:rFonts w:ascii="Times New Roman" w:eastAsia="Times New Roman" w:hAnsi="Times New Roman" w:cs="Times New Roman"/>
          <w:sz w:val="24"/>
        </w:rPr>
        <w:tab/>
        <w:t>____________</w:t>
      </w:r>
    </w:p>
    <w:p w14:paraId="3101D258" w14:textId="77777777" w:rsidR="0018250E" w:rsidRPr="000D0B0A" w:rsidRDefault="0018250E" w:rsidP="0018250E">
      <w:pPr>
        <w:tabs>
          <w:tab w:val="left" w:pos="5040"/>
        </w:tabs>
        <w:ind w:left="720" w:right="-2880"/>
        <w:rPr>
          <w:rFonts w:ascii="Times New Roman" w:eastAsia="Times New Roman" w:hAnsi="Times New Roman" w:cs="Times New Roman"/>
          <w:sz w:val="24"/>
        </w:rPr>
      </w:pPr>
      <w:r>
        <w:rPr>
          <w:rFonts w:ascii="Times New Roman" w:eastAsia="Times New Roman" w:hAnsi="Times New Roman" w:cs="Times New Roman"/>
          <w:sz w:val="24"/>
        </w:rPr>
        <w:t xml:space="preserve">Eric Harder </w:t>
      </w:r>
    </w:p>
    <w:p w14:paraId="2DEF444D" w14:textId="77777777" w:rsidR="0018250E" w:rsidRDefault="0018250E" w:rsidP="0018250E">
      <w:pPr>
        <w:tabs>
          <w:tab w:val="left" w:pos="5040"/>
        </w:tabs>
        <w:ind w:left="720" w:right="-2880"/>
        <w:rPr>
          <w:rFonts w:ascii="Times New Roman" w:eastAsia="Times New Roman" w:hAnsi="Times New Roman" w:cs="Times New Roman"/>
          <w:sz w:val="24"/>
        </w:rPr>
      </w:pPr>
      <w:r>
        <w:rPr>
          <w:rFonts w:ascii="Times New Roman" w:eastAsia="Times New Roman" w:hAnsi="Times New Roman" w:cs="Times New Roman"/>
          <w:sz w:val="24"/>
        </w:rPr>
        <w:lastRenderedPageBreak/>
        <w:t>Next Generation Cyber Infrastructure (NGCI)</w:t>
      </w:r>
    </w:p>
    <w:p w14:paraId="4F1BF8A4" w14:textId="77777777" w:rsidR="0018250E" w:rsidRPr="000D0B0A" w:rsidRDefault="0018250E" w:rsidP="0018250E">
      <w:pPr>
        <w:tabs>
          <w:tab w:val="left" w:pos="5040"/>
        </w:tabs>
        <w:ind w:left="720" w:right="-2880"/>
        <w:rPr>
          <w:rFonts w:ascii="Times New Roman" w:eastAsia="Times New Roman" w:hAnsi="Times New Roman" w:cs="Times New Roman"/>
          <w:sz w:val="24"/>
        </w:rPr>
      </w:pPr>
      <w:r>
        <w:rPr>
          <w:rFonts w:ascii="Times New Roman" w:eastAsia="Times New Roman" w:hAnsi="Times New Roman" w:cs="Times New Roman"/>
          <w:sz w:val="24"/>
        </w:rPr>
        <w:t>Apex Program</w:t>
      </w:r>
      <w:r w:rsidRPr="000D0B0A">
        <w:rPr>
          <w:rFonts w:ascii="Times New Roman" w:eastAsia="Times New Roman" w:hAnsi="Times New Roman" w:cs="Times New Roman"/>
          <w:sz w:val="24"/>
        </w:rPr>
        <w:t xml:space="preserve"> Manager</w:t>
      </w:r>
      <w:r>
        <w:rPr>
          <w:rFonts w:ascii="Times New Roman" w:eastAsia="Times New Roman" w:hAnsi="Times New Roman" w:cs="Times New Roman"/>
          <w:sz w:val="24"/>
        </w:rPr>
        <w:t xml:space="preserve"> </w:t>
      </w:r>
      <w:r w:rsidRPr="000D0B0A">
        <w:rPr>
          <w:rFonts w:ascii="Times New Roman" w:eastAsia="Times New Roman" w:hAnsi="Times New Roman" w:cs="Times New Roman"/>
          <w:sz w:val="24"/>
        </w:rPr>
        <w:tab/>
      </w:r>
      <w:r w:rsidRPr="00CA18C3">
        <w:rPr>
          <w:rFonts w:ascii="Times New Roman" w:eastAsia="Times New Roman" w:hAnsi="Times New Roman" w:cs="Times New Roman"/>
          <w:sz w:val="24"/>
        </w:rPr>
        <w:tab/>
      </w:r>
      <w:r w:rsidRPr="000D0B0A">
        <w:rPr>
          <w:rFonts w:ascii="Times New Roman" w:eastAsia="Times New Roman" w:hAnsi="Times New Roman" w:cs="Times New Roman"/>
          <w:sz w:val="24"/>
        </w:rPr>
        <w:t>Date</w:t>
      </w:r>
    </w:p>
    <w:p w14:paraId="7F1E8E08" w14:textId="77777777" w:rsidR="0018250E" w:rsidRPr="000D0B0A" w:rsidRDefault="0018250E" w:rsidP="0018250E">
      <w:pPr>
        <w:tabs>
          <w:tab w:val="left" w:pos="5040"/>
        </w:tabs>
        <w:ind w:left="720" w:right="-2880"/>
        <w:rPr>
          <w:rFonts w:ascii="Times New Roman" w:eastAsia="Times New Roman" w:hAnsi="Times New Roman" w:cs="Times New Roman"/>
          <w:sz w:val="24"/>
        </w:rPr>
      </w:pPr>
    </w:p>
    <w:p w14:paraId="523BBCAB" w14:textId="77777777" w:rsidR="0018250E" w:rsidRPr="000D0B0A" w:rsidRDefault="0018250E" w:rsidP="0018250E">
      <w:pPr>
        <w:tabs>
          <w:tab w:val="left" w:pos="5040"/>
        </w:tabs>
        <w:ind w:left="720" w:right="-2880"/>
        <w:rPr>
          <w:rFonts w:ascii="Times New Roman" w:eastAsia="Times New Roman" w:hAnsi="Times New Roman" w:cs="Times New Roman"/>
          <w:sz w:val="24"/>
        </w:rPr>
      </w:pPr>
      <w:r w:rsidRPr="000D0B0A">
        <w:rPr>
          <w:rFonts w:ascii="Times New Roman" w:eastAsia="Times New Roman" w:hAnsi="Times New Roman" w:cs="Times New Roman"/>
          <w:sz w:val="24"/>
        </w:rPr>
        <w:t>___________________________</w:t>
      </w:r>
      <w:r w:rsidRPr="00CA18C3">
        <w:rPr>
          <w:rFonts w:ascii="Times New Roman" w:eastAsia="Times New Roman" w:hAnsi="Times New Roman" w:cs="Times New Roman"/>
          <w:sz w:val="24"/>
        </w:rPr>
        <w:t>_______</w:t>
      </w:r>
      <w:r w:rsidRPr="000D0B0A">
        <w:rPr>
          <w:rFonts w:ascii="Times New Roman" w:eastAsia="Times New Roman" w:hAnsi="Times New Roman" w:cs="Times New Roman"/>
          <w:sz w:val="24"/>
        </w:rPr>
        <w:t>__</w:t>
      </w:r>
      <w:r w:rsidRPr="000D0B0A">
        <w:rPr>
          <w:rFonts w:ascii="Times New Roman" w:eastAsia="Times New Roman" w:hAnsi="Times New Roman" w:cs="Times New Roman"/>
          <w:sz w:val="24"/>
        </w:rPr>
        <w:tab/>
        <w:t>____________</w:t>
      </w:r>
    </w:p>
    <w:p w14:paraId="58C1DE63" w14:textId="77777777" w:rsidR="0018250E" w:rsidRPr="000D0B0A" w:rsidRDefault="0018250E" w:rsidP="0018250E">
      <w:pPr>
        <w:tabs>
          <w:tab w:val="left" w:pos="5040"/>
        </w:tabs>
        <w:ind w:left="720" w:right="-2880"/>
        <w:rPr>
          <w:rFonts w:ascii="Times New Roman" w:eastAsia="Times New Roman" w:hAnsi="Times New Roman" w:cs="Times New Roman"/>
          <w:sz w:val="24"/>
        </w:rPr>
      </w:pPr>
      <w:r>
        <w:rPr>
          <w:rFonts w:ascii="Times New Roman" w:eastAsia="Times New Roman" w:hAnsi="Times New Roman" w:cs="Times New Roman"/>
          <w:sz w:val="24"/>
        </w:rPr>
        <w:t xml:space="preserve">Greg Wigton </w:t>
      </w:r>
    </w:p>
    <w:p w14:paraId="207D55E2" w14:textId="77777777" w:rsidR="0018250E" w:rsidRDefault="0018250E" w:rsidP="0018250E">
      <w:pPr>
        <w:tabs>
          <w:tab w:val="left" w:pos="5040"/>
        </w:tabs>
        <w:ind w:left="720" w:right="-2880"/>
        <w:rPr>
          <w:rFonts w:ascii="Times New Roman" w:eastAsia="Times New Roman" w:hAnsi="Times New Roman" w:cs="Times New Roman"/>
          <w:sz w:val="24"/>
        </w:rPr>
      </w:pPr>
      <w:r>
        <w:rPr>
          <w:rFonts w:ascii="Times New Roman" w:eastAsia="Times New Roman" w:hAnsi="Times New Roman" w:cs="Times New Roman"/>
          <w:sz w:val="24"/>
        </w:rPr>
        <w:t>Next Generation Cyber Infrastructure (NGCI)</w:t>
      </w:r>
    </w:p>
    <w:p w14:paraId="03547162" w14:textId="77777777" w:rsidR="0018250E" w:rsidRPr="000D0B0A" w:rsidRDefault="0018250E" w:rsidP="0018250E">
      <w:pPr>
        <w:tabs>
          <w:tab w:val="left" w:pos="5040"/>
        </w:tabs>
        <w:ind w:left="720" w:right="-2880"/>
        <w:rPr>
          <w:rFonts w:ascii="Times New Roman" w:eastAsia="Times New Roman" w:hAnsi="Times New Roman" w:cs="Times New Roman"/>
          <w:sz w:val="24"/>
        </w:rPr>
      </w:pPr>
      <w:r>
        <w:rPr>
          <w:rFonts w:ascii="Times New Roman" w:eastAsia="Times New Roman" w:hAnsi="Times New Roman" w:cs="Times New Roman"/>
          <w:sz w:val="24"/>
        </w:rPr>
        <w:t>Apex Deputy Program</w:t>
      </w:r>
      <w:r w:rsidRPr="000D0B0A">
        <w:rPr>
          <w:rFonts w:ascii="Times New Roman" w:eastAsia="Times New Roman" w:hAnsi="Times New Roman" w:cs="Times New Roman"/>
          <w:sz w:val="24"/>
        </w:rPr>
        <w:t xml:space="preserve"> Manager</w:t>
      </w:r>
      <w:r>
        <w:rPr>
          <w:rFonts w:ascii="Times New Roman" w:eastAsia="Times New Roman" w:hAnsi="Times New Roman" w:cs="Times New Roman"/>
          <w:sz w:val="24"/>
        </w:rPr>
        <w:t xml:space="preserve"> </w:t>
      </w:r>
      <w:r w:rsidRPr="000D0B0A">
        <w:rPr>
          <w:rFonts w:ascii="Times New Roman" w:eastAsia="Times New Roman" w:hAnsi="Times New Roman" w:cs="Times New Roman"/>
          <w:sz w:val="24"/>
        </w:rPr>
        <w:tab/>
      </w:r>
      <w:r w:rsidRPr="00CA18C3">
        <w:rPr>
          <w:rFonts w:ascii="Times New Roman" w:eastAsia="Times New Roman" w:hAnsi="Times New Roman" w:cs="Times New Roman"/>
          <w:sz w:val="24"/>
        </w:rPr>
        <w:tab/>
      </w:r>
      <w:r w:rsidRPr="000D0B0A">
        <w:rPr>
          <w:rFonts w:ascii="Times New Roman" w:eastAsia="Times New Roman" w:hAnsi="Times New Roman" w:cs="Times New Roman"/>
          <w:sz w:val="24"/>
        </w:rPr>
        <w:t>Date</w:t>
      </w:r>
    </w:p>
    <w:p w14:paraId="598E6B81" w14:textId="77777777" w:rsidR="0018250E" w:rsidRPr="000D0B0A" w:rsidRDefault="0018250E" w:rsidP="0018250E">
      <w:pPr>
        <w:tabs>
          <w:tab w:val="left" w:pos="5040"/>
        </w:tabs>
        <w:ind w:left="720" w:right="-2880"/>
        <w:rPr>
          <w:rFonts w:ascii="Times New Roman" w:eastAsia="Times New Roman" w:hAnsi="Times New Roman" w:cs="Times New Roman"/>
          <w:sz w:val="24"/>
        </w:rPr>
      </w:pPr>
    </w:p>
    <w:p w14:paraId="47BF28D4" w14:textId="77777777" w:rsidR="0018250E" w:rsidRPr="00CA18C3" w:rsidRDefault="0018250E" w:rsidP="0018250E">
      <w:pPr>
        <w:tabs>
          <w:tab w:val="left" w:pos="5040"/>
        </w:tabs>
        <w:ind w:left="720" w:right="-2880"/>
        <w:rPr>
          <w:rFonts w:ascii="Times New Roman" w:eastAsia="Times New Roman" w:hAnsi="Times New Roman" w:cs="Times New Roman"/>
          <w:sz w:val="24"/>
        </w:rPr>
      </w:pPr>
    </w:p>
    <w:p w14:paraId="0B8E2C41" w14:textId="77777777" w:rsidR="0018250E" w:rsidRPr="000D0B0A" w:rsidRDefault="0018250E" w:rsidP="0018250E">
      <w:pPr>
        <w:tabs>
          <w:tab w:val="left" w:pos="5040"/>
        </w:tabs>
        <w:ind w:left="720" w:right="-2880"/>
        <w:rPr>
          <w:rFonts w:ascii="Times New Roman" w:eastAsia="Times New Roman" w:hAnsi="Times New Roman" w:cs="Times New Roman"/>
          <w:sz w:val="24"/>
        </w:rPr>
      </w:pPr>
      <w:r w:rsidRPr="000D0B0A">
        <w:rPr>
          <w:rFonts w:ascii="Times New Roman" w:eastAsia="Times New Roman" w:hAnsi="Times New Roman" w:cs="Times New Roman"/>
          <w:sz w:val="24"/>
        </w:rPr>
        <w:t>_____________________________</w:t>
      </w:r>
      <w:r w:rsidRPr="00CA18C3">
        <w:rPr>
          <w:rFonts w:ascii="Times New Roman" w:eastAsia="Times New Roman" w:hAnsi="Times New Roman" w:cs="Times New Roman"/>
          <w:sz w:val="24"/>
        </w:rPr>
        <w:t>_______</w:t>
      </w:r>
      <w:r w:rsidRPr="000D0B0A">
        <w:rPr>
          <w:rFonts w:ascii="Times New Roman" w:eastAsia="Times New Roman" w:hAnsi="Times New Roman" w:cs="Times New Roman"/>
          <w:sz w:val="24"/>
        </w:rPr>
        <w:tab/>
        <w:t>____________</w:t>
      </w:r>
    </w:p>
    <w:p w14:paraId="684467EB" w14:textId="77777777" w:rsidR="0018250E" w:rsidRPr="000D0B0A" w:rsidRDefault="0018250E" w:rsidP="0018250E">
      <w:pPr>
        <w:tabs>
          <w:tab w:val="left" w:pos="5040"/>
        </w:tabs>
        <w:ind w:left="720" w:right="-2880"/>
        <w:rPr>
          <w:rFonts w:ascii="Times New Roman" w:eastAsia="Times New Roman" w:hAnsi="Times New Roman" w:cs="Times New Roman"/>
          <w:sz w:val="24"/>
        </w:rPr>
      </w:pPr>
      <w:r w:rsidRPr="000D0B0A">
        <w:rPr>
          <w:rFonts w:ascii="Times New Roman" w:eastAsia="Times New Roman" w:hAnsi="Times New Roman" w:cs="Times New Roman"/>
          <w:sz w:val="24"/>
        </w:rPr>
        <w:t>D</w:t>
      </w:r>
      <w:r>
        <w:rPr>
          <w:rFonts w:ascii="Times New Roman" w:eastAsia="Times New Roman" w:hAnsi="Times New Roman" w:cs="Times New Roman"/>
          <w:sz w:val="24"/>
        </w:rPr>
        <w:t>ouglas Maughan, Ph.D.</w:t>
      </w:r>
      <w:r w:rsidRPr="000D0B0A">
        <w:rPr>
          <w:rFonts w:ascii="Times New Roman" w:eastAsia="Times New Roman" w:hAnsi="Times New Roman" w:cs="Times New Roman"/>
          <w:sz w:val="24"/>
        </w:rPr>
        <w:tab/>
      </w:r>
      <w:r w:rsidRPr="00CA18C3">
        <w:rPr>
          <w:rFonts w:ascii="Times New Roman" w:eastAsia="Times New Roman" w:hAnsi="Times New Roman" w:cs="Times New Roman"/>
          <w:sz w:val="24"/>
        </w:rPr>
        <w:tab/>
      </w:r>
      <w:r w:rsidRPr="000D0B0A">
        <w:rPr>
          <w:rFonts w:ascii="Times New Roman" w:eastAsia="Times New Roman" w:hAnsi="Times New Roman" w:cs="Times New Roman"/>
          <w:sz w:val="24"/>
        </w:rPr>
        <w:t>Date</w:t>
      </w:r>
    </w:p>
    <w:p w14:paraId="235385F4" w14:textId="77777777" w:rsidR="0018250E" w:rsidRPr="000D0B0A" w:rsidRDefault="0018250E" w:rsidP="0018250E">
      <w:pPr>
        <w:tabs>
          <w:tab w:val="left" w:pos="5040"/>
        </w:tabs>
        <w:ind w:left="720" w:right="-2880"/>
        <w:rPr>
          <w:rFonts w:ascii="Times New Roman" w:eastAsia="Times New Roman" w:hAnsi="Times New Roman" w:cs="Times New Roman"/>
          <w:sz w:val="24"/>
        </w:rPr>
      </w:pPr>
      <w:r>
        <w:rPr>
          <w:rFonts w:ascii="Times New Roman" w:eastAsia="Times New Roman" w:hAnsi="Times New Roman" w:cs="Times New Roman"/>
          <w:sz w:val="24"/>
        </w:rPr>
        <w:t xml:space="preserve">Cyber Security </w:t>
      </w:r>
      <w:r w:rsidRPr="000D0B0A">
        <w:rPr>
          <w:rFonts w:ascii="Times New Roman" w:eastAsia="Times New Roman" w:hAnsi="Times New Roman" w:cs="Times New Roman"/>
          <w:sz w:val="24"/>
        </w:rPr>
        <w:t>Division Director</w:t>
      </w:r>
      <w:r w:rsidRPr="000D0B0A">
        <w:rPr>
          <w:rFonts w:ascii="Times New Roman" w:eastAsia="Times New Roman" w:hAnsi="Times New Roman" w:cs="Times New Roman"/>
          <w:sz w:val="24"/>
        </w:rPr>
        <w:tab/>
      </w:r>
    </w:p>
    <w:p w14:paraId="5646A47A" w14:textId="77777777" w:rsidR="0018250E" w:rsidRPr="002D2348" w:rsidRDefault="0018250E" w:rsidP="0018250E">
      <w:pPr>
        <w:tabs>
          <w:tab w:val="left" w:pos="5040"/>
        </w:tabs>
        <w:ind w:left="720" w:right="-2880"/>
        <w:rPr>
          <w:rFonts w:ascii="Times New Roman" w:eastAsia="Times New Roman" w:hAnsi="Times New Roman" w:cs="Times New Roman"/>
          <w:sz w:val="24"/>
        </w:rPr>
      </w:pPr>
      <w:r w:rsidRPr="002D2348">
        <w:rPr>
          <w:rFonts w:ascii="Times New Roman" w:eastAsia="Times New Roman" w:hAnsi="Times New Roman" w:cs="Times New Roman"/>
          <w:sz w:val="24"/>
        </w:rPr>
        <w:t>Homeland Security Advanced Research Projects Agency (HSARPA)</w:t>
      </w:r>
    </w:p>
    <w:p w14:paraId="6F20B70E" w14:textId="77777777" w:rsidR="0018250E" w:rsidRDefault="0018250E" w:rsidP="0018250E">
      <w:pPr>
        <w:tabs>
          <w:tab w:val="left" w:pos="5040"/>
        </w:tabs>
        <w:ind w:left="720" w:right="-2880"/>
        <w:rPr>
          <w:rFonts w:ascii="Times New Roman" w:eastAsia="Times New Roman" w:hAnsi="Times New Roman" w:cs="Times New Roman"/>
          <w:sz w:val="24"/>
        </w:rPr>
      </w:pPr>
      <w:r w:rsidRPr="002D2348">
        <w:rPr>
          <w:rFonts w:ascii="Times New Roman" w:eastAsia="Times New Roman" w:hAnsi="Times New Roman" w:cs="Times New Roman"/>
          <w:sz w:val="24"/>
        </w:rPr>
        <w:t xml:space="preserve">U.S. Department of Homeland Security (DHS), </w:t>
      </w:r>
    </w:p>
    <w:p w14:paraId="551B9303" w14:textId="77777777" w:rsidR="0018250E" w:rsidRDefault="0018250E" w:rsidP="0018250E">
      <w:pPr>
        <w:tabs>
          <w:tab w:val="left" w:pos="5040"/>
        </w:tabs>
        <w:ind w:left="720" w:right="-2880"/>
        <w:rPr>
          <w:rFonts w:ascii="Times New Roman" w:eastAsia="Times New Roman" w:hAnsi="Times New Roman" w:cs="Times New Roman"/>
          <w:sz w:val="24"/>
        </w:rPr>
      </w:pPr>
      <w:r w:rsidRPr="002D2348">
        <w:rPr>
          <w:rFonts w:ascii="Times New Roman" w:eastAsia="Times New Roman" w:hAnsi="Times New Roman" w:cs="Times New Roman"/>
          <w:sz w:val="24"/>
        </w:rPr>
        <w:t>Science &amp; Technology (S&amp;T) Directorate</w:t>
      </w:r>
    </w:p>
    <w:p w14:paraId="02472BDC" w14:textId="77777777" w:rsidR="0018250E" w:rsidRDefault="0018250E" w:rsidP="000229D1">
      <w:pPr>
        <w:rPr>
          <w:rFonts w:ascii="Cambria" w:hAnsi="Cambria"/>
          <w:b/>
          <w:u w:val="single"/>
        </w:rPr>
      </w:pPr>
    </w:p>
    <w:p w14:paraId="47855493" w14:textId="77777777" w:rsidR="0018250E" w:rsidRDefault="0018250E" w:rsidP="000229D1">
      <w:pPr>
        <w:rPr>
          <w:rFonts w:ascii="Cambria" w:hAnsi="Cambria"/>
          <w:b/>
          <w:u w:val="single"/>
        </w:rPr>
      </w:pPr>
    </w:p>
    <w:p w14:paraId="2337D090" w14:textId="77777777" w:rsidR="0018250E" w:rsidRDefault="0018250E" w:rsidP="000229D1">
      <w:pPr>
        <w:rPr>
          <w:rFonts w:ascii="Cambria" w:hAnsi="Cambria"/>
          <w:b/>
          <w:u w:val="single"/>
        </w:rPr>
      </w:pPr>
    </w:p>
    <w:p w14:paraId="6D477864" w14:textId="0CF40268" w:rsidR="00E86F16" w:rsidRDefault="00E86F16" w:rsidP="00E86F16">
      <w:pPr>
        <w:spacing w:after="0" w:line="240" w:lineRule="auto"/>
        <w:rPr>
          <w:rFonts w:ascii="Cambria" w:eastAsia="Times New Roman" w:hAnsi="Cambria" w:cs="Times New Roman"/>
          <w:b/>
          <w:bCs/>
          <w:color w:val="365F91"/>
          <w:sz w:val="28"/>
          <w:szCs w:val="28"/>
        </w:rPr>
      </w:pPr>
      <w:r>
        <w:rPr>
          <w:rFonts w:ascii="Cambria" w:eastAsia="Times New Roman" w:hAnsi="Cambria" w:cs="Times New Roman"/>
          <w:b/>
          <w:bCs/>
          <w:color w:val="365F91"/>
          <w:sz w:val="28"/>
          <w:szCs w:val="28"/>
        </w:rPr>
        <w:t>Record of Changes</w:t>
      </w:r>
    </w:p>
    <w:p w14:paraId="726AAD32" w14:textId="77777777" w:rsidR="00E86F16" w:rsidRPr="00E86F16" w:rsidRDefault="00E86F16" w:rsidP="00E86F16">
      <w:pPr>
        <w:spacing w:after="0" w:line="240" w:lineRule="auto"/>
        <w:rPr>
          <w:rFonts w:ascii="Cambria" w:eastAsia="Times New Roman" w:hAnsi="Cambria" w:cs="Times New Roman"/>
          <w:b/>
          <w:bCs/>
          <w:color w:val="365F91"/>
          <w:sz w:val="28"/>
          <w:szCs w:val="28"/>
        </w:rPr>
      </w:pPr>
    </w:p>
    <w:tbl>
      <w:tblPr>
        <w:tblStyle w:val="TableGrid1"/>
        <w:tblW w:w="0" w:type="auto"/>
        <w:tblInd w:w="108" w:type="dxa"/>
        <w:tblLayout w:type="fixed"/>
        <w:tblLook w:val="04A0" w:firstRow="1" w:lastRow="0" w:firstColumn="1" w:lastColumn="0" w:noHBand="0" w:noVBand="1"/>
      </w:tblPr>
      <w:tblGrid>
        <w:gridCol w:w="810"/>
        <w:gridCol w:w="990"/>
        <w:gridCol w:w="1350"/>
        <w:gridCol w:w="990"/>
        <w:gridCol w:w="5310"/>
      </w:tblGrid>
      <w:tr w:rsidR="00E86F16" w:rsidRPr="00E86F16" w14:paraId="37AAF70F" w14:textId="77777777" w:rsidTr="00E86F16">
        <w:tc>
          <w:tcPr>
            <w:tcW w:w="810" w:type="dxa"/>
            <w:shd w:val="clear" w:color="auto" w:fill="002060"/>
          </w:tcPr>
          <w:p w14:paraId="69E29068" w14:textId="77777777" w:rsidR="00E86F16" w:rsidRPr="00E86F16" w:rsidRDefault="00E86F16" w:rsidP="00E86F16">
            <w:pPr>
              <w:jc w:val="center"/>
              <w:rPr>
                <w:rFonts w:ascii="Calibri" w:hAnsi="Calibri"/>
                <w:b/>
                <w:color w:val="FFFFFF"/>
              </w:rPr>
            </w:pPr>
            <w:r w:rsidRPr="00E86F16">
              <w:rPr>
                <w:rFonts w:ascii="Calibri" w:hAnsi="Calibri"/>
                <w:b/>
                <w:color w:val="FFFFFF"/>
              </w:rPr>
              <w:t>Version</w:t>
            </w:r>
          </w:p>
        </w:tc>
        <w:tc>
          <w:tcPr>
            <w:tcW w:w="990" w:type="dxa"/>
            <w:shd w:val="clear" w:color="auto" w:fill="002060"/>
          </w:tcPr>
          <w:p w14:paraId="33CADE31" w14:textId="77777777" w:rsidR="00E86F16" w:rsidRPr="00E86F16" w:rsidRDefault="00E86F16" w:rsidP="00E86F16">
            <w:pPr>
              <w:jc w:val="center"/>
              <w:rPr>
                <w:rFonts w:ascii="Calibri" w:hAnsi="Calibri"/>
                <w:b/>
                <w:color w:val="FFFFFF"/>
              </w:rPr>
            </w:pPr>
            <w:r w:rsidRPr="00E86F16">
              <w:rPr>
                <w:rFonts w:ascii="Calibri" w:hAnsi="Calibri"/>
                <w:b/>
                <w:color w:val="FFFFFF"/>
              </w:rPr>
              <w:t>Date</w:t>
            </w:r>
          </w:p>
        </w:tc>
        <w:tc>
          <w:tcPr>
            <w:tcW w:w="1350" w:type="dxa"/>
            <w:shd w:val="clear" w:color="auto" w:fill="002060"/>
          </w:tcPr>
          <w:p w14:paraId="08BAD3AC" w14:textId="77777777" w:rsidR="00E86F16" w:rsidRPr="00E86F16" w:rsidRDefault="00E86F16" w:rsidP="00E86F16">
            <w:pPr>
              <w:jc w:val="center"/>
              <w:rPr>
                <w:rFonts w:ascii="Calibri" w:hAnsi="Calibri"/>
                <w:b/>
                <w:color w:val="FFFFFF"/>
              </w:rPr>
            </w:pPr>
            <w:r w:rsidRPr="00E86F16">
              <w:rPr>
                <w:rFonts w:ascii="Calibri" w:hAnsi="Calibri"/>
                <w:b/>
                <w:color w:val="FFFFFF"/>
              </w:rPr>
              <w:t>Figure # or Section #</w:t>
            </w:r>
          </w:p>
        </w:tc>
        <w:tc>
          <w:tcPr>
            <w:tcW w:w="990" w:type="dxa"/>
            <w:shd w:val="clear" w:color="auto" w:fill="002060"/>
          </w:tcPr>
          <w:p w14:paraId="0257271C" w14:textId="77777777" w:rsidR="00E86F16" w:rsidRPr="00E86F16" w:rsidRDefault="00E86F16" w:rsidP="00E86F16">
            <w:pPr>
              <w:jc w:val="center"/>
              <w:rPr>
                <w:rFonts w:ascii="Calibri" w:hAnsi="Calibri"/>
                <w:b/>
                <w:color w:val="FFFFFF"/>
              </w:rPr>
            </w:pPr>
            <w:r w:rsidRPr="00E86F16">
              <w:rPr>
                <w:rFonts w:ascii="Calibri" w:hAnsi="Calibri"/>
                <w:b/>
                <w:color w:val="FFFFFF"/>
              </w:rPr>
              <w:t>A/M/D*</w:t>
            </w:r>
          </w:p>
        </w:tc>
        <w:tc>
          <w:tcPr>
            <w:tcW w:w="5310" w:type="dxa"/>
            <w:shd w:val="clear" w:color="auto" w:fill="002060"/>
          </w:tcPr>
          <w:p w14:paraId="6484046F" w14:textId="77777777" w:rsidR="00E86F16" w:rsidRPr="00E86F16" w:rsidRDefault="00E86F16" w:rsidP="00E86F16">
            <w:pPr>
              <w:jc w:val="center"/>
              <w:rPr>
                <w:rFonts w:ascii="Calibri" w:hAnsi="Calibri"/>
                <w:b/>
                <w:color w:val="FFFFFF"/>
              </w:rPr>
            </w:pPr>
            <w:r w:rsidRPr="00E86F16">
              <w:rPr>
                <w:rFonts w:ascii="Calibri" w:hAnsi="Calibri"/>
                <w:b/>
                <w:color w:val="FFFFFF"/>
              </w:rPr>
              <w:t>Description of Change / Rationale</w:t>
            </w:r>
          </w:p>
        </w:tc>
      </w:tr>
      <w:tr w:rsidR="00E86F16" w:rsidRPr="00E86F16" w14:paraId="4A8FE6D6" w14:textId="77777777" w:rsidTr="00E86F16">
        <w:tc>
          <w:tcPr>
            <w:tcW w:w="810" w:type="dxa"/>
          </w:tcPr>
          <w:p w14:paraId="34D4D809" w14:textId="77777777" w:rsidR="00E86F16" w:rsidRPr="00E86F16" w:rsidRDefault="00E86F16" w:rsidP="00E86F16">
            <w:pPr>
              <w:rPr>
                <w:rFonts w:ascii="Calibri" w:hAnsi="Calibri"/>
              </w:rPr>
            </w:pPr>
            <w:r w:rsidRPr="00E86F16">
              <w:rPr>
                <w:rFonts w:ascii="Calibri" w:hAnsi="Calibri"/>
              </w:rPr>
              <w:t>1.0</w:t>
            </w:r>
          </w:p>
        </w:tc>
        <w:tc>
          <w:tcPr>
            <w:tcW w:w="990" w:type="dxa"/>
          </w:tcPr>
          <w:p w14:paraId="6470A616" w14:textId="0CAE11F8" w:rsidR="00E86F16" w:rsidRPr="00E86F16" w:rsidRDefault="00E86F16" w:rsidP="00E86F16">
            <w:pPr>
              <w:rPr>
                <w:rFonts w:ascii="Calibri" w:hAnsi="Calibri"/>
              </w:rPr>
            </w:pPr>
            <w:r w:rsidRPr="00E86F16">
              <w:rPr>
                <w:rFonts w:ascii="Calibri" w:hAnsi="Calibri"/>
              </w:rPr>
              <w:t>0</w:t>
            </w:r>
            <w:r>
              <w:rPr>
                <w:rFonts w:ascii="Calibri" w:hAnsi="Calibri"/>
              </w:rPr>
              <w:t>8/2015</w:t>
            </w:r>
          </w:p>
        </w:tc>
        <w:tc>
          <w:tcPr>
            <w:tcW w:w="1350" w:type="dxa"/>
          </w:tcPr>
          <w:p w14:paraId="50A08B82" w14:textId="77777777" w:rsidR="00E86F16" w:rsidRPr="00E86F16" w:rsidRDefault="00E86F16" w:rsidP="00E86F16">
            <w:pPr>
              <w:rPr>
                <w:rFonts w:ascii="Calibri" w:hAnsi="Calibri"/>
              </w:rPr>
            </w:pPr>
          </w:p>
        </w:tc>
        <w:tc>
          <w:tcPr>
            <w:tcW w:w="990" w:type="dxa"/>
          </w:tcPr>
          <w:p w14:paraId="3A14DB2F" w14:textId="77777777" w:rsidR="00E86F16" w:rsidRPr="00E86F16" w:rsidRDefault="00E86F16" w:rsidP="00E86F16">
            <w:pPr>
              <w:rPr>
                <w:rFonts w:ascii="Calibri" w:hAnsi="Calibri"/>
              </w:rPr>
            </w:pPr>
            <w:r w:rsidRPr="00E86F16">
              <w:rPr>
                <w:rFonts w:ascii="Calibri" w:hAnsi="Calibri"/>
              </w:rPr>
              <w:t>A</w:t>
            </w:r>
          </w:p>
        </w:tc>
        <w:tc>
          <w:tcPr>
            <w:tcW w:w="5310" w:type="dxa"/>
          </w:tcPr>
          <w:p w14:paraId="4D297590" w14:textId="23C4A50A" w:rsidR="00E86F16" w:rsidRPr="00E86F16" w:rsidRDefault="00E86F16" w:rsidP="00E86F16">
            <w:pPr>
              <w:rPr>
                <w:rFonts w:ascii="Calibri" w:hAnsi="Calibri"/>
              </w:rPr>
            </w:pPr>
            <w:r>
              <w:rPr>
                <w:rFonts w:ascii="Calibri" w:hAnsi="Calibri"/>
              </w:rPr>
              <w:t>Initial Draft of PMP</w:t>
            </w:r>
          </w:p>
        </w:tc>
      </w:tr>
      <w:tr w:rsidR="00E86F16" w:rsidRPr="00E86F16" w14:paraId="5B74C1E8" w14:textId="77777777" w:rsidTr="00E86F16">
        <w:tc>
          <w:tcPr>
            <w:tcW w:w="810" w:type="dxa"/>
          </w:tcPr>
          <w:p w14:paraId="0D976B33" w14:textId="615F6DD1" w:rsidR="00E86F16" w:rsidRPr="00E86F16" w:rsidRDefault="00117C2D" w:rsidP="00E86F16">
            <w:pPr>
              <w:rPr>
                <w:rFonts w:ascii="Calibri" w:hAnsi="Calibri"/>
              </w:rPr>
            </w:pPr>
            <w:r>
              <w:rPr>
                <w:rFonts w:ascii="Calibri" w:hAnsi="Calibri"/>
              </w:rPr>
              <w:t>1.2</w:t>
            </w:r>
          </w:p>
        </w:tc>
        <w:tc>
          <w:tcPr>
            <w:tcW w:w="990" w:type="dxa"/>
          </w:tcPr>
          <w:p w14:paraId="04F833A3" w14:textId="2504D1CE" w:rsidR="00E86F16" w:rsidRPr="00E86F16" w:rsidRDefault="00117C2D" w:rsidP="00E86F16">
            <w:pPr>
              <w:rPr>
                <w:rFonts w:ascii="Calibri" w:hAnsi="Calibri"/>
              </w:rPr>
            </w:pPr>
            <w:r>
              <w:rPr>
                <w:rFonts w:ascii="Calibri" w:hAnsi="Calibri"/>
              </w:rPr>
              <w:t>10/2016</w:t>
            </w:r>
          </w:p>
        </w:tc>
        <w:tc>
          <w:tcPr>
            <w:tcW w:w="1350" w:type="dxa"/>
          </w:tcPr>
          <w:p w14:paraId="40E198DB" w14:textId="77777777" w:rsidR="00E86F16" w:rsidRPr="00E86F16" w:rsidRDefault="00E86F16" w:rsidP="00E86F16">
            <w:pPr>
              <w:rPr>
                <w:rFonts w:ascii="Calibri" w:hAnsi="Calibri"/>
              </w:rPr>
            </w:pPr>
          </w:p>
        </w:tc>
        <w:tc>
          <w:tcPr>
            <w:tcW w:w="990" w:type="dxa"/>
          </w:tcPr>
          <w:p w14:paraId="29B1DC95" w14:textId="44F18E5F" w:rsidR="00E86F16" w:rsidRPr="00E86F16" w:rsidRDefault="00117C2D" w:rsidP="00E86F16">
            <w:pPr>
              <w:rPr>
                <w:rFonts w:ascii="Calibri" w:hAnsi="Calibri"/>
              </w:rPr>
            </w:pPr>
            <w:r>
              <w:rPr>
                <w:rFonts w:ascii="Calibri" w:hAnsi="Calibri"/>
              </w:rPr>
              <w:t>A</w:t>
            </w:r>
          </w:p>
        </w:tc>
        <w:tc>
          <w:tcPr>
            <w:tcW w:w="5310" w:type="dxa"/>
          </w:tcPr>
          <w:p w14:paraId="2767FD7F" w14:textId="23B08664" w:rsidR="00E86F16" w:rsidRPr="00E86F16" w:rsidRDefault="00117C2D" w:rsidP="00117C2D">
            <w:pPr>
              <w:rPr>
                <w:rFonts w:ascii="Calibri" w:hAnsi="Calibri"/>
              </w:rPr>
            </w:pPr>
            <w:r>
              <w:rPr>
                <w:rFonts w:ascii="Calibri" w:hAnsi="Calibri"/>
              </w:rPr>
              <w:t xml:space="preserve">Added Silicon Valley Innovation Program Initiative  </w:t>
            </w:r>
          </w:p>
        </w:tc>
      </w:tr>
      <w:tr w:rsidR="00E86F16" w:rsidRPr="00E86F16" w14:paraId="7E39280B" w14:textId="77777777" w:rsidTr="00E86F16">
        <w:tc>
          <w:tcPr>
            <w:tcW w:w="810" w:type="dxa"/>
          </w:tcPr>
          <w:p w14:paraId="293FDA24" w14:textId="1B84025D" w:rsidR="00E86F16" w:rsidRPr="00E86F16" w:rsidRDefault="001C66E3" w:rsidP="00E86F16">
            <w:pPr>
              <w:rPr>
                <w:rFonts w:ascii="Calibri" w:hAnsi="Calibri"/>
              </w:rPr>
            </w:pPr>
            <w:ins w:id="1" w:author="Buleza, Laurel (CTR)" w:date="2017-04-24T14:38:00Z">
              <w:r>
                <w:rPr>
                  <w:rFonts w:ascii="Calibri" w:hAnsi="Calibri"/>
                </w:rPr>
                <w:t>1.4</w:t>
              </w:r>
            </w:ins>
          </w:p>
        </w:tc>
        <w:tc>
          <w:tcPr>
            <w:tcW w:w="990" w:type="dxa"/>
          </w:tcPr>
          <w:p w14:paraId="11A07065" w14:textId="325B6A26" w:rsidR="00E86F16" w:rsidRPr="00E86F16" w:rsidRDefault="001C66E3" w:rsidP="00E86F16">
            <w:pPr>
              <w:rPr>
                <w:rFonts w:ascii="Calibri" w:hAnsi="Calibri"/>
              </w:rPr>
            </w:pPr>
            <w:ins w:id="2" w:author="Buleza, Laurel (CTR)" w:date="2017-04-24T14:38:00Z">
              <w:r>
                <w:rPr>
                  <w:rFonts w:ascii="Calibri" w:hAnsi="Calibri"/>
                </w:rPr>
                <w:t>04/2017</w:t>
              </w:r>
            </w:ins>
          </w:p>
        </w:tc>
        <w:tc>
          <w:tcPr>
            <w:tcW w:w="1350" w:type="dxa"/>
          </w:tcPr>
          <w:p w14:paraId="530499F3" w14:textId="77777777" w:rsidR="00E86F16" w:rsidRPr="00E86F16" w:rsidRDefault="00E86F16" w:rsidP="00E86F16">
            <w:pPr>
              <w:rPr>
                <w:rFonts w:ascii="Calibri" w:hAnsi="Calibri"/>
              </w:rPr>
            </w:pPr>
          </w:p>
        </w:tc>
        <w:tc>
          <w:tcPr>
            <w:tcW w:w="990" w:type="dxa"/>
          </w:tcPr>
          <w:p w14:paraId="7292CF26" w14:textId="78040EC4" w:rsidR="00E86F16" w:rsidRPr="00E86F16" w:rsidRDefault="001C66E3" w:rsidP="00E86F16">
            <w:pPr>
              <w:rPr>
                <w:rFonts w:ascii="Calibri" w:hAnsi="Calibri"/>
              </w:rPr>
            </w:pPr>
            <w:ins w:id="3" w:author="Buleza, Laurel (CTR)" w:date="2017-04-24T14:38:00Z">
              <w:r>
                <w:rPr>
                  <w:rFonts w:ascii="Calibri" w:hAnsi="Calibri"/>
                </w:rPr>
                <w:t>M</w:t>
              </w:r>
            </w:ins>
          </w:p>
        </w:tc>
        <w:tc>
          <w:tcPr>
            <w:tcW w:w="5310" w:type="dxa"/>
          </w:tcPr>
          <w:p w14:paraId="0521D6C6" w14:textId="77777777" w:rsidR="00E86F16" w:rsidRPr="00E86F16" w:rsidRDefault="00E86F16" w:rsidP="00E86F16">
            <w:pPr>
              <w:rPr>
                <w:rFonts w:ascii="Calibri" w:hAnsi="Calibri"/>
              </w:rPr>
            </w:pPr>
          </w:p>
        </w:tc>
      </w:tr>
      <w:tr w:rsidR="00E86F16" w:rsidRPr="00E86F16" w14:paraId="2F0E0F24" w14:textId="77777777" w:rsidTr="00E86F16">
        <w:tc>
          <w:tcPr>
            <w:tcW w:w="810" w:type="dxa"/>
          </w:tcPr>
          <w:p w14:paraId="57224D9C" w14:textId="77777777" w:rsidR="00E86F16" w:rsidRPr="00E86F16" w:rsidRDefault="00E86F16" w:rsidP="00E86F16">
            <w:pPr>
              <w:rPr>
                <w:rFonts w:ascii="Calibri" w:hAnsi="Calibri"/>
              </w:rPr>
            </w:pPr>
          </w:p>
        </w:tc>
        <w:tc>
          <w:tcPr>
            <w:tcW w:w="990" w:type="dxa"/>
          </w:tcPr>
          <w:p w14:paraId="5A085142" w14:textId="77777777" w:rsidR="00E86F16" w:rsidRPr="00E86F16" w:rsidRDefault="00E86F16" w:rsidP="00E86F16">
            <w:pPr>
              <w:rPr>
                <w:rFonts w:ascii="Calibri" w:hAnsi="Calibri"/>
              </w:rPr>
            </w:pPr>
          </w:p>
        </w:tc>
        <w:tc>
          <w:tcPr>
            <w:tcW w:w="1350" w:type="dxa"/>
          </w:tcPr>
          <w:p w14:paraId="0C2226EC" w14:textId="77777777" w:rsidR="00E86F16" w:rsidRPr="00E86F16" w:rsidRDefault="00E86F16" w:rsidP="00E86F16">
            <w:pPr>
              <w:rPr>
                <w:rFonts w:ascii="Calibri" w:hAnsi="Calibri"/>
              </w:rPr>
            </w:pPr>
          </w:p>
        </w:tc>
        <w:tc>
          <w:tcPr>
            <w:tcW w:w="990" w:type="dxa"/>
          </w:tcPr>
          <w:p w14:paraId="153BEC53" w14:textId="77777777" w:rsidR="00E86F16" w:rsidRPr="00E86F16" w:rsidRDefault="00E86F16" w:rsidP="00E86F16">
            <w:pPr>
              <w:rPr>
                <w:rFonts w:ascii="Calibri" w:hAnsi="Calibri"/>
              </w:rPr>
            </w:pPr>
          </w:p>
        </w:tc>
        <w:tc>
          <w:tcPr>
            <w:tcW w:w="5310" w:type="dxa"/>
          </w:tcPr>
          <w:p w14:paraId="36E5F5A8" w14:textId="77777777" w:rsidR="00E86F16" w:rsidRPr="00E86F16" w:rsidRDefault="00E86F16" w:rsidP="00E86F16">
            <w:pPr>
              <w:rPr>
                <w:rFonts w:ascii="Calibri" w:hAnsi="Calibri"/>
              </w:rPr>
            </w:pPr>
          </w:p>
        </w:tc>
      </w:tr>
      <w:tr w:rsidR="00E86F16" w:rsidRPr="00E86F16" w14:paraId="799BA381" w14:textId="77777777" w:rsidTr="00E86F16">
        <w:tc>
          <w:tcPr>
            <w:tcW w:w="810" w:type="dxa"/>
          </w:tcPr>
          <w:p w14:paraId="184ECC02" w14:textId="77777777" w:rsidR="00E86F16" w:rsidRPr="00E86F16" w:rsidRDefault="00E86F16" w:rsidP="00E86F16">
            <w:pPr>
              <w:rPr>
                <w:rFonts w:ascii="Calibri" w:hAnsi="Calibri"/>
              </w:rPr>
            </w:pPr>
          </w:p>
        </w:tc>
        <w:tc>
          <w:tcPr>
            <w:tcW w:w="990" w:type="dxa"/>
          </w:tcPr>
          <w:p w14:paraId="21F5293E" w14:textId="77777777" w:rsidR="00E86F16" w:rsidRPr="00E86F16" w:rsidRDefault="00E86F16" w:rsidP="00E86F16">
            <w:pPr>
              <w:rPr>
                <w:rFonts w:ascii="Calibri" w:hAnsi="Calibri"/>
              </w:rPr>
            </w:pPr>
          </w:p>
        </w:tc>
        <w:tc>
          <w:tcPr>
            <w:tcW w:w="1350" w:type="dxa"/>
          </w:tcPr>
          <w:p w14:paraId="553BF20F" w14:textId="77777777" w:rsidR="00E86F16" w:rsidRPr="00E86F16" w:rsidRDefault="00E86F16" w:rsidP="00E86F16">
            <w:pPr>
              <w:rPr>
                <w:rFonts w:ascii="Calibri" w:hAnsi="Calibri"/>
              </w:rPr>
            </w:pPr>
          </w:p>
        </w:tc>
        <w:tc>
          <w:tcPr>
            <w:tcW w:w="990" w:type="dxa"/>
          </w:tcPr>
          <w:p w14:paraId="77C20EAD" w14:textId="77777777" w:rsidR="00E86F16" w:rsidRPr="00E86F16" w:rsidRDefault="00E86F16" w:rsidP="00E86F16">
            <w:pPr>
              <w:rPr>
                <w:rFonts w:ascii="Calibri" w:hAnsi="Calibri"/>
              </w:rPr>
            </w:pPr>
          </w:p>
        </w:tc>
        <w:tc>
          <w:tcPr>
            <w:tcW w:w="5310" w:type="dxa"/>
          </w:tcPr>
          <w:p w14:paraId="6AB9EBE5" w14:textId="77777777" w:rsidR="00E86F16" w:rsidRPr="00E86F16" w:rsidRDefault="00E86F16" w:rsidP="00E86F16">
            <w:pPr>
              <w:rPr>
                <w:rFonts w:ascii="Calibri" w:hAnsi="Calibri"/>
              </w:rPr>
            </w:pPr>
          </w:p>
        </w:tc>
      </w:tr>
    </w:tbl>
    <w:p w14:paraId="2C30CAAF" w14:textId="66DC7470" w:rsidR="00E86F16" w:rsidRPr="00C5133A" w:rsidRDefault="00E86F16" w:rsidP="00E86F16">
      <w:pPr>
        <w:spacing w:after="0" w:line="240" w:lineRule="auto"/>
        <w:jc w:val="right"/>
        <w:rPr>
          <w:rFonts w:ascii="Arial" w:eastAsia="Times New Roman" w:hAnsi="Arial" w:cs="Times New Roman"/>
          <w:sz w:val="20"/>
          <w:szCs w:val="20"/>
        </w:rPr>
      </w:pPr>
      <w:r>
        <w:rPr>
          <w:b/>
        </w:rPr>
        <w:tab/>
      </w:r>
      <w:r>
        <w:rPr>
          <w:b/>
        </w:rPr>
        <w:tab/>
      </w:r>
      <w:r>
        <w:rPr>
          <w:b/>
        </w:rPr>
        <w:tab/>
      </w:r>
      <w:r>
        <w:rPr>
          <w:b/>
        </w:rPr>
        <w:tab/>
      </w:r>
      <w:r>
        <w:rPr>
          <w:b/>
        </w:rPr>
        <w:tab/>
      </w:r>
      <w:r>
        <w:rPr>
          <w:b/>
        </w:rPr>
        <w:tab/>
      </w:r>
      <w:r>
        <w:rPr>
          <w:b/>
        </w:rPr>
        <w:tab/>
      </w:r>
      <w:r>
        <w:rPr>
          <w:b/>
        </w:rPr>
        <w:tab/>
      </w:r>
      <w:r w:rsidRPr="00C5133A">
        <w:rPr>
          <w:rFonts w:ascii="Arial" w:eastAsia="Times New Roman" w:hAnsi="Arial" w:cs="Times New Roman"/>
          <w:sz w:val="20"/>
          <w:szCs w:val="20"/>
        </w:rPr>
        <w:t>* A-Added, M-Modified, D-Deleted</w:t>
      </w:r>
    </w:p>
    <w:p w14:paraId="4D7E5435" w14:textId="77777777" w:rsidR="002D631C" w:rsidRDefault="002D631C">
      <w:pPr>
        <w:rPr>
          <w:b/>
          <w:u w:val="single"/>
        </w:rPr>
      </w:pPr>
    </w:p>
    <w:p w14:paraId="53CC8FE3" w14:textId="35B11DF1" w:rsidR="002D631C" w:rsidRDefault="002D631C">
      <w:pPr>
        <w:rPr>
          <w:b/>
          <w:u w:val="single"/>
        </w:rPr>
      </w:pPr>
      <w:r>
        <w:rPr>
          <w:b/>
          <w:u w:val="single"/>
        </w:rPr>
        <w:br w:type="page"/>
      </w:r>
    </w:p>
    <w:p w14:paraId="12EB50AF" w14:textId="77777777" w:rsidR="000229D1" w:rsidRPr="00567460" w:rsidRDefault="000229D1" w:rsidP="000229D1">
      <w:pPr>
        <w:rPr>
          <w:b/>
          <w:u w:val="single"/>
        </w:rPr>
      </w:pPr>
      <w:r w:rsidRPr="00567460">
        <w:rPr>
          <w:b/>
          <w:u w:val="single"/>
        </w:rPr>
        <w:lastRenderedPageBreak/>
        <w:t>Contents</w:t>
      </w:r>
    </w:p>
    <w:p w14:paraId="286942D7" w14:textId="77777777" w:rsidR="0002327C" w:rsidRDefault="00323FC1">
      <w:pPr>
        <w:pStyle w:val="TOC1"/>
        <w:tabs>
          <w:tab w:val="left" w:pos="660"/>
          <w:tab w:val="right" w:leader="dot" w:pos="9350"/>
        </w:tabs>
        <w:rPr>
          <w:rFonts w:eastAsiaTheme="minorEastAsia"/>
          <w:noProof/>
        </w:rPr>
      </w:pPr>
      <w:r>
        <w:fldChar w:fldCharType="begin"/>
      </w:r>
      <w:r>
        <w:instrText xml:space="preserve"> TOC \o "1-3" \h \z \u </w:instrText>
      </w:r>
      <w:r>
        <w:fldChar w:fldCharType="separate"/>
      </w:r>
      <w:hyperlink w:anchor="_Toc467154454" w:history="1">
        <w:r w:rsidR="0002327C" w:rsidRPr="001D553F">
          <w:rPr>
            <w:rStyle w:val="Hyperlink"/>
            <w:noProof/>
          </w:rPr>
          <w:t>1</w:t>
        </w:r>
        <w:r w:rsidR="0002327C">
          <w:rPr>
            <w:rFonts w:eastAsiaTheme="minorEastAsia"/>
            <w:noProof/>
          </w:rPr>
          <w:tab/>
        </w:r>
        <w:r w:rsidR="0002327C" w:rsidRPr="001D553F">
          <w:rPr>
            <w:rStyle w:val="Hyperlink"/>
            <w:noProof/>
          </w:rPr>
          <w:t>Program Summary</w:t>
        </w:r>
        <w:r w:rsidR="0002327C">
          <w:rPr>
            <w:noProof/>
            <w:webHidden/>
          </w:rPr>
          <w:tab/>
        </w:r>
        <w:r w:rsidR="0002327C">
          <w:rPr>
            <w:noProof/>
            <w:webHidden/>
          </w:rPr>
          <w:fldChar w:fldCharType="begin"/>
        </w:r>
        <w:r w:rsidR="0002327C">
          <w:rPr>
            <w:noProof/>
            <w:webHidden/>
          </w:rPr>
          <w:instrText xml:space="preserve"> PAGEREF _Toc467154454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6935F756" w14:textId="77777777" w:rsidR="0002327C" w:rsidRDefault="0005610E">
      <w:pPr>
        <w:pStyle w:val="TOC2"/>
        <w:rPr>
          <w:rFonts w:eastAsiaTheme="minorEastAsia"/>
          <w:noProof/>
        </w:rPr>
      </w:pPr>
      <w:hyperlink w:anchor="_Toc467154455" w:history="1">
        <w:r w:rsidR="0002327C" w:rsidRPr="001D553F">
          <w:rPr>
            <w:rStyle w:val="Hyperlink"/>
            <w:noProof/>
          </w:rPr>
          <w:t>1.1</w:t>
        </w:r>
        <w:r w:rsidR="0002327C">
          <w:rPr>
            <w:rFonts w:eastAsiaTheme="minorEastAsia"/>
            <w:noProof/>
          </w:rPr>
          <w:tab/>
        </w:r>
        <w:r w:rsidR="0002327C" w:rsidRPr="001D553F">
          <w:rPr>
            <w:rStyle w:val="Hyperlink"/>
            <w:noProof/>
          </w:rPr>
          <w:t>Background and Purpose</w:t>
        </w:r>
        <w:r w:rsidR="0002327C">
          <w:rPr>
            <w:noProof/>
            <w:webHidden/>
          </w:rPr>
          <w:tab/>
        </w:r>
        <w:r w:rsidR="0002327C">
          <w:rPr>
            <w:noProof/>
            <w:webHidden/>
          </w:rPr>
          <w:fldChar w:fldCharType="begin"/>
        </w:r>
        <w:r w:rsidR="0002327C">
          <w:rPr>
            <w:noProof/>
            <w:webHidden/>
          </w:rPr>
          <w:instrText xml:space="preserve"> PAGEREF _Toc467154455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565E9826" w14:textId="77777777" w:rsidR="0002327C" w:rsidRDefault="0005610E">
      <w:pPr>
        <w:pStyle w:val="TOC2"/>
        <w:rPr>
          <w:rFonts w:eastAsiaTheme="minorEastAsia"/>
          <w:noProof/>
        </w:rPr>
      </w:pPr>
      <w:hyperlink w:anchor="_Toc467154456" w:history="1">
        <w:r w:rsidR="0002327C" w:rsidRPr="001D553F">
          <w:rPr>
            <w:rStyle w:val="Hyperlink"/>
            <w:noProof/>
          </w:rPr>
          <w:t>1.2</w:t>
        </w:r>
        <w:r w:rsidR="0002327C">
          <w:rPr>
            <w:rFonts w:eastAsiaTheme="minorEastAsia"/>
            <w:noProof/>
          </w:rPr>
          <w:tab/>
        </w:r>
        <w:r w:rsidR="0002327C" w:rsidRPr="001D553F">
          <w:rPr>
            <w:rStyle w:val="Hyperlink"/>
            <w:noProof/>
          </w:rPr>
          <w:t>Customers and Stakeholders</w:t>
        </w:r>
        <w:r w:rsidR="0002327C">
          <w:rPr>
            <w:noProof/>
            <w:webHidden/>
          </w:rPr>
          <w:tab/>
        </w:r>
        <w:r w:rsidR="0002327C">
          <w:rPr>
            <w:noProof/>
            <w:webHidden/>
          </w:rPr>
          <w:fldChar w:fldCharType="begin"/>
        </w:r>
        <w:r w:rsidR="0002327C">
          <w:rPr>
            <w:noProof/>
            <w:webHidden/>
          </w:rPr>
          <w:instrText xml:space="preserve"> PAGEREF _Toc467154456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05FFD7F4" w14:textId="77777777" w:rsidR="0002327C" w:rsidRDefault="0005610E">
      <w:pPr>
        <w:pStyle w:val="TOC2"/>
        <w:rPr>
          <w:rFonts w:eastAsiaTheme="minorEastAsia"/>
          <w:noProof/>
        </w:rPr>
      </w:pPr>
      <w:hyperlink w:anchor="_Toc467154457" w:history="1">
        <w:r w:rsidR="0002327C" w:rsidRPr="001D553F">
          <w:rPr>
            <w:rStyle w:val="Hyperlink"/>
            <w:noProof/>
          </w:rPr>
          <w:t>1.3</w:t>
        </w:r>
        <w:r w:rsidR="0002327C">
          <w:rPr>
            <w:rFonts w:eastAsiaTheme="minorEastAsia"/>
            <w:noProof/>
          </w:rPr>
          <w:tab/>
        </w:r>
        <w:r w:rsidR="0002327C" w:rsidRPr="001D553F">
          <w:rPr>
            <w:rStyle w:val="Hyperlink"/>
            <w:noProof/>
          </w:rPr>
          <w:t>Other Transaction Authority (OTA)</w:t>
        </w:r>
        <w:r w:rsidR="0002327C">
          <w:rPr>
            <w:noProof/>
            <w:webHidden/>
          </w:rPr>
          <w:tab/>
        </w:r>
        <w:r w:rsidR="0002327C">
          <w:rPr>
            <w:noProof/>
            <w:webHidden/>
          </w:rPr>
          <w:fldChar w:fldCharType="begin"/>
        </w:r>
        <w:r w:rsidR="0002327C">
          <w:rPr>
            <w:noProof/>
            <w:webHidden/>
          </w:rPr>
          <w:instrText xml:space="preserve"> PAGEREF _Toc467154457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430C5F91" w14:textId="77777777" w:rsidR="0002327C" w:rsidRDefault="0005610E">
      <w:pPr>
        <w:pStyle w:val="TOC2"/>
        <w:rPr>
          <w:rFonts w:eastAsiaTheme="minorEastAsia"/>
          <w:noProof/>
        </w:rPr>
      </w:pPr>
      <w:hyperlink w:anchor="_Toc467154458" w:history="1">
        <w:r w:rsidR="0002327C" w:rsidRPr="001D553F">
          <w:rPr>
            <w:rStyle w:val="Hyperlink"/>
            <w:noProof/>
          </w:rPr>
          <w:t>1.4</w:t>
        </w:r>
        <w:r w:rsidR="0002327C">
          <w:rPr>
            <w:rFonts w:eastAsiaTheme="minorEastAsia"/>
            <w:noProof/>
          </w:rPr>
          <w:tab/>
        </w:r>
        <w:r w:rsidR="0002327C" w:rsidRPr="001D553F">
          <w:rPr>
            <w:rStyle w:val="Hyperlink"/>
            <w:noProof/>
          </w:rPr>
          <w:t>Silicon Valley Innovation Program (SVIP)</w:t>
        </w:r>
        <w:r w:rsidR="0002327C">
          <w:rPr>
            <w:noProof/>
            <w:webHidden/>
          </w:rPr>
          <w:tab/>
        </w:r>
        <w:r w:rsidR="0002327C">
          <w:rPr>
            <w:noProof/>
            <w:webHidden/>
          </w:rPr>
          <w:fldChar w:fldCharType="begin"/>
        </w:r>
        <w:r w:rsidR="0002327C">
          <w:rPr>
            <w:noProof/>
            <w:webHidden/>
          </w:rPr>
          <w:instrText xml:space="preserve"> PAGEREF _Toc467154458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4CBB12CB" w14:textId="77777777" w:rsidR="0002327C" w:rsidRDefault="0005610E">
      <w:pPr>
        <w:pStyle w:val="TOC2"/>
        <w:rPr>
          <w:rFonts w:eastAsiaTheme="minorEastAsia"/>
          <w:noProof/>
        </w:rPr>
      </w:pPr>
      <w:hyperlink w:anchor="_Toc467154459" w:history="1">
        <w:r w:rsidR="0002327C" w:rsidRPr="001D553F">
          <w:rPr>
            <w:rStyle w:val="Hyperlink"/>
            <w:noProof/>
          </w:rPr>
          <w:t>1.5</w:t>
        </w:r>
        <w:r w:rsidR="0002327C">
          <w:rPr>
            <w:rFonts w:eastAsiaTheme="minorEastAsia"/>
            <w:noProof/>
          </w:rPr>
          <w:tab/>
        </w:r>
        <w:r w:rsidR="0002327C" w:rsidRPr="001D553F">
          <w:rPr>
            <w:rStyle w:val="Hyperlink"/>
            <w:noProof/>
          </w:rPr>
          <w:t>Deliverables</w:t>
        </w:r>
        <w:r w:rsidR="0002327C">
          <w:rPr>
            <w:noProof/>
            <w:webHidden/>
          </w:rPr>
          <w:tab/>
        </w:r>
        <w:r w:rsidR="0002327C">
          <w:rPr>
            <w:noProof/>
            <w:webHidden/>
          </w:rPr>
          <w:fldChar w:fldCharType="begin"/>
        </w:r>
        <w:r w:rsidR="0002327C">
          <w:rPr>
            <w:noProof/>
            <w:webHidden/>
          </w:rPr>
          <w:instrText xml:space="preserve"> PAGEREF _Toc467154459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3FCCDCC6" w14:textId="77777777" w:rsidR="0002327C" w:rsidRDefault="0005610E">
      <w:pPr>
        <w:pStyle w:val="TOC2"/>
        <w:rPr>
          <w:rFonts w:eastAsiaTheme="minorEastAsia"/>
          <w:noProof/>
        </w:rPr>
      </w:pPr>
      <w:hyperlink w:anchor="_Toc467154460" w:history="1">
        <w:r w:rsidR="0002327C" w:rsidRPr="001D553F">
          <w:rPr>
            <w:rStyle w:val="Hyperlink"/>
            <w:noProof/>
          </w:rPr>
          <w:t>1.6</w:t>
        </w:r>
        <w:r w:rsidR="0002327C">
          <w:rPr>
            <w:rFonts w:eastAsiaTheme="minorEastAsia"/>
            <w:noProof/>
          </w:rPr>
          <w:tab/>
        </w:r>
        <w:r w:rsidR="0002327C" w:rsidRPr="001D553F">
          <w:rPr>
            <w:rStyle w:val="Hyperlink"/>
            <w:noProof/>
          </w:rPr>
          <w:t>Schedule and Budget Summary</w:t>
        </w:r>
        <w:r w:rsidR="0002327C">
          <w:rPr>
            <w:noProof/>
            <w:webHidden/>
          </w:rPr>
          <w:tab/>
        </w:r>
        <w:r w:rsidR="0002327C">
          <w:rPr>
            <w:noProof/>
            <w:webHidden/>
          </w:rPr>
          <w:fldChar w:fldCharType="begin"/>
        </w:r>
        <w:r w:rsidR="0002327C">
          <w:rPr>
            <w:noProof/>
            <w:webHidden/>
          </w:rPr>
          <w:instrText xml:space="preserve"> PAGEREF _Toc467154460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313E6867" w14:textId="77777777" w:rsidR="0002327C" w:rsidRDefault="0005610E">
      <w:pPr>
        <w:pStyle w:val="TOC2"/>
        <w:rPr>
          <w:rFonts w:eastAsiaTheme="minorEastAsia"/>
          <w:noProof/>
        </w:rPr>
      </w:pPr>
      <w:hyperlink w:anchor="_Toc467154461" w:history="1">
        <w:r w:rsidR="0002327C" w:rsidRPr="001D553F">
          <w:rPr>
            <w:rStyle w:val="Hyperlink"/>
            <w:noProof/>
          </w:rPr>
          <w:t>1.7</w:t>
        </w:r>
        <w:r w:rsidR="0002327C">
          <w:rPr>
            <w:rFonts w:eastAsiaTheme="minorEastAsia"/>
            <w:noProof/>
          </w:rPr>
          <w:tab/>
        </w:r>
        <w:r w:rsidR="0002327C" w:rsidRPr="001D553F">
          <w:rPr>
            <w:rStyle w:val="Hyperlink"/>
            <w:noProof/>
          </w:rPr>
          <w:t>Program Organization</w:t>
        </w:r>
        <w:r w:rsidR="0002327C">
          <w:rPr>
            <w:noProof/>
            <w:webHidden/>
          </w:rPr>
          <w:tab/>
        </w:r>
        <w:r w:rsidR="0002327C">
          <w:rPr>
            <w:noProof/>
            <w:webHidden/>
          </w:rPr>
          <w:fldChar w:fldCharType="begin"/>
        </w:r>
        <w:r w:rsidR="0002327C">
          <w:rPr>
            <w:noProof/>
            <w:webHidden/>
          </w:rPr>
          <w:instrText xml:space="preserve"> PAGEREF _Toc467154461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42381467" w14:textId="77777777" w:rsidR="0002327C" w:rsidRDefault="0005610E">
      <w:pPr>
        <w:pStyle w:val="TOC3"/>
        <w:rPr>
          <w:rFonts w:eastAsiaTheme="minorEastAsia"/>
          <w:noProof/>
        </w:rPr>
      </w:pPr>
      <w:hyperlink w:anchor="_Toc467154462" w:history="1">
        <w:r w:rsidR="0002327C" w:rsidRPr="001D553F">
          <w:rPr>
            <w:rStyle w:val="Hyperlink"/>
            <w:noProof/>
          </w:rPr>
          <w:t>1.7.1</w:t>
        </w:r>
        <w:r w:rsidR="0002327C">
          <w:rPr>
            <w:rFonts w:eastAsiaTheme="minorEastAsia"/>
            <w:noProof/>
          </w:rPr>
          <w:tab/>
        </w:r>
        <w:r w:rsidR="0002327C" w:rsidRPr="001D553F">
          <w:rPr>
            <w:rStyle w:val="Hyperlink"/>
            <w:noProof/>
          </w:rPr>
          <w:t>Federal Government Participation (Level 1)</w:t>
        </w:r>
        <w:r w:rsidR="0002327C">
          <w:rPr>
            <w:noProof/>
            <w:webHidden/>
          </w:rPr>
          <w:tab/>
        </w:r>
        <w:r w:rsidR="0002327C">
          <w:rPr>
            <w:noProof/>
            <w:webHidden/>
          </w:rPr>
          <w:fldChar w:fldCharType="begin"/>
        </w:r>
        <w:r w:rsidR="0002327C">
          <w:rPr>
            <w:noProof/>
            <w:webHidden/>
          </w:rPr>
          <w:instrText xml:space="preserve"> PAGEREF _Toc467154462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7C739D37" w14:textId="77777777" w:rsidR="0002327C" w:rsidRDefault="0005610E">
      <w:pPr>
        <w:pStyle w:val="TOC3"/>
        <w:rPr>
          <w:rFonts w:eastAsiaTheme="minorEastAsia"/>
          <w:noProof/>
        </w:rPr>
      </w:pPr>
      <w:hyperlink w:anchor="_Toc467154463" w:history="1">
        <w:r w:rsidR="0002327C" w:rsidRPr="001D553F">
          <w:rPr>
            <w:rStyle w:val="Hyperlink"/>
            <w:noProof/>
          </w:rPr>
          <w:t>1.7.2</w:t>
        </w:r>
        <w:r w:rsidR="0002327C">
          <w:rPr>
            <w:rFonts w:eastAsiaTheme="minorEastAsia"/>
            <w:noProof/>
          </w:rPr>
          <w:tab/>
        </w:r>
        <w:r w:rsidR="0002327C" w:rsidRPr="001D553F">
          <w:rPr>
            <w:rStyle w:val="Hyperlink"/>
            <w:noProof/>
          </w:rPr>
          <w:t>Cyber Apex Review Team (Level 2)</w:t>
        </w:r>
        <w:r w:rsidR="0002327C">
          <w:rPr>
            <w:noProof/>
            <w:webHidden/>
          </w:rPr>
          <w:tab/>
        </w:r>
        <w:r w:rsidR="0002327C">
          <w:rPr>
            <w:noProof/>
            <w:webHidden/>
          </w:rPr>
          <w:fldChar w:fldCharType="begin"/>
        </w:r>
        <w:r w:rsidR="0002327C">
          <w:rPr>
            <w:noProof/>
            <w:webHidden/>
          </w:rPr>
          <w:instrText xml:space="preserve"> PAGEREF _Toc467154463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7A633319" w14:textId="77777777" w:rsidR="0002327C" w:rsidRDefault="0005610E">
      <w:pPr>
        <w:pStyle w:val="TOC3"/>
        <w:rPr>
          <w:rFonts w:eastAsiaTheme="minorEastAsia"/>
          <w:noProof/>
        </w:rPr>
      </w:pPr>
      <w:hyperlink w:anchor="_Toc467154464" w:history="1">
        <w:r w:rsidR="0002327C" w:rsidRPr="001D553F">
          <w:rPr>
            <w:rStyle w:val="Hyperlink"/>
            <w:noProof/>
          </w:rPr>
          <w:t>1.7.3</w:t>
        </w:r>
        <w:r w:rsidR="0002327C">
          <w:rPr>
            <w:rFonts w:eastAsiaTheme="minorEastAsia"/>
            <w:noProof/>
          </w:rPr>
          <w:tab/>
        </w:r>
        <w:r w:rsidR="0002327C" w:rsidRPr="001D553F">
          <w:rPr>
            <w:rStyle w:val="Hyperlink"/>
            <w:noProof/>
          </w:rPr>
          <w:t>CART + Cyber Apex Consortium Contractor (Level 3)</w:t>
        </w:r>
        <w:r w:rsidR="0002327C">
          <w:rPr>
            <w:noProof/>
            <w:webHidden/>
          </w:rPr>
          <w:tab/>
        </w:r>
        <w:r w:rsidR="0002327C">
          <w:rPr>
            <w:noProof/>
            <w:webHidden/>
          </w:rPr>
          <w:fldChar w:fldCharType="begin"/>
        </w:r>
        <w:r w:rsidR="0002327C">
          <w:rPr>
            <w:noProof/>
            <w:webHidden/>
          </w:rPr>
          <w:instrText xml:space="preserve"> PAGEREF _Toc467154464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4AAC4A7B" w14:textId="77777777" w:rsidR="0002327C" w:rsidRDefault="0005610E">
      <w:pPr>
        <w:pStyle w:val="TOC3"/>
        <w:rPr>
          <w:rFonts w:eastAsiaTheme="minorEastAsia"/>
          <w:noProof/>
        </w:rPr>
      </w:pPr>
      <w:hyperlink w:anchor="_Toc467154465" w:history="1">
        <w:r w:rsidR="0002327C" w:rsidRPr="001D553F">
          <w:rPr>
            <w:rStyle w:val="Hyperlink"/>
            <w:noProof/>
          </w:rPr>
          <w:t>1.7.4</w:t>
        </w:r>
        <w:r w:rsidR="0002327C">
          <w:rPr>
            <w:rFonts w:eastAsiaTheme="minorEastAsia"/>
            <w:noProof/>
          </w:rPr>
          <w:tab/>
        </w:r>
        <w:r w:rsidR="0002327C" w:rsidRPr="001D553F">
          <w:rPr>
            <w:rStyle w:val="Hyperlink"/>
            <w:noProof/>
          </w:rPr>
          <w:t>Functions of DHS S&amp;T PMO</w:t>
        </w:r>
        <w:r w:rsidR="0002327C">
          <w:rPr>
            <w:noProof/>
            <w:webHidden/>
          </w:rPr>
          <w:tab/>
        </w:r>
        <w:r w:rsidR="0002327C">
          <w:rPr>
            <w:noProof/>
            <w:webHidden/>
          </w:rPr>
          <w:fldChar w:fldCharType="begin"/>
        </w:r>
        <w:r w:rsidR="0002327C">
          <w:rPr>
            <w:noProof/>
            <w:webHidden/>
          </w:rPr>
          <w:instrText xml:space="preserve"> PAGEREF _Toc467154465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4EB22906" w14:textId="77777777" w:rsidR="0002327C" w:rsidRDefault="0005610E">
      <w:pPr>
        <w:pStyle w:val="TOC3"/>
        <w:rPr>
          <w:rFonts w:eastAsiaTheme="minorEastAsia"/>
          <w:noProof/>
        </w:rPr>
      </w:pPr>
      <w:hyperlink w:anchor="_Toc467154466" w:history="1">
        <w:r w:rsidR="0002327C" w:rsidRPr="001D553F">
          <w:rPr>
            <w:rStyle w:val="Hyperlink"/>
            <w:noProof/>
          </w:rPr>
          <w:t>1.7.5</w:t>
        </w:r>
        <w:r w:rsidR="0002327C">
          <w:rPr>
            <w:rFonts w:eastAsiaTheme="minorEastAsia"/>
            <w:noProof/>
          </w:rPr>
          <w:tab/>
        </w:r>
        <w:r w:rsidR="0002327C" w:rsidRPr="001D553F">
          <w:rPr>
            <w:rStyle w:val="Hyperlink"/>
            <w:noProof/>
          </w:rPr>
          <w:t>Functions of Cyber Apex Consortium Contractor</w:t>
        </w:r>
        <w:r w:rsidR="0002327C">
          <w:rPr>
            <w:noProof/>
            <w:webHidden/>
          </w:rPr>
          <w:tab/>
        </w:r>
        <w:r w:rsidR="0002327C">
          <w:rPr>
            <w:noProof/>
            <w:webHidden/>
          </w:rPr>
          <w:fldChar w:fldCharType="begin"/>
        </w:r>
        <w:r w:rsidR="0002327C">
          <w:rPr>
            <w:noProof/>
            <w:webHidden/>
          </w:rPr>
          <w:instrText xml:space="preserve"> PAGEREF _Toc467154466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23DCAAF1" w14:textId="77777777" w:rsidR="0002327C" w:rsidRDefault="0005610E">
      <w:pPr>
        <w:pStyle w:val="TOC2"/>
        <w:rPr>
          <w:rFonts w:eastAsiaTheme="minorEastAsia"/>
          <w:noProof/>
        </w:rPr>
      </w:pPr>
      <w:hyperlink w:anchor="_Toc467154467" w:history="1">
        <w:r w:rsidR="0002327C" w:rsidRPr="001D553F">
          <w:rPr>
            <w:rStyle w:val="Hyperlink"/>
            <w:noProof/>
          </w:rPr>
          <w:t>1.8</w:t>
        </w:r>
        <w:r w:rsidR="0002327C">
          <w:rPr>
            <w:rFonts w:eastAsiaTheme="minorEastAsia"/>
            <w:noProof/>
          </w:rPr>
          <w:tab/>
        </w:r>
        <w:r w:rsidR="0002327C" w:rsidRPr="001D553F">
          <w:rPr>
            <w:rStyle w:val="Hyperlink"/>
            <w:noProof/>
          </w:rPr>
          <w:t>Program Benefits</w:t>
        </w:r>
        <w:r w:rsidR="0002327C">
          <w:rPr>
            <w:noProof/>
            <w:webHidden/>
          </w:rPr>
          <w:tab/>
        </w:r>
        <w:r w:rsidR="0002327C">
          <w:rPr>
            <w:noProof/>
            <w:webHidden/>
          </w:rPr>
          <w:fldChar w:fldCharType="begin"/>
        </w:r>
        <w:r w:rsidR="0002327C">
          <w:rPr>
            <w:noProof/>
            <w:webHidden/>
          </w:rPr>
          <w:instrText xml:space="preserve"> PAGEREF _Toc467154467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63969845" w14:textId="77777777" w:rsidR="0002327C" w:rsidRDefault="0005610E">
      <w:pPr>
        <w:pStyle w:val="TOC3"/>
        <w:rPr>
          <w:rFonts w:eastAsiaTheme="minorEastAsia"/>
          <w:noProof/>
        </w:rPr>
      </w:pPr>
      <w:hyperlink w:anchor="_Toc467154468" w:history="1">
        <w:r w:rsidR="0002327C" w:rsidRPr="001D553F">
          <w:rPr>
            <w:rStyle w:val="Hyperlink"/>
            <w:noProof/>
          </w:rPr>
          <w:t>1.8.1</w:t>
        </w:r>
        <w:r w:rsidR="0002327C">
          <w:rPr>
            <w:rFonts w:eastAsiaTheme="minorEastAsia"/>
            <w:noProof/>
          </w:rPr>
          <w:tab/>
        </w:r>
        <w:r w:rsidR="0002327C" w:rsidRPr="001D553F">
          <w:rPr>
            <w:rStyle w:val="Hyperlink"/>
            <w:noProof/>
          </w:rPr>
          <w:t>New Capabilities/Technologies</w:t>
        </w:r>
        <w:r w:rsidR="0002327C">
          <w:rPr>
            <w:noProof/>
            <w:webHidden/>
          </w:rPr>
          <w:tab/>
        </w:r>
        <w:r w:rsidR="0002327C">
          <w:rPr>
            <w:noProof/>
            <w:webHidden/>
          </w:rPr>
          <w:fldChar w:fldCharType="begin"/>
        </w:r>
        <w:r w:rsidR="0002327C">
          <w:rPr>
            <w:noProof/>
            <w:webHidden/>
          </w:rPr>
          <w:instrText xml:space="preserve"> PAGEREF _Toc467154468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235C7C2A" w14:textId="77777777" w:rsidR="0002327C" w:rsidRDefault="0005610E">
      <w:pPr>
        <w:pStyle w:val="TOC3"/>
        <w:rPr>
          <w:rFonts w:eastAsiaTheme="minorEastAsia"/>
          <w:noProof/>
        </w:rPr>
      </w:pPr>
      <w:hyperlink w:anchor="_Toc467154469" w:history="1">
        <w:r w:rsidR="0002327C" w:rsidRPr="001D553F">
          <w:rPr>
            <w:rStyle w:val="Hyperlink"/>
            <w:noProof/>
          </w:rPr>
          <w:t>1.8.2</w:t>
        </w:r>
        <w:r w:rsidR="0002327C">
          <w:rPr>
            <w:rFonts w:eastAsiaTheme="minorEastAsia"/>
            <w:noProof/>
          </w:rPr>
          <w:tab/>
        </w:r>
        <w:r w:rsidR="0002327C" w:rsidRPr="001D553F">
          <w:rPr>
            <w:rStyle w:val="Hyperlink"/>
            <w:noProof/>
          </w:rPr>
          <w:t>New Intellectual Property (IP)</w:t>
        </w:r>
        <w:r w:rsidR="0002327C">
          <w:rPr>
            <w:noProof/>
            <w:webHidden/>
          </w:rPr>
          <w:tab/>
        </w:r>
        <w:r w:rsidR="0002327C">
          <w:rPr>
            <w:noProof/>
            <w:webHidden/>
          </w:rPr>
          <w:fldChar w:fldCharType="begin"/>
        </w:r>
        <w:r w:rsidR="0002327C">
          <w:rPr>
            <w:noProof/>
            <w:webHidden/>
          </w:rPr>
          <w:instrText xml:space="preserve"> PAGEREF _Toc467154469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2E141CB8" w14:textId="77777777" w:rsidR="0002327C" w:rsidRDefault="0005610E">
      <w:pPr>
        <w:pStyle w:val="TOC3"/>
        <w:rPr>
          <w:rFonts w:eastAsiaTheme="minorEastAsia"/>
          <w:noProof/>
        </w:rPr>
      </w:pPr>
      <w:hyperlink w:anchor="_Toc467154470" w:history="1">
        <w:r w:rsidR="0002327C" w:rsidRPr="001D553F">
          <w:rPr>
            <w:rStyle w:val="Hyperlink"/>
            <w:noProof/>
          </w:rPr>
          <w:t>1.8.3</w:t>
        </w:r>
        <w:r w:rsidR="0002327C">
          <w:rPr>
            <w:rFonts w:eastAsiaTheme="minorEastAsia"/>
            <w:noProof/>
          </w:rPr>
          <w:tab/>
        </w:r>
        <w:r w:rsidR="0002327C" w:rsidRPr="001D553F">
          <w:rPr>
            <w:rStyle w:val="Hyperlink"/>
            <w:noProof/>
          </w:rPr>
          <w:t>Public Access of Federally Funded Scientific Research</w:t>
        </w:r>
        <w:r w:rsidR="0002327C">
          <w:rPr>
            <w:noProof/>
            <w:webHidden/>
          </w:rPr>
          <w:tab/>
        </w:r>
        <w:r w:rsidR="0002327C">
          <w:rPr>
            <w:noProof/>
            <w:webHidden/>
          </w:rPr>
          <w:fldChar w:fldCharType="begin"/>
        </w:r>
        <w:r w:rsidR="0002327C">
          <w:rPr>
            <w:noProof/>
            <w:webHidden/>
          </w:rPr>
          <w:instrText xml:space="preserve"> PAGEREF _Toc467154470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549E80EE" w14:textId="77777777" w:rsidR="0002327C" w:rsidRDefault="0005610E">
      <w:pPr>
        <w:pStyle w:val="TOC3"/>
        <w:rPr>
          <w:rFonts w:eastAsiaTheme="minorEastAsia"/>
          <w:noProof/>
        </w:rPr>
      </w:pPr>
      <w:hyperlink w:anchor="_Toc467154471" w:history="1">
        <w:r w:rsidR="0002327C" w:rsidRPr="001D553F">
          <w:rPr>
            <w:rStyle w:val="Hyperlink"/>
            <w:noProof/>
          </w:rPr>
          <w:t>1.8.4</w:t>
        </w:r>
        <w:r w:rsidR="0002327C">
          <w:rPr>
            <w:rFonts w:eastAsiaTheme="minorEastAsia"/>
            <w:noProof/>
          </w:rPr>
          <w:tab/>
        </w:r>
        <w:r w:rsidR="0002327C" w:rsidRPr="001D553F">
          <w:rPr>
            <w:rStyle w:val="Hyperlink"/>
            <w:noProof/>
          </w:rPr>
          <w:t>Data Management</w:t>
        </w:r>
        <w:r w:rsidR="0002327C">
          <w:rPr>
            <w:noProof/>
            <w:webHidden/>
          </w:rPr>
          <w:tab/>
        </w:r>
        <w:r w:rsidR="0002327C">
          <w:rPr>
            <w:noProof/>
            <w:webHidden/>
          </w:rPr>
          <w:fldChar w:fldCharType="begin"/>
        </w:r>
        <w:r w:rsidR="0002327C">
          <w:rPr>
            <w:noProof/>
            <w:webHidden/>
          </w:rPr>
          <w:instrText xml:space="preserve"> PAGEREF _Toc467154471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5FC50C3E" w14:textId="77777777" w:rsidR="0002327C" w:rsidRDefault="0005610E">
      <w:pPr>
        <w:pStyle w:val="TOC1"/>
        <w:tabs>
          <w:tab w:val="left" w:pos="660"/>
          <w:tab w:val="right" w:leader="dot" w:pos="9350"/>
        </w:tabs>
        <w:rPr>
          <w:rFonts w:eastAsiaTheme="minorEastAsia"/>
          <w:noProof/>
        </w:rPr>
      </w:pPr>
      <w:hyperlink w:anchor="_Toc467154472" w:history="1">
        <w:r w:rsidR="0002327C" w:rsidRPr="001D553F">
          <w:rPr>
            <w:rStyle w:val="Hyperlink"/>
            <w:noProof/>
          </w:rPr>
          <w:t>2</w:t>
        </w:r>
        <w:r w:rsidR="0002327C">
          <w:rPr>
            <w:rFonts w:eastAsiaTheme="minorEastAsia"/>
            <w:noProof/>
          </w:rPr>
          <w:tab/>
        </w:r>
        <w:r w:rsidR="0002327C" w:rsidRPr="001D553F">
          <w:rPr>
            <w:rStyle w:val="Hyperlink"/>
            <w:noProof/>
          </w:rPr>
          <w:t>Requirements</w:t>
        </w:r>
        <w:r w:rsidR="0002327C">
          <w:rPr>
            <w:noProof/>
            <w:webHidden/>
          </w:rPr>
          <w:tab/>
        </w:r>
        <w:r w:rsidR="0002327C">
          <w:rPr>
            <w:noProof/>
            <w:webHidden/>
          </w:rPr>
          <w:fldChar w:fldCharType="begin"/>
        </w:r>
        <w:r w:rsidR="0002327C">
          <w:rPr>
            <w:noProof/>
            <w:webHidden/>
          </w:rPr>
          <w:instrText xml:space="preserve"> PAGEREF _Toc467154472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257381F0" w14:textId="77777777" w:rsidR="0002327C" w:rsidRDefault="0005610E">
      <w:pPr>
        <w:pStyle w:val="TOC2"/>
        <w:rPr>
          <w:rFonts w:eastAsiaTheme="minorEastAsia"/>
          <w:noProof/>
        </w:rPr>
      </w:pPr>
      <w:hyperlink w:anchor="_Toc467154473" w:history="1">
        <w:r w:rsidR="0002327C" w:rsidRPr="001D553F">
          <w:rPr>
            <w:rStyle w:val="Hyperlink"/>
            <w:noProof/>
          </w:rPr>
          <w:t>2.1</w:t>
        </w:r>
        <w:r w:rsidR="0002327C">
          <w:rPr>
            <w:rFonts w:eastAsiaTheme="minorEastAsia"/>
            <w:noProof/>
          </w:rPr>
          <w:tab/>
        </w:r>
        <w:r w:rsidR="0002327C" w:rsidRPr="001D553F">
          <w:rPr>
            <w:rStyle w:val="Hyperlink"/>
            <w:noProof/>
          </w:rPr>
          <w:t>Requirements Management Plan</w:t>
        </w:r>
        <w:r w:rsidR="0002327C">
          <w:rPr>
            <w:noProof/>
            <w:webHidden/>
          </w:rPr>
          <w:tab/>
        </w:r>
        <w:r w:rsidR="0002327C">
          <w:rPr>
            <w:noProof/>
            <w:webHidden/>
          </w:rPr>
          <w:fldChar w:fldCharType="begin"/>
        </w:r>
        <w:r w:rsidR="0002327C">
          <w:rPr>
            <w:noProof/>
            <w:webHidden/>
          </w:rPr>
          <w:instrText xml:space="preserve"> PAGEREF _Toc467154473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5B4C9EBD" w14:textId="77777777" w:rsidR="0002327C" w:rsidRDefault="0005610E">
      <w:pPr>
        <w:pStyle w:val="TOC2"/>
        <w:rPr>
          <w:rFonts w:eastAsiaTheme="minorEastAsia"/>
          <w:noProof/>
        </w:rPr>
      </w:pPr>
      <w:hyperlink w:anchor="_Toc467154474" w:history="1">
        <w:r w:rsidR="0002327C" w:rsidRPr="001D553F">
          <w:rPr>
            <w:rStyle w:val="Hyperlink"/>
            <w:noProof/>
          </w:rPr>
          <w:t>2.2</w:t>
        </w:r>
        <w:r w:rsidR="0002327C">
          <w:rPr>
            <w:rFonts w:eastAsiaTheme="minorEastAsia"/>
            <w:noProof/>
          </w:rPr>
          <w:tab/>
        </w:r>
        <w:r w:rsidR="0002327C" w:rsidRPr="001D553F">
          <w:rPr>
            <w:rStyle w:val="Hyperlink"/>
            <w:noProof/>
          </w:rPr>
          <w:t>Customer Engagement</w:t>
        </w:r>
        <w:r w:rsidR="0002327C">
          <w:rPr>
            <w:noProof/>
            <w:webHidden/>
          </w:rPr>
          <w:tab/>
        </w:r>
        <w:r w:rsidR="0002327C">
          <w:rPr>
            <w:noProof/>
            <w:webHidden/>
          </w:rPr>
          <w:fldChar w:fldCharType="begin"/>
        </w:r>
        <w:r w:rsidR="0002327C">
          <w:rPr>
            <w:noProof/>
            <w:webHidden/>
          </w:rPr>
          <w:instrText xml:space="preserve"> PAGEREF _Toc467154474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2572AE99" w14:textId="77777777" w:rsidR="0002327C" w:rsidRDefault="0005610E">
      <w:pPr>
        <w:pStyle w:val="TOC2"/>
        <w:rPr>
          <w:rFonts w:eastAsiaTheme="minorEastAsia"/>
          <w:noProof/>
        </w:rPr>
      </w:pPr>
      <w:hyperlink w:anchor="_Toc467154475" w:history="1">
        <w:r w:rsidR="0002327C" w:rsidRPr="001D553F">
          <w:rPr>
            <w:rStyle w:val="Hyperlink"/>
            <w:noProof/>
          </w:rPr>
          <w:t>2.3</w:t>
        </w:r>
        <w:r w:rsidR="0002327C">
          <w:rPr>
            <w:rFonts w:eastAsiaTheme="minorEastAsia"/>
            <w:noProof/>
          </w:rPr>
          <w:tab/>
        </w:r>
        <w:r w:rsidR="0002327C" w:rsidRPr="001D553F">
          <w:rPr>
            <w:rStyle w:val="Hyperlink"/>
            <w:noProof/>
          </w:rPr>
          <w:t>Customer Requirements</w:t>
        </w:r>
        <w:r w:rsidR="0002327C">
          <w:rPr>
            <w:noProof/>
            <w:webHidden/>
          </w:rPr>
          <w:tab/>
        </w:r>
        <w:r w:rsidR="0002327C">
          <w:rPr>
            <w:noProof/>
            <w:webHidden/>
          </w:rPr>
          <w:fldChar w:fldCharType="begin"/>
        </w:r>
        <w:r w:rsidR="0002327C">
          <w:rPr>
            <w:noProof/>
            <w:webHidden/>
          </w:rPr>
          <w:instrText xml:space="preserve"> PAGEREF _Toc467154475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3BA0F9AD" w14:textId="77777777" w:rsidR="0002327C" w:rsidRDefault="0005610E">
      <w:pPr>
        <w:pStyle w:val="TOC2"/>
        <w:rPr>
          <w:rFonts w:eastAsiaTheme="minorEastAsia"/>
          <w:noProof/>
        </w:rPr>
      </w:pPr>
      <w:hyperlink w:anchor="_Toc467154476" w:history="1">
        <w:r w:rsidR="0002327C" w:rsidRPr="001D553F">
          <w:rPr>
            <w:rStyle w:val="Hyperlink"/>
            <w:noProof/>
          </w:rPr>
          <w:t>2.4</w:t>
        </w:r>
        <w:r w:rsidR="0002327C">
          <w:rPr>
            <w:rFonts w:eastAsiaTheme="minorEastAsia"/>
            <w:noProof/>
          </w:rPr>
          <w:tab/>
        </w:r>
        <w:r w:rsidR="0002327C" w:rsidRPr="001D553F">
          <w:rPr>
            <w:rStyle w:val="Hyperlink"/>
            <w:noProof/>
          </w:rPr>
          <w:t>Key Functions and Desired Performance Requirements</w:t>
        </w:r>
        <w:r w:rsidR="0002327C">
          <w:rPr>
            <w:noProof/>
            <w:webHidden/>
          </w:rPr>
          <w:tab/>
        </w:r>
        <w:r w:rsidR="0002327C">
          <w:rPr>
            <w:noProof/>
            <w:webHidden/>
          </w:rPr>
          <w:fldChar w:fldCharType="begin"/>
        </w:r>
        <w:r w:rsidR="0002327C">
          <w:rPr>
            <w:noProof/>
            <w:webHidden/>
          </w:rPr>
          <w:instrText xml:space="preserve"> PAGEREF _Toc467154476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29973060" w14:textId="77777777" w:rsidR="0002327C" w:rsidRDefault="0005610E">
      <w:pPr>
        <w:pStyle w:val="TOC2"/>
        <w:rPr>
          <w:rFonts w:eastAsiaTheme="minorEastAsia"/>
          <w:noProof/>
        </w:rPr>
      </w:pPr>
      <w:hyperlink w:anchor="_Toc467154477" w:history="1">
        <w:r w:rsidR="0002327C" w:rsidRPr="001D553F">
          <w:rPr>
            <w:rStyle w:val="Hyperlink"/>
            <w:noProof/>
          </w:rPr>
          <w:t>2.5</w:t>
        </w:r>
        <w:r w:rsidR="0002327C">
          <w:rPr>
            <w:rFonts w:eastAsiaTheme="minorEastAsia"/>
            <w:noProof/>
          </w:rPr>
          <w:tab/>
        </w:r>
        <w:r w:rsidR="0002327C" w:rsidRPr="001D553F">
          <w:rPr>
            <w:rStyle w:val="Hyperlink"/>
            <w:noProof/>
          </w:rPr>
          <w:t>Project Effort Metrics</w:t>
        </w:r>
        <w:r w:rsidR="0002327C">
          <w:rPr>
            <w:noProof/>
            <w:webHidden/>
          </w:rPr>
          <w:tab/>
        </w:r>
        <w:r w:rsidR="0002327C">
          <w:rPr>
            <w:noProof/>
            <w:webHidden/>
          </w:rPr>
          <w:fldChar w:fldCharType="begin"/>
        </w:r>
        <w:r w:rsidR="0002327C">
          <w:rPr>
            <w:noProof/>
            <w:webHidden/>
          </w:rPr>
          <w:instrText xml:space="preserve"> PAGEREF _Toc467154477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28279424" w14:textId="77777777" w:rsidR="0002327C" w:rsidRDefault="0005610E">
      <w:pPr>
        <w:pStyle w:val="TOC1"/>
        <w:tabs>
          <w:tab w:val="left" w:pos="660"/>
          <w:tab w:val="right" w:leader="dot" w:pos="9350"/>
        </w:tabs>
        <w:rPr>
          <w:rFonts w:eastAsiaTheme="minorEastAsia"/>
          <w:noProof/>
        </w:rPr>
      </w:pPr>
      <w:hyperlink w:anchor="_Toc467154478" w:history="1">
        <w:r w:rsidR="0002327C" w:rsidRPr="001D553F">
          <w:rPr>
            <w:rStyle w:val="Hyperlink"/>
            <w:noProof/>
          </w:rPr>
          <w:t>3</w:t>
        </w:r>
        <w:r w:rsidR="0002327C">
          <w:rPr>
            <w:rFonts w:eastAsiaTheme="minorEastAsia"/>
            <w:noProof/>
          </w:rPr>
          <w:tab/>
        </w:r>
        <w:r w:rsidR="0002327C" w:rsidRPr="001D553F">
          <w:rPr>
            <w:rStyle w:val="Hyperlink"/>
            <w:noProof/>
          </w:rPr>
          <w:t>Technology and Innovation</w:t>
        </w:r>
        <w:r w:rsidR="0002327C">
          <w:rPr>
            <w:noProof/>
            <w:webHidden/>
          </w:rPr>
          <w:tab/>
        </w:r>
        <w:r w:rsidR="0002327C">
          <w:rPr>
            <w:noProof/>
            <w:webHidden/>
          </w:rPr>
          <w:fldChar w:fldCharType="begin"/>
        </w:r>
        <w:r w:rsidR="0002327C">
          <w:rPr>
            <w:noProof/>
            <w:webHidden/>
          </w:rPr>
          <w:instrText xml:space="preserve"> PAGEREF _Toc467154478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116AE493" w14:textId="77777777" w:rsidR="0002327C" w:rsidRDefault="0005610E">
      <w:pPr>
        <w:pStyle w:val="TOC2"/>
        <w:rPr>
          <w:rFonts w:eastAsiaTheme="minorEastAsia"/>
          <w:noProof/>
        </w:rPr>
      </w:pPr>
      <w:hyperlink w:anchor="_Toc467154479" w:history="1">
        <w:r w:rsidR="0002327C" w:rsidRPr="001D553F">
          <w:rPr>
            <w:rStyle w:val="Hyperlink"/>
            <w:noProof/>
          </w:rPr>
          <w:t>3.1</w:t>
        </w:r>
        <w:r w:rsidR="0002327C">
          <w:rPr>
            <w:rFonts w:eastAsiaTheme="minorEastAsia"/>
            <w:noProof/>
          </w:rPr>
          <w:tab/>
        </w:r>
        <w:r w:rsidR="0002327C" w:rsidRPr="001D553F">
          <w:rPr>
            <w:rStyle w:val="Hyperlink"/>
            <w:noProof/>
          </w:rPr>
          <w:t>Core Technology</w:t>
        </w:r>
        <w:r w:rsidR="0002327C">
          <w:rPr>
            <w:noProof/>
            <w:webHidden/>
          </w:rPr>
          <w:tab/>
        </w:r>
        <w:r w:rsidR="0002327C">
          <w:rPr>
            <w:noProof/>
            <w:webHidden/>
          </w:rPr>
          <w:fldChar w:fldCharType="begin"/>
        </w:r>
        <w:r w:rsidR="0002327C">
          <w:rPr>
            <w:noProof/>
            <w:webHidden/>
          </w:rPr>
          <w:instrText xml:space="preserve"> PAGEREF _Toc467154479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4CCF976B" w14:textId="77777777" w:rsidR="0002327C" w:rsidRDefault="0005610E">
      <w:pPr>
        <w:pStyle w:val="TOC3"/>
        <w:rPr>
          <w:rFonts w:eastAsiaTheme="minorEastAsia"/>
          <w:noProof/>
        </w:rPr>
      </w:pPr>
      <w:hyperlink w:anchor="_Toc467154480" w:history="1">
        <w:r w:rsidR="0002327C" w:rsidRPr="001D553F">
          <w:rPr>
            <w:rStyle w:val="Hyperlink"/>
            <w:noProof/>
          </w:rPr>
          <w:t>3.1.1</w:t>
        </w:r>
        <w:r w:rsidR="0002327C">
          <w:rPr>
            <w:rFonts w:eastAsiaTheme="minorEastAsia"/>
            <w:noProof/>
          </w:rPr>
          <w:tab/>
        </w:r>
        <w:r w:rsidR="0002327C" w:rsidRPr="001D553F">
          <w:rPr>
            <w:rStyle w:val="Hyperlink"/>
            <w:noProof/>
          </w:rPr>
          <w:t>Cyber Apex Consortium Approach</w:t>
        </w:r>
        <w:r w:rsidR="0002327C">
          <w:rPr>
            <w:noProof/>
            <w:webHidden/>
          </w:rPr>
          <w:tab/>
        </w:r>
        <w:r w:rsidR="0002327C">
          <w:rPr>
            <w:noProof/>
            <w:webHidden/>
          </w:rPr>
          <w:fldChar w:fldCharType="begin"/>
        </w:r>
        <w:r w:rsidR="0002327C">
          <w:rPr>
            <w:noProof/>
            <w:webHidden/>
          </w:rPr>
          <w:instrText xml:space="preserve"> PAGEREF _Toc467154480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52F0D0AB" w14:textId="77777777" w:rsidR="0002327C" w:rsidRDefault="0005610E">
      <w:pPr>
        <w:pStyle w:val="TOC3"/>
        <w:rPr>
          <w:rFonts w:eastAsiaTheme="minorEastAsia"/>
          <w:noProof/>
        </w:rPr>
      </w:pPr>
      <w:hyperlink w:anchor="_Toc467154481" w:history="1">
        <w:r w:rsidR="0002327C" w:rsidRPr="001D553F">
          <w:rPr>
            <w:rStyle w:val="Hyperlink"/>
            <w:noProof/>
          </w:rPr>
          <w:t>3.1.2</w:t>
        </w:r>
        <w:r w:rsidR="0002327C">
          <w:rPr>
            <w:rFonts w:eastAsiaTheme="minorEastAsia"/>
            <w:noProof/>
          </w:rPr>
          <w:tab/>
        </w:r>
        <w:r w:rsidR="0002327C" w:rsidRPr="001D553F">
          <w:rPr>
            <w:rStyle w:val="Hyperlink"/>
            <w:noProof/>
          </w:rPr>
          <w:t>SVIP Cyber Apex Approach</w:t>
        </w:r>
        <w:r w:rsidR="0002327C">
          <w:rPr>
            <w:noProof/>
            <w:webHidden/>
          </w:rPr>
          <w:tab/>
        </w:r>
        <w:r w:rsidR="0002327C">
          <w:rPr>
            <w:noProof/>
            <w:webHidden/>
          </w:rPr>
          <w:fldChar w:fldCharType="begin"/>
        </w:r>
        <w:r w:rsidR="0002327C">
          <w:rPr>
            <w:noProof/>
            <w:webHidden/>
          </w:rPr>
          <w:instrText xml:space="preserve"> PAGEREF _Toc467154481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7B820011" w14:textId="77777777" w:rsidR="0002327C" w:rsidRDefault="0005610E">
      <w:pPr>
        <w:pStyle w:val="TOC3"/>
        <w:rPr>
          <w:rFonts w:eastAsiaTheme="minorEastAsia"/>
          <w:noProof/>
        </w:rPr>
      </w:pPr>
      <w:hyperlink w:anchor="_Toc467154482" w:history="1">
        <w:r w:rsidR="0002327C" w:rsidRPr="001D553F">
          <w:rPr>
            <w:rStyle w:val="Hyperlink"/>
            <w:noProof/>
          </w:rPr>
          <w:t>3.1.3</w:t>
        </w:r>
        <w:r w:rsidR="0002327C">
          <w:rPr>
            <w:rFonts w:eastAsiaTheme="minorEastAsia"/>
            <w:noProof/>
          </w:rPr>
          <w:tab/>
        </w:r>
        <w:r w:rsidR="0002327C" w:rsidRPr="001D553F">
          <w:rPr>
            <w:rStyle w:val="Hyperlink"/>
            <w:noProof/>
          </w:rPr>
          <w:t>Logistical Considerations</w:t>
        </w:r>
        <w:r w:rsidR="0002327C">
          <w:rPr>
            <w:noProof/>
            <w:webHidden/>
          </w:rPr>
          <w:tab/>
        </w:r>
        <w:r w:rsidR="0002327C">
          <w:rPr>
            <w:noProof/>
            <w:webHidden/>
          </w:rPr>
          <w:fldChar w:fldCharType="begin"/>
        </w:r>
        <w:r w:rsidR="0002327C">
          <w:rPr>
            <w:noProof/>
            <w:webHidden/>
          </w:rPr>
          <w:instrText xml:space="preserve"> PAGEREF _Toc467154482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4549851C" w14:textId="77777777" w:rsidR="0002327C" w:rsidRDefault="0005610E">
      <w:pPr>
        <w:pStyle w:val="TOC1"/>
        <w:tabs>
          <w:tab w:val="left" w:pos="660"/>
          <w:tab w:val="right" w:leader="dot" w:pos="9350"/>
        </w:tabs>
        <w:rPr>
          <w:rFonts w:eastAsiaTheme="minorEastAsia"/>
          <w:noProof/>
        </w:rPr>
      </w:pPr>
      <w:hyperlink w:anchor="_Toc467154483" w:history="1">
        <w:r w:rsidR="0002327C" w:rsidRPr="001D553F">
          <w:rPr>
            <w:rStyle w:val="Hyperlink"/>
            <w:noProof/>
          </w:rPr>
          <w:t>4</w:t>
        </w:r>
        <w:r w:rsidR="0002327C">
          <w:rPr>
            <w:rFonts w:eastAsiaTheme="minorEastAsia"/>
            <w:noProof/>
          </w:rPr>
          <w:tab/>
        </w:r>
        <w:r w:rsidR="0002327C" w:rsidRPr="001D553F">
          <w:rPr>
            <w:rStyle w:val="Hyperlink"/>
            <w:noProof/>
          </w:rPr>
          <w:t>Program Management</w:t>
        </w:r>
        <w:r w:rsidR="0002327C">
          <w:rPr>
            <w:noProof/>
            <w:webHidden/>
          </w:rPr>
          <w:tab/>
        </w:r>
        <w:r w:rsidR="0002327C">
          <w:rPr>
            <w:noProof/>
            <w:webHidden/>
          </w:rPr>
          <w:fldChar w:fldCharType="begin"/>
        </w:r>
        <w:r w:rsidR="0002327C">
          <w:rPr>
            <w:noProof/>
            <w:webHidden/>
          </w:rPr>
          <w:instrText xml:space="preserve"> PAGEREF _Toc467154483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3084639B" w14:textId="77777777" w:rsidR="0002327C" w:rsidRDefault="0005610E">
      <w:pPr>
        <w:pStyle w:val="TOC2"/>
        <w:rPr>
          <w:rFonts w:eastAsiaTheme="minorEastAsia"/>
          <w:noProof/>
        </w:rPr>
      </w:pPr>
      <w:hyperlink w:anchor="_Toc467154484" w:history="1">
        <w:r w:rsidR="0002327C" w:rsidRPr="001D553F">
          <w:rPr>
            <w:rStyle w:val="Hyperlink"/>
            <w:noProof/>
          </w:rPr>
          <w:t>4.1</w:t>
        </w:r>
        <w:r w:rsidR="0002327C">
          <w:rPr>
            <w:rFonts w:eastAsiaTheme="minorEastAsia"/>
            <w:noProof/>
          </w:rPr>
          <w:tab/>
        </w:r>
        <w:r w:rsidR="0002327C" w:rsidRPr="001D553F">
          <w:rPr>
            <w:rStyle w:val="Hyperlink"/>
            <w:noProof/>
          </w:rPr>
          <w:t>OTA Project Effort Execution Process</w:t>
        </w:r>
        <w:r w:rsidR="0002327C">
          <w:rPr>
            <w:noProof/>
            <w:webHidden/>
          </w:rPr>
          <w:tab/>
        </w:r>
        <w:r w:rsidR="0002327C">
          <w:rPr>
            <w:noProof/>
            <w:webHidden/>
          </w:rPr>
          <w:fldChar w:fldCharType="begin"/>
        </w:r>
        <w:r w:rsidR="0002327C">
          <w:rPr>
            <w:noProof/>
            <w:webHidden/>
          </w:rPr>
          <w:instrText xml:space="preserve"> PAGEREF _Toc467154484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61EE0261" w14:textId="77777777" w:rsidR="0002327C" w:rsidRDefault="0005610E">
      <w:pPr>
        <w:pStyle w:val="TOC2"/>
        <w:rPr>
          <w:rFonts w:eastAsiaTheme="minorEastAsia"/>
          <w:noProof/>
        </w:rPr>
      </w:pPr>
      <w:hyperlink w:anchor="_Toc467154485" w:history="1">
        <w:r w:rsidR="0002327C" w:rsidRPr="001D553F">
          <w:rPr>
            <w:rStyle w:val="Hyperlink"/>
            <w:noProof/>
          </w:rPr>
          <w:t>4.2</w:t>
        </w:r>
        <w:r w:rsidR="0002327C">
          <w:rPr>
            <w:rFonts w:eastAsiaTheme="minorEastAsia"/>
            <w:noProof/>
          </w:rPr>
          <w:tab/>
        </w:r>
        <w:r w:rsidR="0002327C" w:rsidRPr="001D553F">
          <w:rPr>
            <w:rStyle w:val="Hyperlink"/>
            <w:noProof/>
          </w:rPr>
          <w:t>SVIP Cyber Apex Project Effort Execution Process</w:t>
        </w:r>
        <w:r w:rsidR="0002327C">
          <w:rPr>
            <w:noProof/>
            <w:webHidden/>
          </w:rPr>
          <w:tab/>
        </w:r>
        <w:r w:rsidR="0002327C">
          <w:rPr>
            <w:noProof/>
            <w:webHidden/>
          </w:rPr>
          <w:fldChar w:fldCharType="begin"/>
        </w:r>
        <w:r w:rsidR="0002327C">
          <w:rPr>
            <w:noProof/>
            <w:webHidden/>
          </w:rPr>
          <w:instrText xml:space="preserve"> PAGEREF _Toc467154485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02DE319D" w14:textId="77777777" w:rsidR="0002327C" w:rsidRDefault="0005610E">
      <w:pPr>
        <w:pStyle w:val="TOC2"/>
        <w:rPr>
          <w:rFonts w:eastAsiaTheme="minorEastAsia"/>
          <w:noProof/>
        </w:rPr>
      </w:pPr>
      <w:hyperlink w:anchor="_Toc467154486" w:history="1">
        <w:r w:rsidR="0002327C" w:rsidRPr="001D553F">
          <w:rPr>
            <w:rStyle w:val="Hyperlink"/>
            <w:noProof/>
          </w:rPr>
          <w:t>4.3</w:t>
        </w:r>
        <w:r w:rsidR="0002327C">
          <w:rPr>
            <w:rFonts w:eastAsiaTheme="minorEastAsia"/>
            <w:noProof/>
          </w:rPr>
          <w:tab/>
        </w:r>
        <w:r w:rsidR="0002327C" w:rsidRPr="001D553F">
          <w:rPr>
            <w:rStyle w:val="Hyperlink"/>
            <w:noProof/>
          </w:rPr>
          <w:t>Scope Management</w:t>
        </w:r>
        <w:r w:rsidR="0002327C">
          <w:rPr>
            <w:noProof/>
            <w:webHidden/>
          </w:rPr>
          <w:tab/>
        </w:r>
        <w:r w:rsidR="0002327C">
          <w:rPr>
            <w:noProof/>
            <w:webHidden/>
          </w:rPr>
          <w:fldChar w:fldCharType="begin"/>
        </w:r>
        <w:r w:rsidR="0002327C">
          <w:rPr>
            <w:noProof/>
            <w:webHidden/>
          </w:rPr>
          <w:instrText xml:space="preserve"> PAGEREF _Toc467154486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2121F681" w14:textId="77777777" w:rsidR="0002327C" w:rsidRDefault="0005610E">
      <w:pPr>
        <w:pStyle w:val="TOC3"/>
        <w:rPr>
          <w:rFonts w:eastAsiaTheme="minorEastAsia"/>
          <w:noProof/>
        </w:rPr>
      </w:pPr>
      <w:hyperlink w:anchor="_Toc467154487" w:history="1">
        <w:r w:rsidR="0002327C" w:rsidRPr="001D553F">
          <w:rPr>
            <w:rStyle w:val="Hyperlink"/>
            <w:noProof/>
          </w:rPr>
          <w:t>4.3.1</w:t>
        </w:r>
        <w:r w:rsidR="0002327C">
          <w:rPr>
            <w:rFonts w:eastAsiaTheme="minorEastAsia"/>
            <w:noProof/>
          </w:rPr>
          <w:tab/>
        </w:r>
        <w:r w:rsidR="0002327C" w:rsidRPr="001D553F">
          <w:rPr>
            <w:rStyle w:val="Hyperlink"/>
            <w:noProof/>
          </w:rPr>
          <w:t>Scope Control Plan</w:t>
        </w:r>
        <w:r w:rsidR="0002327C">
          <w:rPr>
            <w:noProof/>
            <w:webHidden/>
          </w:rPr>
          <w:tab/>
        </w:r>
        <w:r w:rsidR="0002327C">
          <w:rPr>
            <w:noProof/>
            <w:webHidden/>
          </w:rPr>
          <w:fldChar w:fldCharType="begin"/>
        </w:r>
        <w:r w:rsidR="0002327C">
          <w:rPr>
            <w:noProof/>
            <w:webHidden/>
          </w:rPr>
          <w:instrText xml:space="preserve"> PAGEREF _Toc467154487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2EFA7B9F" w14:textId="77777777" w:rsidR="0002327C" w:rsidRDefault="0005610E">
      <w:pPr>
        <w:pStyle w:val="TOC2"/>
        <w:rPr>
          <w:rFonts w:eastAsiaTheme="minorEastAsia"/>
          <w:noProof/>
        </w:rPr>
      </w:pPr>
      <w:hyperlink w:anchor="_Toc467154488" w:history="1">
        <w:r w:rsidR="0002327C" w:rsidRPr="001D553F">
          <w:rPr>
            <w:rStyle w:val="Hyperlink"/>
            <w:noProof/>
          </w:rPr>
          <w:t>4.4</w:t>
        </w:r>
        <w:r w:rsidR="0002327C">
          <w:rPr>
            <w:rFonts w:eastAsiaTheme="minorEastAsia"/>
            <w:noProof/>
          </w:rPr>
          <w:tab/>
        </w:r>
        <w:r w:rsidR="0002327C" w:rsidRPr="001D553F">
          <w:rPr>
            <w:rStyle w:val="Hyperlink"/>
            <w:noProof/>
          </w:rPr>
          <w:t>Schedule Management</w:t>
        </w:r>
        <w:r w:rsidR="0002327C">
          <w:rPr>
            <w:noProof/>
            <w:webHidden/>
          </w:rPr>
          <w:tab/>
        </w:r>
        <w:r w:rsidR="0002327C">
          <w:rPr>
            <w:noProof/>
            <w:webHidden/>
          </w:rPr>
          <w:fldChar w:fldCharType="begin"/>
        </w:r>
        <w:r w:rsidR="0002327C">
          <w:rPr>
            <w:noProof/>
            <w:webHidden/>
          </w:rPr>
          <w:instrText xml:space="preserve"> PAGEREF _Toc467154488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5A655B8D" w14:textId="77777777" w:rsidR="0002327C" w:rsidRDefault="0005610E">
      <w:pPr>
        <w:pStyle w:val="TOC3"/>
        <w:rPr>
          <w:rFonts w:eastAsiaTheme="minorEastAsia"/>
          <w:noProof/>
        </w:rPr>
      </w:pPr>
      <w:hyperlink w:anchor="_Toc467154489" w:history="1">
        <w:r w:rsidR="0002327C" w:rsidRPr="001D553F">
          <w:rPr>
            <w:rStyle w:val="Hyperlink"/>
            <w:noProof/>
          </w:rPr>
          <w:t>4.4.1</w:t>
        </w:r>
        <w:r w:rsidR="0002327C">
          <w:rPr>
            <w:rFonts w:eastAsiaTheme="minorEastAsia"/>
            <w:noProof/>
          </w:rPr>
          <w:tab/>
        </w:r>
        <w:r w:rsidR="0002327C" w:rsidRPr="001D553F">
          <w:rPr>
            <w:rStyle w:val="Hyperlink"/>
            <w:noProof/>
          </w:rPr>
          <w:t>Milestones/Deliverables</w:t>
        </w:r>
        <w:r w:rsidR="0002327C">
          <w:rPr>
            <w:noProof/>
            <w:webHidden/>
          </w:rPr>
          <w:tab/>
        </w:r>
        <w:r w:rsidR="0002327C">
          <w:rPr>
            <w:noProof/>
            <w:webHidden/>
          </w:rPr>
          <w:fldChar w:fldCharType="begin"/>
        </w:r>
        <w:r w:rsidR="0002327C">
          <w:rPr>
            <w:noProof/>
            <w:webHidden/>
          </w:rPr>
          <w:instrText xml:space="preserve"> PAGEREF _Toc467154489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7D76136D" w14:textId="77777777" w:rsidR="0002327C" w:rsidRDefault="0005610E">
      <w:pPr>
        <w:pStyle w:val="TOC3"/>
        <w:rPr>
          <w:rFonts w:eastAsiaTheme="minorEastAsia"/>
          <w:noProof/>
        </w:rPr>
      </w:pPr>
      <w:hyperlink w:anchor="_Toc467154490" w:history="1">
        <w:r w:rsidR="0002327C" w:rsidRPr="001D553F">
          <w:rPr>
            <w:rStyle w:val="Hyperlink"/>
            <w:noProof/>
          </w:rPr>
          <w:t>4.4.2</w:t>
        </w:r>
        <w:r w:rsidR="0002327C">
          <w:rPr>
            <w:rFonts w:eastAsiaTheme="minorEastAsia"/>
            <w:noProof/>
          </w:rPr>
          <w:tab/>
        </w:r>
        <w:r w:rsidR="0002327C" w:rsidRPr="001D553F">
          <w:rPr>
            <w:rStyle w:val="Hyperlink"/>
            <w:noProof/>
          </w:rPr>
          <w:t>Schedule Control Plan</w:t>
        </w:r>
        <w:r w:rsidR="0002327C">
          <w:rPr>
            <w:noProof/>
            <w:webHidden/>
          </w:rPr>
          <w:tab/>
        </w:r>
        <w:r w:rsidR="0002327C">
          <w:rPr>
            <w:noProof/>
            <w:webHidden/>
          </w:rPr>
          <w:fldChar w:fldCharType="begin"/>
        </w:r>
        <w:r w:rsidR="0002327C">
          <w:rPr>
            <w:noProof/>
            <w:webHidden/>
          </w:rPr>
          <w:instrText xml:space="preserve"> PAGEREF _Toc467154490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35D42952" w14:textId="77777777" w:rsidR="0002327C" w:rsidRDefault="0005610E">
      <w:pPr>
        <w:pStyle w:val="TOC2"/>
        <w:rPr>
          <w:rFonts w:eastAsiaTheme="minorEastAsia"/>
          <w:noProof/>
        </w:rPr>
      </w:pPr>
      <w:hyperlink w:anchor="_Toc467154491" w:history="1">
        <w:r w:rsidR="0002327C" w:rsidRPr="001D553F">
          <w:rPr>
            <w:rStyle w:val="Hyperlink"/>
            <w:noProof/>
          </w:rPr>
          <w:t>4.5</w:t>
        </w:r>
        <w:r w:rsidR="0002327C">
          <w:rPr>
            <w:rFonts w:eastAsiaTheme="minorEastAsia"/>
            <w:noProof/>
          </w:rPr>
          <w:tab/>
        </w:r>
        <w:r w:rsidR="0002327C" w:rsidRPr="001D553F">
          <w:rPr>
            <w:rStyle w:val="Hyperlink"/>
            <w:noProof/>
          </w:rPr>
          <w:t>Cost Management</w:t>
        </w:r>
        <w:r w:rsidR="0002327C">
          <w:rPr>
            <w:noProof/>
            <w:webHidden/>
          </w:rPr>
          <w:tab/>
        </w:r>
        <w:r w:rsidR="0002327C">
          <w:rPr>
            <w:noProof/>
            <w:webHidden/>
          </w:rPr>
          <w:fldChar w:fldCharType="begin"/>
        </w:r>
        <w:r w:rsidR="0002327C">
          <w:rPr>
            <w:noProof/>
            <w:webHidden/>
          </w:rPr>
          <w:instrText xml:space="preserve"> PAGEREF _Toc467154491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2741F7D9" w14:textId="77777777" w:rsidR="0002327C" w:rsidRDefault="0005610E">
      <w:pPr>
        <w:pStyle w:val="TOC3"/>
        <w:rPr>
          <w:rFonts w:eastAsiaTheme="minorEastAsia"/>
          <w:noProof/>
        </w:rPr>
      </w:pPr>
      <w:hyperlink w:anchor="_Toc467154492" w:history="1">
        <w:r w:rsidR="0002327C" w:rsidRPr="001D553F">
          <w:rPr>
            <w:rStyle w:val="Hyperlink"/>
            <w:noProof/>
          </w:rPr>
          <w:t>4.5.1</w:t>
        </w:r>
        <w:r w:rsidR="0002327C">
          <w:rPr>
            <w:rFonts w:eastAsiaTheme="minorEastAsia"/>
            <w:noProof/>
          </w:rPr>
          <w:tab/>
        </w:r>
        <w:r w:rsidR="0002327C" w:rsidRPr="001D553F">
          <w:rPr>
            <w:rStyle w:val="Hyperlink"/>
            <w:noProof/>
          </w:rPr>
          <w:t>Cost Estimate</w:t>
        </w:r>
        <w:r w:rsidR="0002327C">
          <w:rPr>
            <w:noProof/>
            <w:webHidden/>
          </w:rPr>
          <w:tab/>
        </w:r>
        <w:r w:rsidR="0002327C">
          <w:rPr>
            <w:noProof/>
            <w:webHidden/>
          </w:rPr>
          <w:fldChar w:fldCharType="begin"/>
        </w:r>
        <w:r w:rsidR="0002327C">
          <w:rPr>
            <w:noProof/>
            <w:webHidden/>
          </w:rPr>
          <w:instrText xml:space="preserve"> PAGEREF _Toc467154492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28CDF721" w14:textId="77777777" w:rsidR="0002327C" w:rsidRDefault="0005610E">
      <w:pPr>
        <w:pStyle w:val="TOC3"/>
        <w:rPr>
          <w:rFonts w:eastAsiaTheme="minorEastAsia"/>
          <w:noProof/>
        </w:rPr>
      </w:pPr>
      <w:hyperlink w:anchor="_Toc467154493" w:history="1">
        <w:r w:rsidR="0002327C" w:rsidRPr="001D553F">
          <w:rPr>
            <w:rStyle w:val="Hyperlink"/>
            <w:noProof/>
          </w:rPr>
          <w:t>4.5.2</w:t>
        </w:r>
        <w:r w:rsidR="0002327C">
          <w:rPr>
            <w:rFonts w:eastAsiaTheme="minorEastAsia"/>
            <w:noProof/>
          </w:rPr>
          <w:tab/>
        </w:r>
        <w:r w:rsidR="0002327C" w:rsidRPr="001D553F">
          <w:rPr>
            <w:rStyle w:val="Hyperlink"/>
            <w:noProof/>
          </w:rPr>
          <w:t>Cost Baseline</w:t>
        </w:r>
        <w:r w:rsidR="0002327C">
          <w:rPr>
            <w:noProof/>
            <w:webHidden/>
          </w:rPr>
          <w:tab/>
        </w:r>
        <w:r w:rsidR="0002327C">
          <w:rPr>
            <w:noProof/>
            <w:webHidden/>
          </w:rPr>
          <w:fldChar w:fldCharType="begin"/>
        </w:r>
        <w:r w:rsidR="0002327C">
          <w:rPr>
            <w:noProof/>
            <w:webHidden/>
          </w:rPr>
          <w:instrText xml:space="preserve"> PAGEREF _Toc467154493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008E88C8" w14:textId="77777777" w:rsidR="0002327C" w:rsidRDefault="0005610E">
      <w:pPr>
        <w:pStyle w:val="TOC3"/>
        <w:rPr>
          <w:rFonts w:eastAsiaTheme="minorEastAsia"/>
          <w:noProof/>
        </w:rPr>
      </w:pPr>
      <w:hyperlink w:anchor="_Toc467154494" w:history="1">
        <w:r w:rsidR="0002327C" w:rsidRPr="001D553F">
          <w:rPr>
            <w:rStyle w:val="Hyperlink"/>
            <w:noProof/>
          </w:rPr>
          <w:t>4.5.3</w:t>
        </w:r>
        <w:r w:rsidR="0002327C">
          <w:rPr>
            <w:rFonts w:eastAsiaTheme="minorEastAsia"/>
            <w:noProof/>
          </w:rPr>
          <w:tab/>
        </w:r>
        <w:r w:rsidR="0002327C" w:rsidRPr="001D553F">
          <w:rPr>
            <w:rStyle w:val="Hyperlink"/>
            <w:noProof/>
          </w:rPr>
          <w:t>Cost Control Plan</w:t>
        </w:r>
        <w:r w:rsidR="0002327C">
          <w:rPr>
            <w:noProof/>
            <w:webHidden/>
          </w:rPr>
          <w:tab/>
        </w:r>
        <w:r w:rsidR="0002327C">
          <w:rPr>
            <w:noProof/>
            <w:webHidden/>
          </w:rPr>
          <w:fldChar w:fldCharType="begin"/>
        </w:r>
        <w:r w:rsidR="0002327C">
          <w:rPr>
            <w:noProof/>
            <w:webHidden/>
          </w:rPr>
          <w:instrText xml:space="preserve"> PAGEREF _Toc467154494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77220152" w14:textId="77777777" w:rsidR="0002327C" w:rsidRDefault="0005610E">
      <w:pPr>
        <w:pStyle w:val="TOC2"/>
        <w:rPr>
          <w:rFonts w:eastAsiaTheme="minorEastAsia"/>
          <w:noProof/>
        </w:rPr>
      </w:pPr>
      <w:hyperlink w:anchor="_Toc467154495" w:history="1">
        <w:r w:rsidR="0002327C" w:rsidRPr="001D553F">
          <w:rPr>
            <w:rStyle w:val="Hyperlink"/>
            <w:noProof/>
          </w:rPr>
          <w:t>4.6</w:t>
        </w:r>
        <w:r w:rsidR="0002327C">
          <w:rPr>
            <w:rFonts w:eastAsiaTheme="minorEastAsia"/>
            <w:noProof/>
          </w:rPr>
          <w:tab/>
        </w:r>
        <w:r w:rsidR="0002327C" w:rsidRPr="001D553F">
          <w:rPr>
            <w:rStyle w:val="Hyperlink"/>
            <w:noProof/>
          </w:rPr>
          <w:t>Status Reporting</w:t>
        </w:r>
        <w:r w:rsidR="0002327C">
          <w:rPr>
            <w:noProof/>
            <w:webHidden/>
          </w:rPr>
          <w:tab/>
        </w:r>
        <w:r w:rsidR="0002327C">
          <w:rPr>
            <w:noProof/>
            <w:webHidden/>
          </w:rPr>
          <w:fldChar w:fldCharType="begin"/>
        </w:r>
        <w:r w:rsidR="0002327C">
          <w:rPr>
            <w:noProof/>
            <w:webHidden/>
          </w:rPr>
          <w:instrText xml:space="preserve"> PAGEREF _Toc467154495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6E99AE7C" w14:textId="77777777" w:rsidR="0002327C" w:rsidRDefault="0005610E">
      <w:pPr>
        <w:pStyle w:val="TOC3"/>
        <w:rPr>
          <w:rFonts w:eastAsiaTheme="minorEastAsia"/>
          <w:noProof/>
        </w:rPr>
      </w:pPr>
      <w:hyperlink w:anchor="_Toc467154496" w:history="1">
        <w:r w:rsidR="0002327C" w:rsidRPr="001D553F">
          <w:rPr>
            <w:rStyle w:val="Hyperlink"/>
            <w:noProof/>
          </w:rPr>
          <w:t>4.6.1</w:t>
        </w:r>
        <w:r w:rsidR="0002327C">
          <w:rPr>
            <w:rFonts w:eastAsiaTheme="minorEastAsia"/>
            <w:noProof/>
          </w:rPr>
          <w:tab/>
        </w:r>
        <w:r w:rsidR="0002327C" w:rsidRPr="001D553F">
          <w:rPr>
            <w:rStyle w:val="Hyperlink"/>
            <w:noProof/>
          </w:rPr>
          <w:t>Deliverable tracking</w:t>
        </w:r>
        <w:r w:rsidR="0002327C">
          <w:rPr>
            <w:noProof/>
            <w:webHidden/>
          </w:rPr>
          <w:tab/>
        </w:r>
        <w:r w:rsidR="0002327C">
          <w:rPr>
            <w:noProof/>
            <w:webHidden/>
          </w:rPr>
          <w:fldChar w:fldCharType="begin"/>
        </w:r>
        <w:r w:rsidR="0002327C">
          <w:rPr>
            <w:noProof/>
            <w:webHidden/>
          </w:rPr>
          <w:instrText xml:space="preserve"> PAGEREF _Toc467154496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18C7AEA1" w14:textId="77777777" w:rsidR="0002327C" w:rsidRDefault="0005610E">
      <w:pPr>
        <w:pStyle w:val="TOC3"/>
        <w:rPr>
          <w:rFonts w:eastAsiaTheme="minorEastAsia"/>
          <w:noProof/>
        </w:rPr>
      </w:pPr>
      <w:hyperlink w:anchor="_Toc467154497" w:history="1">
        <w:r w:rsidR="0002327C" w:rsidRPr="001D553F">
          <w:rPr>
            <w:rStyle w:val="Hyperlink"/>
            <w:noProof/>
          </w:rPr>
          <w:t>4.6.2</w:t>
        </w:r>
        <w:r w:rsidR="0002327C">
          <w:rPr>
            <w:rFonts w:eastAsiaTheme="minorEastAsia"/>
            <w:noProof/>
          </w:rPr>
          <w:tab/>
        </w:r>
        <w:r w:rsidR="0002327C" w:rsidRPr="001D553F">
          <w:rPr>
            <w:rStyle w:val="Hyperlink"/>
            <w:noProof/>
          </w:rPr>
          <w:t>Configuration Management</w:t>
        </w:r>
        <w:r w:rsidR="0002327C">
          <w:rPr>
            <w:noProof/>
            <w:webHidden/>
          </w:rPr>
          <w:tab/>
        </w:r>
        <w:r w:rsidR="0002327C">
          <w:rPr>
            <w:noProof/>
            <w:webHidden/>
          </w:rPr>
          <w:fldChar w:fldCharType="begin"/>
        </w:r>
        <w:r w:rsidR="0002327C">
          <w:rPr>
            <w:noProof/>
            <w:webHidden/>
          </w:rPr>
          <w:instrText xml:space="preserve"> PAGEREF _Toc467154497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3F831966" w14:textId="77777777" w:rsidR="0002327C" w:rsidRDefault="0005610E">
      <w:pPr>
        <w:pStyle w:val="TOC2"/>
        <w:rPr>
          <w:rFonts w:eastAsiaTheme="minorEastAsia"/>
          <w:noProof/>
        </w:rPr>
      </w:pPr>
      <w:hyperlink w:anchor="_Toc467154498" w:history="1">
        <w:r w:rsidR="0002327C" w:rsidRPr="001D553F">
          <w:rPr>
            <w:rStyle w:val="Hyperlink"/>
            <w:noProof/>
          </w:rPr>
          <w:t>4.7</w:t>
        </w:r>
        <w:r w:rsidR="0002327C">
          <w:rPr>
            <w:rFonts w:eastAsiaTheme="minorEastAsia"/>
            <w:noProof/>
          </w:rPr>
          <w:tab/>
        </w:r>
        <w:r w:rsidR="0002327C" w:rsidRPr="001D553F">
          <w:rPr>
            <w:rStyle w:val="Hyperlink"/>
            <w:noProof/>
          </w:rPr>
          <w:t>Human Systems Integration (HSI)</w:t>
        </w:r>
        <w:r w:rsidR="0002327C">
          <w:rPr>
            <w:noProof/>
            <w:webHidden/>
          </w:rPr>
          <w:tab/>
        </w:r>
        <w:r w:rsidR="0002327C">
          <w:rPr>
            <w:noProof/>
            <w:webHidden/>
          </w:rPr>
          <w:fldChar w:fldCharType="begin"/>
        </w:r>
        <w:r w:rsidR="0002327C">
          <w:rPr>
            <w:noProof/>
            <w:webHidden/>
          </w:rPr>
          <w:instrText xml:space="preserve"> PAGEREF _Toc467154498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23723FC3" w14:textId="77777777" w:rsidR="0002327C" w:rsidRDefault="0005610E">
      <w:pPr>
        <w:pStyle w:val="TOC2"/>
        <w:rPr>
          <w:rFonts w:eastAsiaTheme="minorEastAsia"/>
          <w:noProof/>
        </w:rPr>
      </w:pPr>
      <w:hyperlink w:anchor="_Toc467154499" w:history="1">
        <w:r w:rsidR="0002327C" w:rsidRPr="001D553F">
          <w:rPr>
            <w:rStyle w:val="Hyperlink"/>
            <w:noProof/>
          </w:rPr>
          <w:t>4.8</w:t>
        </w:r>
        <w:r w:rsidR="0002327C">
          <w:rPr>
            <w:rFonts w:eastAsiaTheme="minorEastAsia"/>
            <w:noProof/>
          </w:rPr>
          <w:tab/>
        </w:r>
        <w:r w:rsidR="0002327C" w:rsidRPr="001D553F">
          <w:rPr>
            <w:rStyle w:val="Hyperlink"/>
            <w:noProof/>
          </w:rPr>
          <w:t>Security and Classification</w:t>
        </w:r>
        <w:r w:rsidR="0002327C">
          <w:rPr>
            <w:noProof/>
            <w:webHidden/>
          </w:rPr>
          <w:tab/>
        </w:r>
        <w:r w:rsidR="0002327C">
          <w:rPr>
            <w:noProof/>
            <w:webHidden/>
          </w:rPr>
          <w:fldChar w:fldCharType="begin"/>
        </w:r>
        <w:r w:rsidR="0002327C">
          <w:rPr>
            <w:noProof/>
            <w:webHidden/>
          </w:rPr>
          <w:instrText xml:space="preserve"> PAGEREF _Toc467154499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7104F048" w14:textId="77777777" w:rsidR="0002327C" w:rsidRDefault="0005610E">
      <w:pPr>
        <w:pStyle w:val="TOC1"/>
        <w:tabs>
          <w:tab w:val="left" w:pos="660"/>
          <w:tab w:val="right" w:leader="dot" w:pos="9350"/>
        </w:tabs>
        <w:rPr>
          <w:rFonts w:eastAsiaTheme="minorEastAsia"/>
          <w:noProof/>
        </w:rPr>
      </w:pPr>
      <w:hyperlink w:anchor="_Toc467154500" w:history="1">
        <w:r w:rsidR="0002327C" w:rsidRPr="001D553F">
          <w:rPr>
            <w:rStyle w:val="Hyperlink"/>
            <w:noProof/>
          </w:rPr>
          <w:t>5</w:t>
        </w:r>
        <w:r w:rsidR="0002327C">
          <w:rPr>
            <w:rFonts w:eastAsiaTheme="minorEastAsia"/>
            <w:noProof/>
          </w:rPr>
          <w:tab/>
        </w:r>
        <w:r w:rsidR="0002327C" w:rsidRPr="001D553F">
          <w:rPr>
            <w:rStyle w:val="Hyperlink"/>
            <w:noProof/>
          </w:rPr>
          <w:t>Risk Management</w:t>
        </w:r>
        <w:r w:rsidR="0002327C">
          <w:rPr>
            <w:noProof/>
            <w:webHidden/>
          </w:rPr>
          <w:tab/>
        </w:r>
        <w:r w:rsidR="0002327C">
          <w:rPr>
            <w:noProof/>
            <w:webHidden/>
          </w:rPr>
          <w:fldChar w:fldCharType="begin"/>
        </w:r>
        <w:r w:rsidR="0002327C">
          <w:rPr>
            <w:noProof/>
            <w:webHidden/>
          </w:rPr>
          <w:instrText xml:space="preserve"> PAGEREF _Toc467154500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6582EF31" w14:textId="77777777" w:rsidR="0002327C" w:rsidRDefault="0005610E">
      <w:pPr>
        <w:pStyle w:val="TOC2"/>
        <w:rPr>
          <w:rFonts w:eastAsiaTheme="minorEastAsia"/>
          <w:noProof/>
        </w:rPr>
      </w:pPr>
      <w:hyperlink w:anchor="_Toc467154501" w:history="1">
        <w:r w:rsidR="0002327C" w:rsidRPr="001D553F">
          <w:rPr>
            <w:rStyle w:val="Hyperlink"/>
            <w:noProof/>
          </w:rPr>
          <w:t>5.1</w:t>
        </w:r>
        <w:r w:rsidR="0002327C">
          <w:rPr>
            <w:rFonts w:eastAsiaTheme="minorEastAsia"/>
            <w:noProof/>
          </w:rPr>
          <w:tab/>
        </w:r>
        <w:r w:rsidR="0002327C" w:rsidRPr="001D553F">
          <w:rPr>
            <w:rStyle w:val="Hyperlink"/>
            <w:noProof/>
          </w:rPr>
          <w:t>Risk Management Plan</w:t>
        </w:r>
        <w:r w:rsidR="0002327C">
          <w:rPr>
            <w:noProof/>
            <w:webHidden/>
          </w:rPr>
          <w:tab/>
        </w:r>
        <w:r w:rsidR="0002327C">
          <w:rPr>
            <w:noProof/>
            <w:webHidden/>
          </w:rPr>
          <w:fldChar w:fldCharType="begin"/>
        </w:r>
        <w:r w:rsidR="0002327C">
          <w:rPr>
            <w:noProof/>
            <w:webHidden/>
          </w:rPr>
          <w:instrText xml:space="preserve"> PAGEREF _Toc467154501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6B1F2083" w14:textId="77777777" w:rsidR="0002327C" w:rsidRDefault="0005610E">
      <w:pPr>
        <w:pStyle w:val="TOC2"/>
        <w:rPr>
          <w:rFonts w:eastAsiaTheme="minorEastAsia"/>
          <w:noProof/>
        </w:rPr>
      </w:pPr>
      <w:hyperlink w:anchor="_Toc467154502" w:history="1">
        <w:r w:rsidR="0002327C" w:rsidRPr="001D553F">
          <w:rPr>
            <w:rStyle w:val="Hyperlink"/>
            <w:noProof/>
          </w:rPr>
          <w:t>5.2</w:t>
        </w:r>
        <w:r w:rsidR="0002327C">
          <w:rPr>
            <w:rFonts w:eastAsiaTheme="minorEastAsia"/>
            <w:noProof/>
          </w:rPr>
          <w:tab/>
        </w:r>
        <w:r w:rsidR="0002327C" w:rsidRPr="001D553F">
          <w:rPr>
            <w:rStyle w:val="Hyperlink"/>
            <w:noProof/>
          </w:rPr>
          <w:t>Risk Identification and Assessment</w:t>
        </w:r>
        <w:r w:rsidR="0002327C">
          <w:rPr>
            <w:noProof/>
            <w:webHidden/>
          </w:rPr>
          <w:tab/>
        </w:r>
        <w:r w:rsidR="0002327C">
          <w:rPr>
            <w:noProof/>
            <w:webHidden/>
          </w:rPr>
          <w:fldChar w:fldCharType="begin"/>
        </w:r>
        <w:r w:rsidR="0002327C">
          <w:rPr>
            <w:noProof/>
            <w:webHidden/>
          </w:rPr>
          <w:instrText xml:space="preserve"> PAGEREF _Toc467154502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242F2925" w14:textId="77777777" w:rsidR="0002327C" w:rsidRDefault="0005610E">
      <w:pPr>
        <w:pStyle w:val="TOC3"/>
        <w:rPr>
          <w:rFonts w:eastAsiaTheme="minorEastAsia"/>
          <w:noProof/>
        </w:rPr>
      </w:pPr>
      <w:hyperlink w:anchor="_Toc467154503" w:history="1">
        <w:r w:rsidR="0002327C" w:rsidRPr="001D553F">
          <w:rPr>
            <w:rStyle w:val="Hyperlink"/>
            <w:noProof/>
          </w:rPr>
          <w:t>5.2.1</w:t>
        </w:r>
        <w:r w:rsidR="0002327C">
          <w:rPr>
            <w:rFonts w:eastAsiaTheme="minorEastAsia"/>
            <w:noProof/>
          </w:rPr>
          <w:tab/>
        </w:r>
        <w:r w:rsidR="0002327C" w:rsidRPr="001D553F">
          <w:rPr>
            <w:rStyle w:val="Hyperlink"/>
            <w:noProof/>
          </w:rPr>
          <w:t>Technical Risks</w:t>
        </w:r>
        <w:r w:rsidR="0002327C">
          <w:rPr>
            <w:noProof/>
            <w:webHidden/>
          </w:rPr>
          <w:tab/>
        </w:r>
        <w:r w:rsidR="0002327C">
          <w:rPr>
            <w:noProof/>
            <w:webHidden/>
          </w:rPr>
          <w:fldChar w:fldCharType="begin"/>
        </w:r>
        <w:r w:rsidR="0002327C">
          <w:rPr>
            <w:noProof/>
            <w:webHidden/>
          </w:rPr>
          <w:instrText xml:space="preserve"> PAGEREF _Toc467154503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404A251E" w14:textId="77777777" w:rsidR="0002327C" w:rsidRDefault="0005610E">
      <w:pPr>
        <w:pStyle w:val="TOC3"/>
        <w:rPr>
          <w:rFonts w:eastAsiaTheme="minorEastAsia"/>
          <w:noProof/>
        </w:rPr>
      </w:pPr>
      <w:hyperlink w:anchor="_Toc467154504" w:history="1">
        <w:r w:rsidR="0002327C" w:rsidRPr="001D553F">
          <w:rPr>
            <w:rStyle w:val="Hyperlink"/>
            <w:noProof/>
          </w:rPr>
          <w:t>5.2.2</w:t>
        </w:r>
        <w:r w:rsidR="0002327C">
          <w:rPr>
            <w:rFonts w:eastAsiaTheme="minorEastAsia"/>
            <w:noProof/>
          </w:rPr>
          <w:tab/>
        </w:r>
        <w:r w:rsidR="0002327C" w:rsidRPr="001D553F">
          <w:rPr>
            <w:rStyle w:val="Hyperlink"/>
            <w:noProof/>
          </w:rPr>
          <w:t>Programmatic Risks</w:t>
        </w:r>
        <w:r w:rsidR="0002327C">
          <w:rPr>
            <w:noProof/>
            <w:webHidden/>
          </w:rPr>
          <w:tab/>
        </w:r>
        <w:r w:rsidR="0002327C">
          <w:rPr>
            <w:noProof/>
            <w:webHidden/>
          </w:rPr>
          <w:fldChar w:fldCharType="begin"/>
        </w:r>
        <w:r w:rsidR="0002327C">
          <w:rPr>
            <w:noProof/>
            <w:webHidden/>
          </w:rPr>
          <w:instrText xml:space="preserve"> PAGEREF _Toc467154504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777EBDF8" w14:textId="77777777" w:rsidR="0002327C" w:rsidRDefault="0005610E">
      <w:pPr>
        <w:pStyle w:val="TOC3"/>
        <w:rPr>
          <w:rFonts w:eastAsiaTheme="minorEastAsia"/>
          <w:noProof/>
        </w:rPr>
      </w:pPr>
      <w:hyperlink w:anchor="_Toc467154505" w:history="1">
        <w:r w:rsidR="0002327C" w:rsidRPr="001D553F">
          <w:rPr>
            <w:rStyle w:val="Hyperlink"/>
            <w:noProof/>
          </w:rPr>
          <w:t>5.2.3</w:t>
        </w:r>
        <w:r w:rsidR="0002327C">
          <w:rPr>
            <w:rFonts w:eastAsiaTheme="minorEastAsia"/>
            <w:noProof/>
          </w:rPr>
          <w:tab/>
        </w:r>
        <w:r w:rsidR="0002327C" w:rsidRPr="001D553F">
          <w:rPr>
            <w:rStyle w:val="Hyperlink"/>
            <w:noProof/>
          </w:rPr>
          <w:t>Operational Risks</w:t>
        </w:r>
        <w:r w:rsidR="0002327C">
          <w:rPr>
            <w:noProof/>
            <w:webHidden/>
          </w:rPr>
          <w:tab/>
        </w:r>
        <w:r w:rsidR="0002327C">
          <w:rPr>
            <w:noProof/>
            <w:webHidden/>
          </w:rPr>
          <w:fldChar w:fldCharType="begin"/>
        </w:r>
        <w:r w:rsidR="0002327C">
          <w:rPr>
            <w:noProof/>
            <w:webHidden/>
          </w:rPr>
          <w:instrText xml:space="preserve"> PAGEREF _Toc467154505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544ADDA3" w14:textId="77777777" w:rsidR="0002327C" w:rsidRDefault="0005610E">
      <w:pPr>
        <w:pStyle w:val="TOC2"/>
        <w:rPr>
          <w:rFonts w:eastAsiaTheme="minorEastAsia"/>
          <w:noProof/>
        </w:rPr>
      </w:pPr>
      <w:hyperlink w:anchor="_Toc467154506" w:history="1">
        <w:r w:rsidR="0002327C" w:rsidRPr="001D553F">
          <w:rPr>
            <w:rStyle w:val="Hyperlink"/>
            <w:noProof/>
          </w:rPr>
          <w:t>5.3</w:t>
        </w:r>
        <w:r w:rsidR="0002327C">
          <w:rPr>
            <w:rFonts w:eastAsiaTheme="minorEastAsia"/>
            <w:noProof/>
          </w:rPr>
          <w:tab/>
        </w:r>
        <w:r w:rsidR="0002327C" w:rsidRPr="001D553F">
          <w:rPr>
            <w:rStyle w:val="Hyperlink"/>
            <w:noProof/>
          </w:rPr>
          <w:t>Risk Register</w:t>
        </w:r>
        <w:r w:rsidR="0002327C">
          <w:rPr>
            <w:noProof/>
            <w:webHidden/>
          </w:rPr>
          <w:tab/>
        </w:r>
        <w:r w:rsidR="0002327C">
          <w:rPr>
            <w:noProof/>
            <w:webHidden/>
          </w:rPr>
          <w:fldChar w:fldCharType="begin"/>
        </w:r>
        <w:r w:rsidR="0002327C">
          <w:rPr>
            <w:noProof/>
            <w:webHidden/>
          </w:rPr>
          <w:instrText xml:space="preserve"> PAGEREF _Toc467154506 \h </w:instrText>
        </w:r>
        <w:r w:rsidR="0002327C">
          <w:rPr>
            <w:noProof/>
            <w:webHidden/>
          </w:rPr>
        </w:r>
        <w:r w:rsidR="0002327C">
          <w:rPr>
            <w:noProof/>
            <w:webHidden/>
          </w:rPr>
          <w:fldChar w:fldCharType="separate"/>
        </w:r>
        <w:r w:rsidR="00F46966">
          <w:rPr>
            <w:noProof/>
            <w:webHidden/>
          </w:rPr>
          <w:t>2</w:t>
        </w:r>
        <w:r w:rsidR="0002327C">
          <w:rPr>
            <w:noProof/>
            <w:webHidden/>
          </w:rPr>
          <w:fldChar w:fldCharType="end"/>
        </w:r>
      </w:hyperlink>
    </w:p>
    <w:p w14:paraId="49EE4055" w14:textId="77777777" w:rsidR="00B2023D" w:rsidRDefault="00323FC1" w:rsidP="000229D1">
      <w:pPr>
        <w:sectPr w:rsidR="00B2023D" w:rsidSect="00B2023D">
          <w:footerReference w:type="default" r:id="rId12"/>
          <w:pgSz w:w="12240" w:h="15840"/>
          <w:pgMar w:top="1440" w:right="1440" w:bottom="1440" w:left="1440" w:header="720" w:footer="720" w:gutter="0"/>
          <w:pgNumType w:fmt="lowerRoman" w:start="1"/>
          <w:cols w:space="720"/>
          <w:docGrid w:linePitch="360"/>
        </w:sectPr>
      </w:pPr>
      <w:r>
        <w:fldChar w:fldCharType="end"/>
      </w:r>
    </w:p>
    <w:p w14:paraId="5426D7B1" w14:textId="3C62E6D4" w:rsidR="000229D1" w:rsidRDefault="000229D1" w:rsidP="000229D1">
      <w:pPr>
        <w:pStyle w:val="Heading1"/>
      </w:pPr>
      <w:bookmarkStart w:id="4" w:name="_Toc467154454"/>
      <w:r>
        <w:lastRenderedPageBreak/>
        <w:t>Pro</w:t>
      </w:r>
      <w:r w:rsidR="003E4B10">
        <w:t>gram</w:t>
      </w:r>
      <w:r>
        <w:t xml:space="preserve"> Summary</w:t>
      </w:r>
      <w:bookmarkEnd w:id="4"/>
    </w:p>
    <w:p w14:paraId="712D80D5" w14:textId="76DA351C" w:rsidR="000229D1" w:rsidRDefault="000229D1" w:rsidP="000229D1">
      <w:r>
        <w:t>This document contains the plan for managing the Next Generation Cyber Infrastructure (NGCI) Apex pro</w:t>
      </w:r>
      <w:r w:rsidR="003E4B10">
        <w:t>gram</w:t>
      </w:r>
      <w:r>
        <w:t xml:space="preserve">. </w:t>
      </w:r>
    </w:p>
    <w:p w14:paraId="79B45BEB" w14:textId="77777777" w:rsidR="000229D1" w:rsidRDefault="000229D1" w:rsidP="000229D1">
      <w:pPr>
        <w:pStyle w:val="Heading2"/>
      </w:pPr>
      <w:bookmarkStart w:id="5" w:name="_Toc467154455"/>
      <w:r>
        <w:t>Background and Purpose</w:t>
      </w:r>
      <w:bookmarkEnd w:id="5"/>
    </w:p>
    <w:p w14:paraId="17373FFC" w14:textId="71412317" w:rsidR="000229D1" w:rsidRDefault="000229D1" w:rsidP="000229D1">
      <w:r w:rsidRPr="000229D1">
        <w:t xml:space="preserve">The United States critical infrastructure sectors </w:t>
      </w:r>
      <w:r w:rsidR="00377433">
        <w:t>ha</w:t>
      </w:r>
      <w:r w:rsidR="00004842">
        <w:t>ve</w:t>
      </w:r>
      <w:r w:rsidR="00377433">
        <w:t xml:space="preserve"> an immediate </w:t>
      </w:r>
      <w:r w:rsidRPr="000229D1">
        <w:t xml:space="preserve">need </w:t>
      </w:r>
      <w:r w:rsidR="00377433">
        <w:t xml:space="preserve">for </w:t>
      </w:r>
      <w:r w:rsidRPr="000229D1">
        <w:t>technologies that can adequately detect, defend, protect, restore, and respond, to sophisticated cyber threats.  The Next Generation Cyber Infrastructure (NGCI) Apex pro</w:t>
      </w:r>
      <w:r w:rsidR="003E4B10">
        <w:t>gram</w:t>
      </w:r>
      <w:r w:rsidRPr="000229D1">
        <w:t xml:space="preserve"> will identify</w:t>
      </w:r>
      <w:r w:rsidR="00377433">
        <w:t>, test, evaluate</w:t>
      </w:r>
      <w:r w:rsidRPr="000229D1">
        <w:t xml:space="preserve"> and deploy cutting-edge technologies </w:t>
      </w:r>
      <w:r w:rsidR="004E3C24" w:rsidRPr="00567460">
        <w:t xml:space="preserve">to deter </w:t>
      </w:r>
      <w:r w:rsidRPr="004E3C24">
        <w:t>cyber-attacks against the financial sector</w:t>
      </w:r>
      <w:r w:rsidRPr="000229D1">
        <w:t>.  The Department of Homeland Security</w:t>
      </w:r>
      <w:r w:rsidR="002575FB">
        <w:t xml:space="preserve"> (DHS)</w:t>
      </w:r>
      <w:r w:rsidR="00F51CFA">
        <w:t xml:space="preserve"> Science and Technology (S&amp;T) </w:t>
      </w:r>
      <w:r w:rsidR="00F22DB7">
        <w:t>Directorate</w:t>
      </w:r>
      <w:r w:rsidR="00F51CFA">
        <w:t xml:space="preserve"> </w:t>
      </w:r>
      <w:r w:rsidRPr="000229D1">
        <w:t xml:space="preserve">has partnered with the Department of the Treasury and the U.S. financial sector, to deliver technologies designed to fill the existing functional and technological gaps in the </w:t>
      </w:r>
      <w:r w:rsidR="00377433">
        <w:t>sector</w:t>
      </w:r>
      <w:r w:rsidRPr="000229D1">
        <w:t>.  The NGCI Apex program includes the following objectives</w:t>
      </w:r>
      <w:r>
        <w:t xml:space="preserve"> </w:t>
      </w:r>
      <w:r w:rsidR="003E4B10">
        <w:t>to</w:t>
      </w:r>
      <w:r>
        <w:t xml:space="preserve"> be performed by the DHS </w:t>
      </w:r>
      <w:r w:rsidR="00F51CFA">
        <w:t xml:space="preserve">S&amp;T </w:t>
      </w:r>
      <w:r w:rsidR="005E1613">
        <w:t xml:space="preserve">NGCI </w:t>
      </w:r>
      <w:r>
        <w:t>Apex Program Management Office (PMO)</w:t>
      </w:r>
      <w:r w:rsidR="00A10313">
        <w:t>,</w:t>
      </w:r>
      <w:r>
        <w:t xml:space="preserve"> </w:t>
      </w:r>
      <w:r w:rsidR="003E4B10">
        <w:t xml:space="preserve">the </w:t>
      </w:r>
      <w:r w:rsidR="00B66269">
        <w:t>Other Transaction Authority (OTA)</w:t>
      </w:r>
      <w:r w:rsidR="003E4B10">
        <w:t xml:space="preserve"> </w:t>
      </w:r>
      <w:r w:rsidR="005C4DF0">
        <w:t>c</w:t>
      </w:r>
      <w:r w:rsidR="003E4B10">
        <w:t xml:space="preserve">ontractor, </w:t>
      </w:r>
      <w:r>
        <w:t>and by vendors and supporting organizations:</w:t>
      </w:r>
    </w:p>
    <w:p w14:paraId="3D9E5288" w14:textId="4AC683B1" w:rsidR="00377433" w:rsidRPr="00030D47" w:rsidRDefault="00377433" w:rsidP="00567460">
      <w:pPr>
        <w:pStyle w:val="ParagraphItalics"/>
        <w:ind w:left="360"/>
        <w:rPr>
          <w:rFonts w:asciiTheme="minorHAnsi" w:hAnsiTheme="minorHAnsi"/>
        </w:rPr>
      </w:pPr>
      <w:r w:rsidRPr="00872D9D">
        <w:rPr>
          <w:rFonts w:asciiTheme="minorHAnsi" w:hAnsiTheme="minorHAnsi"/>
          <w:b/>
          <w:i w:val="0"/>
        </w:rPr>
        <w:t>Objective 1</w:t>
      </w:r>
      <w:r w:rsidRPr="00030D47">
        <w:rPr>
          <w:rFonts w:asciiTheme="minorHAnsi" w:hAnsiTheme="minorHAnsi"/>
        </w:rPr>
        <w:t xml:space="preserve">:  </w:t>
      </w:r>
      <w:r w:rsidRPr="00030D47">
        <w:rPr>
          <w:rFonts w:asciiTheme="minorHAnsi" w:hAnsiTheme="minorHAnsi"/>
          <w:i w:val="0"/>
        </w:rPr>
        <w:t xml:space="preserve"> </w:t>
      </w:r>
      <w:r w:rsidR="00D71E17">
        <w:rPr>
          <w:rFonts w:asciiTheme="minorHAnsi" w:hAnsiTheme="minorHAnsi"/>
          <w:i w:val="0"/>
        </w:rPr>
        <w:t>Partner with</w:t>
      </w:r>
      <w:r>
        <w:rPr>
          <w:rFonts w:asciiTheme="minorHAnsi" w:hAnsiTheme="minorHAnsi"/>
          <w:i w:val="0"/>
        </w:rPr>
        <w:t xml:space="preserve"> financial sector</w:t>
      </w:r>
      <w:r w:rsidRPr="00030D47">
        <w:rPr>
          <w:rFonts w:asciiTheme="minorHAnsi" w:hAnsiTheme="minorHAnsi"/>
          <w:i w:val="0"/>
        </w:rPr>
        <w:t xml:space="preserve"> </w:t>
      </w:r>
      <w:r w:rsidR="00D71E17">
        <w:rPr>
          <w:rFonts w:asciiTheme="minorHAnsi" w:hAnsiTheme="minorHAnsi"/>
          <w:i w:val="0"/>
        </w:rPr>
        <w:t>critical infrastructure institutions to develop and integrate technologies that fill cybersecurity gaps; reducing risk through the improvement of security.</w:t>
      </w:r>
    </w:p>
    <w:p w14:paraId="7DD0F6C8" w14:textId="10B43AD8" w:rsidR="00377433" w:rsidRPr="00030D47" w:rsidRDefault="00377433" w:rsidP="00567460">
      <w:pPr>
        <w:pStyle w:val="ParagraphItalics"/>
        <w:ind w:left="360"/>
        <w:rPr>
          <w:rFonts w:asciiTheme="minorHAnsi" w:hAnsiTheme="minorHAnsi"/>
        </w:rPr>
      </w:pPr>
      <w:r w:rsidRPr="00872D9D">
        <w:rPr>
          <w:rFonts w:asciiTheme="minorHAnsi" w:hAnsiTheme="minorHAnsi"/>
          <w:b/>
          <w:i w:val="0"/>
        </w:rPr>
        <w:t>Objective 2</w:t>
      </w:r>
      <w:r w:rsidRPr="00030D47">
        <w:rPr>
          <w:rFonts w:asciiTheme="minorHAnsi" w:hAnsiTheme="minorHAnsi"/>
        </w:rPr>
        <w:t xml:space="preserve">:   </w:t>
      </w:r>
      <w:r w:rsidR="00703839">
        <w:rPr>
          <w:rFonts w:asciiTheme="minorHAnsi" w:hAnsiTheme="minorHAnsi"/>
          <w:i w:val="0"/>
        </w:rPr>
        <w:t>Test, evaluate, and integrate candidate technologies</w:t>
      </w:r>
      <w:r w:rsidR="00D23F3F">
        <w:rPr>
          <w:rFonts w:asciiTheme="minorHAnsi" w:hAnsiTheme="minorHAnsi"/>
          <w:i w:val="0"/>
        </w:rPr>
        <w:t xml:space="preserve"> </w:t>
      </w:r>
      <w:r w:rsidR="00703839">
        <w:rPr>
          <w:rFonts w:asciiTheme="minorHAnsi" w:hAnsiTheme="minorHAnsi"/>
          <w:i w:val="0"/>
        </w:rPr>
        <w:t xml:space="preserve">in both, representational and institution-specific (operational) </w:t>
      </w:r>
      <w:r w:rsidR="00D23F3F">
        <w:rPr>
          <w:rFonts w:asciiTheme="minorHAnsi" w:hAnsiTheme="minorHAnsi"/>
          <w:i w:val="0"/>
        </w:rPr>
        <w:t>environments</w:t>
      </w:r>
      <w:r w:rsidR="00703839">
        <w:rPr>
          <w:rFonts w:asciiTheme="minorHAnsi" w:hAnsiTheme="minorHAnsi"/>
          <w:i w:val="0"/>
        </w:rPr>
        <w:t xml:space="preserve"> using a build-test-repeat model.</w:t>
      </w:r>
    </w:p>
    <w:p w14:paraId="54984C84" w14:textId="1CA502FA" w:rsidR="00377433" w:rsidRDefault="00377433" w:rsidP="00567460">
      <w:pPr>
        <w:pStyle w:val="ParagraphItalics"/>
        <w:ind w:left="360"/>
        <w:rPr>
          <w:rFonts w:asciiTheme="minorHAnsi" w:hAnsiTheme="minorHAnsi"/>
          <w:i w:val="0"/>
        </w:rPr>
      </w:pPr>
      <w:r w:rsidRPr="00872D9D">
        <w:rPr>
          <w:rFonts w:asciiTheme="minorHAnsi" w:hAnsiTheme="minorHAnsi"/>
          <w:b/>
          <w:i w:val="0"/>
        </w:rPr>
        <w:t>Objective 3</w:t>
      </w:r>
      <w:r w:rsidRPr="00030D47">
        <w:rPr>
          <w:rFonts w:asciiTheme="minorHAnsi" w:hAnsiTheme="minorHAnsi"/>
        </w:rPr>
        <w:t xml:space="preserve">:  </w:t>
      </w:r>
      <w:r>
        <w:rPr>
          <w:rFonts w:asciiTheme="minorHAnsi" w:hAnsiTheme="minorHAnsi"/>
          <w:i w:val="0"/>
        </w:rPr>
        <w:t>Transition</w:t>
      </w:r>
      <w:r w:rsidR="00403E8F">
        <w:rPr>
          <w:rFonts w:asciiTheme="minorHAnsi" w:hAnsiTheme="minorHAnsi"/>
          <w:i w:val="0"/>
        </w:rPr>
        <w:t xml:space="preserve"> </w:t>
      </w:r>
      <w:r w:rsidR="009E6F2F">
        <w:rPr>
          <w:rFonts w:asciiTheme="minorHAnsi" w:hAnsiTheme="minorHAnsi"/>
          <w:i w:val="0"/>
        </w:rPr>
        <w:t>successful</w:t>
      </w:r>
      <w:r w:rsidR="00164904">
        <w:rPr>
          <w:rFonts w:asciiTheme="minorHAnsi" w:hAnsiTheme="minorHAnsi"/>
          <w:i w:val="0"/>
        </w:rPr>
        <w:t xml:space="preserve"> prototype </w:t>
      </w:r>
      <w:r>
        <w:rPr>
          <w:rFonts w:asciiTheme="minorHAnsi" w:hAnsiTheme="minorHAnsi"/>
          <w:i w:val="0"/>
        </w:rPr>
        <w:t>technologies</w:t>
      </w:r>
      <w:r w:rsidR="00DC7237">
        <w:rPr>
          <w:rFonts w:asciiTheme="minorHAnsi" w:hAnsiTheme="minorHAnsi"/>
          <w:i w:val="0"/>
        </w:rPr>
        <w:t xml:space="preserve"> to private sector </w:t>
      </w:r>
      <w:r w:rsidR="007E3B49">
        <w:rPr>
          <w:rFonts w:asciiTheme="minorHAnsi" w:hAnsiTheme="minorHAnsi"/>
          <w:i w:val="0"/>
        </w:rPr>
        <w:t>/</w:t>
      </w:r>
      <w:r w:rsidR="00DC7237">
        <w:rPr>
          <w:rFonts w:asciiTheme="minorHAnsi" w:hAnsiTheme="minorHAnsi"/>
          <w:i w:val="0"/>
        </w:rPr>
        <w:t xml:space="preserve"> commercial use</w:t>
      </w:r>
      <w:r w:rsidRPr="00030D47">
        <w:rPr>
          <w:rFonts w:asciiTheme="minorHAnsi" w:hAnsiTheme="minorHAnsi"/>
          <w:i w:val="0"/>
        </w:rPr>
        <w:t>.</w:t>
      </w:r>
    </w:p>
    <w:p w14:paraId="71BC5983" w14:textId="7858CDC7" w:rsidR="00377433" w:rsidRPr="00567460" w:rsidRDefault="00377433" w:rsidP="00567460">
      <w:pPr>
        <w:pStyle w:val="ParagraphItalics"/>
        <w:ind w:left="360"/>
        <w:rPr>
          <w:rFonts w:asciiTheme="minorHAnsi" w:hAnsiTheme="minorHAnsi"/>
          <w:sz w:val="16"/>
          <w:szCs w:val="16"/>
        </w:rPr>
      </w:pPr>
    </w:p>
    <w:p w14:paraId="61C2F691" w14:textId="6AEC28BB" w:rsidR="000229D1" w:rsidRDefault="000229D1" w:rsidP="000229D1">
      <w:r w:rsidRPr="000229D1">
        <w:t>The U.S. financial and banking industry</w:t>
      </w:r>
      <w:r>
        <w:t xml:space="preserve"> is one of the sixteen national critical infrastructure sectors, as defined by Executive Order</w:t>
      </w:r>
      <w:r w:rsidR="00EC0542">
        <w:t xml:space="preserve"> (EO)</w:t>
      </w:r>
      <w:r>
        <w:t xml:space="preserve"> 13636</w:t>
      </w:r>
      <w:r>
        <w:rPr>
          <w:rStyle w:val="FootnoteReference"/>
        </w:rPr>
        <w:footnoteReference w:id="1"/>
      </w:r>
      <w:r>
        <w:t xml:space="preserve"> and P</w:t>
      </w:r>
      <w:r w:rsidR="00EC0542">
        <w:t>residential Policy Directive</w:t>
      </w:r>
      <w:r w:rsidR="00834A40">
        <w:t xml:space="preserve"> (PPD)</w:t>
      </w:r>
      <w:r w:rsidR="00EC0542">
        <w:t xml:space="preserve"> 21</w:t>
      </w:r>
      <w:r w:rsidR="00EC0542">
        <w:rPr>
          <w:rStyle w:val="FootnoteReference"/>
        </w:rPr>
        <w:footnoteReference w:id="2"/>
      </w:r>
      <w:r w:rsidR="00EC0542">
        <w:t xml:space="preserve">. </w:t>
      </w:r>
      <w:r w:rsidR="00EC0542" w:rsidRPr="00EC0542">
        <w:lastRenderedPageBreak/>
        <w:t>The resulting cybersecurity risk-based framework,</w:t>
      </w:r>
      <w:r w:rsidR="00EC0542">
        <w:t xml:space="preserve"> outlined in EO 13636, </w:t>
      </w:r>
      <w:r w:rsidR="00EC0542" w:rsidRPr="00EC0542">
        <w:t>is defined by the National Institute of Standards and Technology (NIST)</w:t>
      </w:r>
      <w:r w:rsidR="00EC0542">
        <w:t xml:space="preserve"> Cybersecurity Framework</w:t>
      </w:r>
      <w:r w:rsidR="00EC0542">
        <w:rPr>
          <w:rStyle w:val="FootnoteReference"/>
        </w:rPr>
        <w:footnoteReference w:id="3"/>
      </w:r>
      <w:r w:rsidR="00EC0542">
        <w:t xml:space="preserve">. Figure 1 illustrates the five </w:t>
      </w:r>
      <w:r w:rsidR="00A10313">
        <w:t xml:space="preserve">NIST </w:t>
      </w:r>
      <w:r w:rsidR="00EC0542">
        <w:t xml:space="preserve">core functions </w:t>
      </w:r>
      <w:r w:rsidR="00A10313">
        <w:t>that underlie the NGCI approach.</w:t>
      </w:r>
      <w:r w:rsidR="00802D2E">
        <w:t xml:space="preserve">  </w:t>
      </w:r>
      <w:r w:rsidR="00377433">
        <w:t>Th</w:t>
      </w:r>
      <w:r w:rsidR="00A10313">
        <w:t xml:space="preserve">ese </w:t>
      </w:r>
      <w:r w:rsidR="00377433">
        <w:t xml:space="preserve">framework functions are also referred to as Operational Functions </w:t>
      </w:r>
      <w:r w:rsidR="006C3CA0">
        <w:t>in</w:t>
      </w:r>
      <w:r w:rsidR="00377433">
        <w:t xml:space="preserve"> the Financial Services Sector (FSS).</w:t>
      </w:r>
      <w:r w:rsidR="006C3CA0">
        <w:t xml:space="preserve"> </w:t>
      </w:r>
      <w:r w:rsidR="00EC0542">
        <w:t xml:space="preserve">Figure 2 illustrates </w:t>
      </w:r>
      <w:r w:rsidR="00EC0542" w:rsidRPr="00EC0542">
        <w:t>the capability gaps identified by the FSS.</w:t>
      </w:r>
      <w:r w:rsidR="00EC0542">
        <w:t xml:space="preserve">  The NGCI Apex pro</w:t>
      </w:r>
      <w:r w:rsidR="00A10313">
        <w:t xml:space="preserve">gram </w:t>
      </w:r>
      <w:r w:rsidR="00EC0542">
        <w:t>will</w:t>
      </w:r>
      <w:r w:rsidR="00A10313">
        <w:t xml:space="preserve"> work</w:t>
      </w:r>
      <w:r w:rsidR="00EC0542">
        <w:t xml:space="preserve"> to </w:t>
      </w:r>
      <w:r w:rsidR="005E1613">
        <w:t xml:space="preserve">address </w:t>
      </w:r>
      <w:r w:rsidR="00EC0542">
        <w:t>the cybersecurity gaps affecting the FSS</w:t>
      </w:r>
      <w:r w:rsidR="00A10313">
        <w:t xml:space="preserve"> by</w:t>
      </w:r>
      <w:r w:rsidR="00EC0542">
        <w:t xml:space="preserve"> utilizing the NIST Cybersecurity Framework.</w:t>
      </w:r>
    </w:p>
    <w:p w14:paraId="0F79FBCF" w14:textId="77777777" w:rsidR="006C3CA0" w:rsidRDefault="006C3CA0" w:rsidP="00567460">
      <w:pPr>
        <w:jc w:val="center"/>
      </w:pPr>
    </w:p>
    <w:p w14:paraId="55BDF396" w14:textId="5201B6FA" w:rsidR="00EC0542" w:rsidRDefault="006C3CA0" w:rsidP="00567460">
      <w:pPr>
        <w:jc w:val="center"/>
      </w:pPr>
      <w:r>
        <w:rPr>
          <w:noProof/>
        </w:rPr>
        <w:drawing>
          <wp:inline distT="0" distB="0" distL="0" distR="0" wp14:anchorId="4F6458F6" wp14:editId="6CF479D5">
            <wp:extent cx="3562350" cy="8662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4495" cy="869232"/>
                    </a:xfrm>
                    <a:prstGeom prst="rect">
                      <a:avLst/>
                    </a:prstGeom>
                  </pic:spPr>
                </pic:pic>
              </a:graphicData>
            </a:graphic>
          </wp:inline>
        </w:drawing>
      </w:r>
    </w:p>
    <w:p w14:paraId="7336B4F4" w14:textId="5B3978F1" w:rsidR="00EC0542" w:rsidRPr="00EC0542" w:rsidRDefault="00EC0542" w:rsidP="00EC0542">
      <w:pPr>
        <w:pStyle w:val="Caption"/>
        <w:jc w:val="center"/>
        <w:rPr>
          <w:b/>
          <w:i w:val="0"/>
          <w:sz w:val="22"/>
        </w:rPr>
      </w:pPr>
      <w:r w:rsidRPr="00EC0542">
        <w:rPr>
          <w:b/>
          <w:i w:val="0"/>
          <w:sz w:val="22"/>
        </w:rPr>
        <w:t xml:space="preserve">Figure </w:t>
      </w:r>
      <w:r w:rsidRPr="00EC0542">
        <w:rPr>
          <w:b/>
          <w:i w:val="0"/>
          <w:sz w:val="22"/>
        </w:rPr>
        <w:fldChar w:fldCharType="begin"/>
      </w:r>
      <w:r w:rsidRPr="00EC0542">
        <w:rPr>
          <w:b/>
          <w:i w:val="0"/>
          <w:sz w:val="22"/>
        </w:rPr>
        <w:instrText xml:space="preserve"> SEQ Figure \* ARABIC </w:instrText>
      </w:r>
      <w:r w:rsidRPr="00EC0542">
        <w:rPr>
          <w:b/>
          <w:i w:val="0"/>
          <w:sz w:val="22"/>
        </w:rPr>
        <w:fldChar w:fldCharType="separate"/>
      </w:r>
      <w:r w:rsidR="00F46966">
        <w:rPr>
          <w:b/>
          <w:i w:val="0"/>
          <w:noProof/>
          <w:sz w:val="22"/>
        </w:rPr>
        <w:t>1</w:t>
      </w:r>
      <w:r w:rsidRPr="00EC0542">
        <w:rPr>
          <w:b/>
          <w:i w:val="0"/>
          <w:sz w:val="22"/>
        </w:rPr>
        <w:fldChar w:fldCharType="end"/>
      </w:r>
      <w:r w:rsidRPr="00EC0542">
        <w:rPr>
          <w:b/>
          <w:i w:val="0"/>
          <w:sz w:val="22"/>
        </w:rPr>
        <w:t xml:space="preserve"> </w:t>
      </w:r>
      <w:r w:rsidR="00807B2F">
        <w:rPr>
          <w:b/>
          <w:i w:val="0"/>
          <w:sz w:val="22"/>
        </w:rPr>
        <w:t>-</w:t>
      </w:r>
      <w:r w:rsidR="00E42A65">
        <w:rPr>
          <w:b/>
          <w:i w:val="0"/>
          <w:sz w:val="22"/>
        </w:rPr>
        <w:t xml:space="preserve"> </w:t>
      </w:r>
      <w:r w:rsidRPr="00EC0542">
        <w:rPr>
          <w:b/>
          <w:i w:val="0"/>
          <w:sz w:val="22"/>
        </w:rPr>
        <w:t>NIST Cybersecurity Framework Core Functions</w:t>
      </w:r>
    </w:p>
    <w:p w14:paraId="14C8F153" w14:textId="46E1AC16" w:rsidR="00EC0542" w:rsidRDefault="006C3CA0" w:rsidP="00EA64C2">
      <w:pPr>
        <w:spacing w:after="0"/>
      </w:pPr>
      <w:r>
        <w:rPr>
          <w:noProof/>
        </w:rPr>
        <w:drawing>
          <wp:inline distT="0" distB="0" distL="0" distR="0" wp14:anchorId="3CAB7F1F" wp14:editId="1A3894B1">
            <wp:extent cx="5943600" cy="1602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abilty gaps.PNG"/>
                    <pic:cNvPicPr/>
                  </pic:nvPicPr>
                  <pic:blipFill rotWithShape="1">
                    <a:blip r:embed="rId14">
                      <a:extLst>
                        <a:ext uri="{28A0092B-C50C-407E-A947-70E740481C1C}">
                          <a14:useLocalDpi xmlns:a14="http://schemas.microsoft.com/office/drawing/2010/main" val="0"/>
                        </a:ext>
                      </a:extLst>
                    </a:blip>
                    <a:srcRect t="33088" b="24173"/>
                    <a:stretch/>
                  </pic:blipFill>
                  <pic:spPr bwMode="auto">
                    <a:xfrm>
                      <a:off x="0" y="0"/>
                      <a:ext cx="5943600" cy="1602676"/>
                    </a:xfrm>
                    <a:prstGeom prst="rect">
                      <a:avLst/>
                    </a:prstGeom>
                    <a:ln>
                      <a:noFill/>
                    </a:ln>
                    <a:extLst>
                      <a:ext uri="{53640926-AAD7-44D8-BBD7-CCE9431645EC}">
                        <a14:shadowObscured xmlns:a14="http://schemas.microsoft.com/office/drawing/2010/main"/>
                      </a:ext>
                    </a:extLst>
                  </pic:spPr>
                </pic:pic>
              </a:graphicData>
            </a:graphic>
          </wp:inline>
        </w:drawing>
      </w:r>
    </w:p>
    <w:p w14:paraId="7BDEBA37" w14:textId="03F07906" w:rsidR="00EC0542" w:rsidRDefault="00EC0542" w:rsidP="00EA64C2">
      <w:pPr>
        <w:pStyle w:val="Caption"/>
        <w:spacing w:after="0"/>
        <w:jc w:val="center"/>
        <w:rPr>
          <w:b/>
          <w:i w:val="0"/>
          <w:sz w:val="22"/>
        </w:rPr>
      </w:pPr>
      <w:r w:rsidRPr="0030727C">
        <w:rPr>
          <w:b/>
          <w:i w:val="0"/>
          <w:sz w:val="22"/>
        </w:rPr>
        <w:t xml:space="preserve">Figure </w:t>
      </w:r>
      <w:r w:rsidRPr="0030727C">
        <w:rPr>
          <w:b/>
          <w:i w:val="0"/>
          <w:sz w:val="22"/>
        </w:rPr>
        <w:fldChar w:fldCharType="begin"/>
      </w:r>
      <w:r w:rsidRPr="0030727C">
        <w:rPr>
          <w:b/>
          <w:i w:val="0"/>
          <w:sz w:val="22"/>
        </w:rPr>
        <w:instrText xml:space="preserve"> SEQ Figure \* ARABIC </w:instrText>
      </w:r>
      <w:r w:rsidRPr="0030727C">
        <w:rPr>
          <w:b/>
          <w:i w:val="0"/>
          <w:sz w:val="22"/>
        </w:rPr>
        <w:fldChar w:fldCharType="separate"/>
      </w:r>
      <w:r w:rsidR="00F46966">
        <w:rPr>
          <w:b/>
          <w:i w:val="0"/>
          <w:noProof/>
          <w:sz w:val="22"/>
        </w:rPr>
        <w:t>2</w:t>
      </w:r>
      <w:r w:rsidRPr="0030727C">
        <w:rPr>
          <w:b/>
          <w:i w:val="0"/>
          <w:sz w:val="22"/>
        </w:rPr>
        <w:fldChar w:fldCharType="end"/>
      </w:r>
      <w:r w:rsidR="0030727C" w:rsidRPr="0030727C">
        <w:rPr>
          <w:b/>
          <w:i w:val="0"/>
          <w:sz w:val="22"/>
        </w:rPr>
        <w:t xml:space="preserve"> </w:t>
      </w:r>
      <w:r w:rsidR="00807B2F">
        <w:rPr>
          <w:b/>
          <w:i w:val="0"/>
          <w:sz w:val="22"/>
        </w:rPr>
        <w:t>-</w:t>
      </w:r>
      <w:r w:rsidR="00E42A65">
        <w:rPr>
          <w:b/>
          <w:i w:val="0"/>
          <w:sz w:val="22"/>
        </w:rPr>
        <w:t xml:space="preserve"> </w:t>
      </w:r>
      <w:r w:rsidR="0030727C" w:rsidRPr="0030727C">
        <w:rPr>
          <w:b/>
          <w:i w:val="0"/>
          <w:sz w:val="22"/>
        </w:rPr>
        <w:t xml:space="preserve">Financial Services Sector Capability Gaps </w:t>
      </w:r>
      <w:r w:rsidR="00AB5C8C">
        <w:rPr>
          <w:b/>
          <w:i w:val="0"/>
          <w:sz w:val="22"/>
        </w:rPr>
        <w:t>(</w:t>
      </w:r>
      <w:r w:rsidR="0030727C" w:rsidRPr="0030727C">
        <w:rPr>
          <w:b/>
          <w:i w:val="0"/>
          <w:sz w:val="22"/>
        </w:rPr>
        <w:t>as of June 2015</w:t>
      </w:r>
      <w:r w:rsidR="00AB5C8C">
        <w:rPr>
          <w:b/>
          <w:i w:val="0"/>
          <w:sz w:val="22"/>
        </w:rPr>
        <w:t>)</w:t>
      </w:r>
    </w:p>
    <w:p w14:paraId="2A9AD19C" w14:textId="77777777" w:rsidR="0030727C" w:rsidRDefault="0030727C" w:rsidP="0030727C">
      <w:pPr>
        <w:pStyle w:val="Heading2"/>
      </w:pPr>
      <w:bookmarkStart w:id="6" w:name="_Toc467154456"/>
      <w:r>
        <w:t>Customers and Stakeholders</w:t>
      </w:r>
      <w:bookmarkEnd w:id="6"/>
    </w:p>
    <w:p w14:paraId="10680A71" w14:textId="00E3860C" w:rsidR="0030727C" w:rsidRDefault="0030727C" w:rsidP="0030727C">
      <w:r w:rsidRPr="0030727C">
        <w:t xml:space="preserve">The NGCI Apex </w:t>
      </w:r>
      <w:r w:rsidR="006C3CA0">
        <w:t>stakeholders</w:t>
      </w:r>
      <w:r w:rsidRPr="0030727C">
        <w:t xml:space="preserve"> include</w:t>
      </w:r>
      <w:r w:rsidR="006C3CA0">
        <w:t xml:space="preserve"> representatives from </w:t>
      </w:r>
      <w:r w:rsidRPr="0030727C">
        <w:t>the largest recognized U.S. financial &amp; banking institutions</w:t>
      </w:r>
      <w:r w:rsidR="006C3CA0">
        <w:t xml:space="preserve">, representatives from the Department of Treasury, and representatives from </w:t>
      </w:r>
      <w:r w:rsidR="005E1613">
        <w:t>DHS</w:t>
      </w:r>
      <w:r w:rsidRPr="0030727C">
        <w:t>.</w:t>
      </w:r>
      <w:r>
        <w:t xml:space="preserve"> These </w:t>
      </w:r>
      <w:r w:rsidR="00973BC0">
        <w:t>financial</w:t>
      </w:r>
      <w:r>
        <w:t xml:space="preserve"> institutions are members of the Cyber Apex Review Team </w:t>
      </w:r>
      <w:r>
        <w:lastRenderedPageBreak/>
        <w:t>(CART) along with DHS and the Department of the Treasury.</w:t>
      </w:r>
      <w:r w:rsidR="00C934AD">
        <w:t xml:space="preserve"> </w:t>
      </w:r>
      <w:r>
        <w:t xml:space="preserve"> CART members constitute the principal stakeholders of the NGCI Apex pro</w:t>
      </w:r>
      <w:r w:rsidR="00973BC0">
        <w:t>gram</w:t>
      </w:r>
      <w:r>
        <w:t>.</w:t>
      </w:r>
      <w:r w:rsidR="00834A40">
        <w:t xml:space="preserve"> </w:t>
      </w:r>
      <w:r w:rsidR="003E4B10">
        <w:t xml:space="preserve"> </w:t>
      </w:r>
      <w:r w:rsidR="00D1713A">
        <w:t>A</w:t>
      </w:r>
      <w:r w:rsidR="00834A40">
        <w:t>dditional stakeholder</w:t>
      </w:r>
      <w:r w:rsidR="00D1713A">
        <w:t>s</w:t>
      </w:r>
      <w:r w:rsidR="00834A40">
        <w:t xml:space="preserve"> </w:t>
      </w:r>
      <w:r w:rsidR="00D1713A">
        <w:t>include</w:t>
      </w:r>
      <w:r w:rsidR="00834A40">
        <w:t xml:space="preserve"> the Security Industry and Financial Markets Association (SIFMA)</w:t>
      </w:r>
      <w:r w:rsidR="008A2994">
        <w:t xml:space="preserve"> and Financial Services Sector Coordinating Council (FSSCC).</w:t>
      </w:r>
    </w:p>
    <w:p w14:paraId="02655072" w14:textId="7436EB34" w:rsidR="0030727C" w:rsidRDefault="0030727C" w:rsidP="0030727C">
      <w:pPr>
        <w:pStyle w:val="Heading2"/>
      </w:pPr>
      <w:bookmarkStart w:id="7" w:name="_Toc467154457"/>
      <w:r>
        <w:t>Other</w:t>
      </w:r>
      <w:r w:rsidR="00973BC0">
        <w:t xml:space="preserve"> Transaction</w:t>
      </w:r>
      <w:r>
        <w:t xml:space="preserve"> Authority (OTA)</w:t>
      </w:r>
      <w:bookmarkEnd w:id="7"/>
      <w:r>
        <w:t xml:space="preserve"> </w:t>
      </w:r>
    </w:p>
    <w:p w14:paraId="03CBCC28" w14:textId="339A346E" w:rsidR="005F47A7" w:rsidRDefault="0030727C" w:rsidP="0030727C">
      <w:r w:rsidRPr="0030727C">
        <w:t xml:space="preserve">The </w:t>
      </w:r>
      <w:r w:rsidR="006C3CA0">
        <w:t xml:space="preserve">NGCI </w:t>
      </w:r>
      <w:r w:rsidRPr="0030727C">
        <w:t>Apex pro</w:t>
      </w:r>
      <w:r w:rsidR="00973BC0">
        <w:t>gram</w:t>
      </w:r>
      <w:r w:rsidR="004E3C24">
        <w:t xml:space="preserve"> </w:t>
      </w:r>
      <w:r w:rsidRPr="00B66269">
        <w:t>will</w:t>
      </w:r>
      <w:r w:rsidRPr="0030727C">
        <w:t xml:space="preserve"> </w:t>
      </w:r>
      <w:r w:rsidR="006C3CA0">
        <w:t>leverage</w:t>
      </w:r>
      <w:r w:rsidRPr="0030727C">
        <w:t xml:space="preserve"> an Other Transaction Authority (OTA) </w:t>
      </w:r>
      <w:r w:rsidR="007E245A">
        <w:t>agreement</w:t>
      </w:r>
      <w:r w:rsidRPr="0030727C">
        <w:t xml:space="preserve">, authorized </w:t>
      </w:r>
      <w:r w:rsidR="00973BC0">
        <w:t>under Title 10 USC § 2371</w:t>
      </w:r>
      <w:r w:rsidRPr="0030727C">
        <w:t xml:space="preserve">, </w:t>
      </w:r>
      <w:r w:rsidR="006C3CA0">
        <w:t>for the majority of the work to be performed</w:t>
      </w:r>
      <w:r w:rsidRPr="00D80EE1">
        <w:t xml:space="preserve">.  </w:t>
      </w:r>
      <w:r w:rsidR="005F47A7" w:rsidRPr="00D80EE1">
        <w:t>OTA refers to an agreement that is used by DHS for research or prototype projects</w:t>
      </w:r>
      <w:r w:rsidR="00792765" w:rsidRPr="00D80EE1">
        <w:t>,</w:t>
      </w:r>
      <w:r w:rsidR="005F47A7" w:rsidRPr="00D80EE1">
        <w:t xml:space="preserve"> and is not a procurement contract, grant, or cooperative agreement.</w:t>
      </w:r>
      <w:r w:rsidR="005F47A7" w:rsidRPr="005F47A7">
        <w:t xml:space="preserve"> </w:t>
      </w:r>
      <w:r w:rsidR="007E245A">
        <w:t xml:space="preserve"> </w:t>
      </w:r>
      <w:r w:rsidR="005F47A7" w:rsidRPr="005F47A7">
        <w:t>Because such agreements are primarily defined in terms of what they are not (i.e., are defined in the negative), OT</w:t>
      </w:r>
      <w:r w:rsidR="005F47A7">
        <w:t>A</w:t>
      </w:r>
      <w:r w:rsidR="005F47A7" w:rsidRPr="005F47A7">
        <w:t>s can take an unlimited number of potential forms.</w:t>
      </w:r>
      <w:r w:rsidR="003E4B10">
        <w:t xml:space="preserve">  </w:t>
      </w:r>
      <w:r w:rsidR="005F47A7" w:rsidRPr="005F47A7">
        <w:t xml:space="preserve">This authority, when used selectively, is a vital tool that will help </w:t>
      </w:r>
      <w:r w:rsidR="005E1613">
        <w:t>DHS</w:t>
      </w:r>
      <w:r w:rsidR="005F47A7" w:rsidRPr="005F47A7">
        <w:t xml:space="preserve"> S&amp;T to rapidly achieve the goals of the NGCI </w:t>
      </w:r>
      <w:r w:rsidR="006C3CA0">
        <w:t xml:space="preserve">Apex </w:t>
      </w:r>
      <w:r w:rsidR="005F47A7" w:rsidRPr="005F47A7">
        <w:t>pro</w:t>
      </w:r>
      <w:r w:rsidR="00792765">
        <w:t>gram</w:t>
      </w:r>
      <w:r w:rsidR="005F47A7" w:rsidRPr="005F47A7">
        <w:t>.  Benefits of this approach include:</w:t>
      </w:r>
    </w:p>
    <w:p w14:paraId="3C63CA7D" w14:textId="3DDA3109" w:rsidR="005F47A7" w:rsidRDefault="005F47A7" w:rsidP="005F47A7">
      <w:pPr>
        <w:pStyle w:val="ListParagraph"/>
        <w:numPr>
          <w:ilvl w:val="0"/>
          <w:numId w:val="5"/>
        </w:numPr>
      </w:pPr>
      <w:r>
        <w:t xml:space="preserve">Federal </w:t>
      </w:r>
      <w:r w:rsidRPr="005F47A7">
        <w:t>funding can be obligated quickly</w:t>
      </w:r>
    </w:p>
    <w:p w14:paraId="5B5BF178" w14:textId="7697F9C6" w:rsidR="005F47A7" w:rsidRDefault="005F47A7" w:rsidP="005F47A7">
      <w:pPr>
        <w:pStyle w:val="ListParagraph"/>
        <w:numPr>
          <w:ilvl w:val="0"/>
          <w:numId w:val="5"/>
        </w:numPr>
      </w:pPr>
      <w:r>
        <w:t xml:space="preserve">An </w:t>
      </w:r>
      <w:r w:rsidRPr="005F47A7">
        <w:t>OTA is not a contract, grant or cooperative agreement.  As a result, an OTA is not subject to the Federal Acquisition Regulation (FAR) or its supplements</w:t>
      </w:r>
    </w:p>
    <w:p w14:paraId="714B71DE" w14:textId="3F561ECF" w:rsidR="005F47A7" w:rsidRDefault="005F47A7" w:rsidP="005F47A7">
      <w:pPr>
        <w:pStyle w:val="ListParagraph"/>
        <w:numPr>
          <w:ilvl w:val="0"/>
          <w:numId w:val="5"/>
        </w:numPr>
      </w:pPr>
      <w:r>
        <w:t xml:space="preserve">Government </w:t>
      </w:r>
      <w:r w:rsidRPr="005F47A7">
        <w:t>rights to intellectual property are generally minimal and negotiable</w:t>
      </w:r>
    </w:p>
    <w:p w14:paraId="765C335A" w14:textId="65E8CB08" w:rsidR="005F47A7" w:rsidRDefault="005F47A7" w:rsidP="005F47A7">
      <w:pPr>
        <w:pStyle w:val="ListParagraph"/>
        <w:numPr>
          <w:ilvl w:val="0"/>
          <w:numId w:val="5"/>
        </w:numPr>
      </w:pPr>
      <w:r>
        <w:t xml:space="preserve">The </w:t>
      </w:r>
      <w:r w:rsidRPr="005F47A7">
        <w:t>Government is allowed to openly discuss requirements and to collaborate with contractors to obtain the best approach for developing technology</w:t>
      </w:r>
    </w:p>
    <w:p w14:paraId="4A2AFE81" w14:textId="2EC1D7F6" w:rsidR="005F47A7" w:rsidRDefault="005F47A7" w:rsidP="005F47A7">
      <w:r w:rsidRPr="005F47A7">
        <w:t xml:space="preserve">The Secretary of </w:t>
      </w:r>
      <w:r w:rsidR="00DC7095">
        <w:t>DHS</w:t>
      </w:r>
      <w:r w:rsidRPr="005F47A7">
        <w:t xml:space="preserve"> is authorized by statute to enter into transactions other than procurement contracts, grants, and cooperative agreements in carrying out activities that:</w:t>
      </w:r>
    </w:p>
    <w:p w14:paraId="6E72699C" w14:textId="77777777" w:rsidR="005F47A7" w:rsidRDefault="005F47A7" w:rsidP="005F47A7">
      <w:pPr>
        <w:pStyle w:val="ListParagraph"/>
        <w:numPr>
          <w:ilvl w:val="0"/>
          <w:numId w:val="6"/>
        </w:numPr>
      </w:pPr>
      <w:r>
        <w:t xml:space="preserve">Support </w:t>
      </w:r>
      <w:r w:rsidRPr="005F47A7">
        <w:t>basic, applied, and advanced research and development (R&amp;D) that would promote homeland security</w:t>
      </w:r>
    </w:p>
    <w:p w14:paraId="364A8234" w14:textId="0E5A5153" w:rsidR="005F47A7" w:rsidRDefault="005F47A7" w:rsidP="005F47A7">
      <w:pPr>
        <w:pStyle w:val="ListParagraph"/>
        <w:numPr>
          <w:ilvl w:val="0"/>
          <w:numId w:val="6"/>
        </w:numPr>
      </w:pPr>
      <w:r>
        <w:t xml:space="preserve">Advance </w:t>
      </w:r>
      <w:r w:rsidRPr="005F47A7">
        <w:t>the development, testing</w:t>
      </w:r>
      <w:r w:rsidR="00DC7095">
        <w:t>,</w:t>
      </w:r>
      <w:r w:rsidRPr="005F47A7">
        <w:t xml:space="preserve"> and evaluation of critical homeland security technologies</w:t>
      </w:r>
    </w:p>
    <w:p w14:paraId="6371DA88" w14:textId="77777777" w:rsidR="005F47A7" w:rsidRDefault="005F47A7" w:rsidP="005F47A7">
      <w:pPr>
        <w:pStyle w:val="ListParagraph"/>
        <w:numPr>
          <w:ilvl w:val="0"/>
          <w:numId w:val="6"/>
        </w:numPr>
      </w:pPr>
      <w:r>
        <w:t xml:space="preserve">Accelerate </w:t>
      </w:r>
      <w:r w:rsidRPr="005F47A7">
        <w:t>the prototyping and deployment of technologies that would address homeland security vulnerabilities</w:t>
      </w:r>
    </w:p>
    <w:p w14:paraId="6A9945B3" w14:textId="34D98858" w:rsidR="007844E9" w:rsidRPr="007844E9" w:rsidRDefault="007844E9" w:rsidP="007844E9">
      <w:r>
        <w:t>Responsibilities of the OTA and PMO are covered in more detail in section</w:t>
      </w:r>
      <w:r w:rsidR="005F47A7">
        <w:t>s</w:t>
      </w:r>
      <w:r>
        <w:t xml:space="preserve"> </w:t>
      </w:r>
      <w:r w:rsidR="005F47A7">
        <w:t>1</w:t>
      </w:r>
      <w:r w:rsidR="00D65C91">
        <w:t>.6.4</w:t>
      </w:r>
      <w:r w:rsidR="005F47A7">
        <w:t xml:space="preserve"> and </w:t>
      </w:r>
      <w:r w:rsidR="00D65C91">
        <w:t>1</w:t>
      </w:r>
      <w:r w:rsidR="005F47A7">
        <w:t>.</w:t>
      </w:r>
      <w:r w:rsidR="00D65C91">
        <w:t>6.5</w:t>
      </w:r>
      <w:r w:rsidR="00234CCA">
        <w:t>.</w:t>
      </w:r>
    </w:p>
    <w:p w14:paraId="3284F848" w14:textId="3FF3003B" w:rsidR="003E6AD4" w:rsidRDefault="00C30C08" w:rsidP="003E6AD4">
      <w:pPr>
        <w:pStyle w:val="Heading2"/>
      </w:pPr>
      <w:bookmarkStart w:id="8" w:name="_Toc467154458"/>
      <w:r>
        <w:lastRenderedPageBreak/>
        <w:t>Silicon Valley Innovation Program</w:t>
      </w:r>
      <w:r w:rsidR="0014765E">
        <w:t xml:space="preserve"> (SVIP)</w:t>
      </w:r>
      <w:bookmarkEnd w:id="8"/>
    </w:p>
    <w:p w14:paraId="3769A1BB" w14:textId="26E1538B" w:rsidR="003E6AD4" w:rsidRPr="00F04E69" w:rsidRDefault="00C30C08" w:rsidP="00F04E69">
      <w:r w:rsidRPr="008B7DD4">
        <w:t xml:space="preserve">In addition to the </w:t>
      </w:r>
      <w:r w:rsidR="00E60EF5">
        <w:t xml:space="preserve">Cyber Apex Consortium </w:t>
      </w:r>
      <w:r w:rsidR="002A727F">
        <w:t>co</w:t>
      </w:r>
      <w:r w:rsidRPr="008B7DD4">
        <w:t xml:space="preserve">ntractor, </w:t>
      </w:r>
      <w:r w:rsidR="00DC7095">
        <w:t>the NGCI Apex program</w:t>
      </w:r>
      <w:r w:rsidRPr="008B7DD4">
        <w:t xml:space="preserve"> will leverage the recently launched </w:t>
      </w:r>
      <w:r w:rsidR="00DC7095">
        <w:t xml:space="preserve">DHS S&amp;T </w:t>
      </w:r>
      <w:r w:rsidRPr="008B7DD4">
        <w:t>Silicon Valley Innovation Program (SVIP) to broaden the search for innovative technology solutions from tech</w:t>
      </w:r>
      <w:r w:rsidR="00DC7095">
        <w:t>nology</w:t>
      </w:r>
      <w:r w:rsidRPr="008B7DD4">
        <w:t xml:space="preserve"> startups and vendors.  One of the key differences between SVIP and NGCI Apex is in the approach to technology acquisition/transition.  The </w:t>
      </w:r>
      <w:r w:rsidR="00DC7095">
        <w:t xml:space="preserve">NGCI </w:t>
      </w:r>
      <w:r w:rsidR="0031162E">
        <w:t xml:space="preserve">Apex </w:t>
      </w:r>
      <w:r w:rsidR="00266265" w:rsidRPr="008B7DD4">
        <w:t>OTA</w:t>
      </w:r>
      <w:r w:rsidR="002A727F">
        <w:t xml:space="preserve"> “Cyber Apex Consortium”</w:t>
      </w:r>
      <w:r w:rsidR="00266265" w:rsidRPr="008B7DD4">
        <w:t xml:space="preserve"> </w:t>
      </w:r>
      <w:r w:rsidRPr="008B7DD4">
        <w:t xml:space="preserve">will place significant emphasis on testing and evaluation (T&amp;E), whereas, the SVIP </w:t>
      </w:r>
      <w:r w:rsidR="002A727F">
        <w:t xml:space="preserve">Cyber Apex </w:t>
      </w:r>
      <w:r w:rsidR="00266265" w:rsidRPr="003E6AD4">
        <w:t xml:space="preserve">arrangement </w:t>
      </w:r>
      <w:r w:rsidRPr="008B7DD4">
        <w:t>focus</w:t>
      </w:r>
      <w:r w:rsidR="00DC7095">
        <w:t>es</w:t>
      </w:r>
      <w:r w:rsidRPr="008B7DD4">
        <w:t xml:space="preserve"> more on technology development.  </w:t>
      </w:r>
      <w:r w:rsidR="002E03E5" w:rsidRPr="003E6AD4">
        <w:t>SVIP is designed to accelerate the transition of innovati</w:t>
      </w:r>
      <w:r w:rsidR="00DC7095">
        <w:t>ve</w:t>
      </w:r>
      <w:r w:rsidR="002E03E5" w:rsidRPr="003E6AD4">
        <w:t xml:space="preserve"> technologies and solutions into DHS programs and the Homeland Security Enterprise</w:t>
      </w:r>
      <w:r w:rsidR="00C73569">
        <w:t xml:space="preserve"> (HSE)</w:t>
      </w:r>
      <w:r w:rsidR="002E03E5" w:rsidRPr="003E6AD4">
        <w:t xml:space="preserve">.  </w:t>
      </w:r>
      <w:r w:rsidR="0031162E">
        <w:t>SVIP</w:t>
      </w:r>
      <w:r w:rsidR="00C73569">
        <w:t xml:space="preserve"> makes</w:t>
      </w:r>
      <w:r w:rsidR="002E03E5" w:rsidRPr="003E6AD4">
        <w:t xml:space="preserve"> </w:t>
      </w:r>
      <w:r w:rsidR="00C73569">
        <w:t xml:space="preserve">smaller, incrementally funded </w:t>
      </w:r>
      <w:r w:rsidR="002E03E5" w:rsidRPr="003E6AD4">
        <w:t xml:space="preserve">awards </w:t>
      </w:r>
      <w:r w:rsidR="00C73569">
        <w:t xml:space="preserve">to </w:t>
      </w:r>
      <w:r w:rsidR="002E03E5" w:rsidRPr="00681D68">
        <w:t xml:space="preserve">start-up companies using </w:t>
      </w:r>
      <w:r w:rsidR="0031162E">
        <w:t xml:space="preserve">a </w:t>
      </w:r>
      <w:r w:rsidR="002E03E5" w:rsidRPr="00681D68">
        <w:t>four-phased approach</w:t>
      </w:r>
      <w:r w:rsidR="000F7082">
        <w:rPr>
          <w:rStyle w:val="FootnoteReference"/>
        </w:rPr>
        <w:footnoteReference w:id="4"/>
      </w:r>
      <w:r w:rsidR="002E03E5" w:rsidRPr="00681D68">
        <w:t xml:space="preserve">.   </w:t>
      </w:r>
    </w:p>
    <w:p w14:paraId="2EC37E28" w14:textId="27570CC2" w:rsidR="002E03E5" w:rsidRDefault="002E03E5" w:rsidP="00F04E69">
      <w:r w:rsidRPr="005465A7">
        <w:t xml:space="preserve">Leveraging the SVIP will enable the </w:t>
      </w:r>
      <w:r w:rsidR="00C73569">
        <w:t xml:space="preserve">NGCI </w:t>
      </w:r>
      <w:r w:rsidRPr="005465A7">
        <w:t xml:space="preserve">Apex program to canvass a larger quantity of startup / vendor candidates for technology solutions capable of addressing </w:t>
      </w:r>
      <w:r w:rsidR="003E6AD4" w:rsidRPr="008B7DD4">
        <w:t xml:space="preserve">cyber </w:t>
      </w:r>
      <w:r w:rsidRPr="005465A7">
        <w:t>vulnerability gaps within the financial sector.</w:t>
      </w:r>
      <w:r w:rsidR="003E6AD4">
        <w:t xml:space="preserve"> </w:t>
      </w:r>
      <w:r w:rsidR="00D63D80">
        <w:t xml:space="preserve"> </w:t>
      </w:r>
      <w:r w:rsidR="003E6AD4">
        <w:t xml:space="preserve">Benefits of this approach </w:t>
      </w:r>
      <w:r w:rsidR="0014765E">
        <w:t xml:space="preserve">for the FSS </w:t>
      </w:r>
      <w:r w:rsidR="003E6AD4">
        <w:t xml:space="preserve">include: </w:t>
      </w:r>
    </w:p>
    <w:p w14:paraId="4FB3F457" w14:textId="77777777" w:rsidR="000863C3" w:rsidRPr="002A727F" w:rsidRDefault="009D19C6" w:rsidP="002A727F">
      <w:pPr>
        <w:pStyle w:val="ListParagraph"/>
        <w:numPr>
          <w:ilvl w:val="0"/>
          <w:numId w:val="21"/>
        </w:numPr>
      </w:pPr>
      <w:r w:rsidRPr="002A727F">
        <w:t>Spark FS cyber innovative technology solutions from technology startups and vendors</w:t>
      </w:r>
    </w:p>
    <w:p w14:paraId="45B1875F" w14:textId="77777777" w:rsidR="000863C3" w:rsidRPr="002A727F" w:rsidRDefault="009D19C6" w:rsidP="002A727F">
      <w:pPr>
        <w:pStyle w:val="ListParagraph"/>
        <w:numPr>
          <w:ilvl w:val="0"/>
          <w:numId w:val="21"/>
        </w:numPr>
      </w:pPr>
      <w:r w:rsidRPr="002A727F">
        <w:t>Increase quality and quantity of companies than typical contract vehicles</w:t>
      </w:r>
    </w:p>
    <w:p w14:paraId="46A31237" w14:textId="77777777" w:rsidR="000863C3" w:rsidRPr="002A727F" w:rsidRDefault="009D19C6" w:rsidP="002A727F">
      <w:pPr>
        <w:pStyle w:val="ListParagraph"/>
        <w:numPr>
          <w:ilvl w:val="0"/>
          <w:numId w:val="21"/>
        </w:numPr>
      </w:pPr>
      <w:r w:rsidRPr="002A727F">
        <w:t>Emphasis on developmental technologies (less mature technologies)</w:t>
      </w:r>
    </w:p>
    <w:p w14:paraId="78FEA57D" w14:textId="77777777" w:rsidR="000863C3" w:rsidRPr="002A727F" w:rsidRDefault="009D19C6" w:rsidP="002A727F">
      <w:pPr>
        <w:pStyle w:val="ListParagraph"/>
        <w:numPr>
          <w:ilvl w:val="0"/>
          <w:numId w:val="21"/>
        </w:numPr>
      </w:pPr>
      <w:r w:rsidRPr="002A727F">
        <w:t>Only government employees can review solutions throughout the selecting, prototyping and testing phases</w:t>
      </w:r>
    </w:p>
    <w:p w14:paraId="3B8E0B85" w14:textId="7AE54613" w:rsidR="009B4424" w:rsidRPr="00C30C08" w:rsidRDefault="009D19C6" w:rsidP="000D0DEE">
      <w:pPr>
        <w:pStyle w:val="ListParagraph"/>
        <w:numPr>
          <w:ilvl w:val="0"/>
          <w:numId w:val="21"/>
        </w:numPr>
      </w:pPr>
      <w:r w:rsidRPr="002A727F">
        <w:t>Technology solutions will transition to FSS Partner(s) for additional piloting</w:t>
      </w:r>
      <w:r w:rsidR="000D0DEE">
        <w:t xml:space="preserve">. </w:t>
      </w:r>
      <w:r w:rsidRPr="002A727F">
        <w:t>On occasion, some solutions may transition to the Cyber Apex Consortium OTA for additional testing</w:t>
      </w:r>
    </w:p>
    <w:p w14:paraId="1513D95E" w14:textId="4634978E" w:rsidR="0030727C" w:rsidRDefault="0030727C" w:rsidP="0030727C">
      <w:pPr>
        <w:pStyle w:val="Heading2"/>
      </w:pPr>
      <w:bookmarkStart w:id="9" w:name="_Toc467154459"/>
      <w:r>
        <w:t>Deliverables</w:t>
      </w:r>
      <w:bookmarkEnd w:id="9"/>
    </w:p>
    <w:p w14:paraId="3586AFDC" w14:textId="63F3711F" w:rsidR="0030727C" w:rsidRDefault="00137C59" w:rsidP="0030727C">
      <w:r>
        <w:t xml:space="preserve">  </w:t>
      </w:r>
      <w:r w:rsidR="00BB5E11">
        <w:t>Se</w:t>
      </w:r>
      <w:r>
        <w:t xml:space="preserve">e </w:t>
      </w:r>
      <w:r w:rsidR="00EB6844">
        <w:t>section 4.</w:t>
      </w:r>
      <w:r w:rsidR="006E6876">
        <w:t>4</w:t>
      </w:r>
      <w:r w:rsidR="00EB6844">
        <w:t>.1</w:t>
      </w:r>
    </w:p>
    <w:p w14:paraId="0B15540E" w14:textId="21B11852" w:rsidR="007844E9" w:rsidRDefault="007844E9" w:rsidP="007844E9">
      <w:pPr>
        <w:pStyle w:val="Heading2"/>
      </w:pPr>
      <w:bookmarkStart w:id="10" w:name="_Toc467154460"/>
      <w:r>
        <w:lastRenderedPageBreak/>
        <w:t>Schedule and Budget Summary</w:t>
      </w:r>
      <w:bookmarkEnd w:id="10"/>
    </w:p>
    <w:p w14:paraId="4C465B5A" w14:textId="64E7F806" w:rsidR="007844E9" w:rsidRDefault="00065D38" w:rsidP="007844E9">
      <w:r>
        <w:t>The</w:t>
      </w:r>
      <w:r w:rsidR="007844E9">
        <w:t xml:space="preserve"> high-level pro</w:t>
      </w:r>
      <w:r w:rsidR="003E4B10">
        <w:t>gram</w:t>
      </w:r>
      <w:r w:rsidR="007844E9">
        <w:t xml:space="preserve"> schedule </w:t>
      </w:r>
      <w:r>
        <w:t>shown in</w:t>
      </w:r>
      <w:r w:rsidR="007844E9">
        <w:t xml:space="preserve"> </w:t>
      </w:r>
      <w:r>
        <w:t>f</w:t>
      </w:r>
      <w:r w:rsidR="007844E9">
        <w:t xml:space="preserve">igure </w:t>
      </w:r>
      <w:r w:rsidR="009961E1">
        <w:t>3</w:t>
      </w:r>
      <w:r>
        <w:t xml:space="preserve"> is an example of the NGCI Apex program schedule</w:t>
      </w:r>
      <w:r w:rsidR="007844E9">
        <w:t xml:space="preserve">. </w:t>
      </w:r>
      <w:r w:rsidR="009961E1">
        <w:t xml:space="preserve"> </w:t>
      </w:r>
      <w:r w:rsidR="007844E9">
        <w:t>The five-year budget summary is given in Table 1.</w:t>
      </w:r>
    </w:p>
    <w:p w14:paraId="422B635D" w14:textId="66BCF1E7" w:rsidR="007844E9" w:rsidRDefault="000D0DEE" w:rsidP="000D0DEE">
      <w:pPr>
        <w:spacing w:after="0"/>
      </w:pPr>
      <w:r w:rsidRPr="000D0DEE">
        <w:rPr>
          <w:noProof/>
        </w:rPr>
        <w:drawing>
          <wp:inline distT="0" distB="0" distL="0" distR="0" wp14:anchorId="7999147D" wp14:editId="10154332">
            <wp:extent cx="5895975" cy="2924175"/>
            <wp:effectExtent l="0" t="0" r="9525"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5901348" cy="2926840"/>
                    </a:xfrm>
                    <a:prstGeom prst="rect">
                      <a:avLst/>
                    </a:prstGeom>
                  </pic:spPr>
                </pic:pic>
              </a:graphicData>
            </a:graphic>
          </wp:inline>
        </w:drawing>
      </w:r>
    </w:p>
    <w:p w14:paraId="158FAE32" w14:textId="64CBA971" w:rsidR="007844E9" w:rsidRDefault="007844E9" w:rsidP="000D0DEE">
      <w:pPr>
        <w:pStyle w:val="Caption"/>
        <w:spacing w:after="0"/>
        <w:jc w:val="center"/>
        <w:rPr>
          <w:b/>
          <w:i w:val="0"/>
          <w:sz w:val="22"/>
        </w:rPr>
      </w:pPr>
      <w:r w:rsidRPr="007844E9">
        <w:rPr>
          <w:b/>
          <w:i w:val="0"/>
          <w:sz w:val="22"/>
        </w:rPr>
        <w:t xml:space="preserve">Figure </w:t>
      </w:r>
      <w:r w:rsidR="00D50D0B">
        <w:rPr>
          <w:b/>
          <w:i w:val="0"/>
          <w:sz w:val="22"/>
        </w:rPr>
        <w:t>3</w:t>
      </w:r>
      <w:r w:rsidR="00D50D0B" w:rsidRPr="007844E9">
        <w:rPr>
          <w:b/>
          <w:i w:val="0"/>
          <w:sz w:val="22"/>
        </w:rPr>
        <w:t xml:space="preserve"> </w:t>
      </w:r>
      <w:r w:rsidR="00807B2F">
        <w:rPr>
          <w:b/>
          <w:i w:val="0"/>
          <w:sz w:val="22"/>
        </w:rPr>
        <w:t>-</w:t>
      </w:r>
      <w:r w:rsidR="00E42A65">
        <w:rPr>
          <w:b/>
          <w:i w:val="0"/>
          <w:sz w:val="22"/>
        </w:rPr>
        <w:t xml:space="preserve"> </w:t>
      </w:r>
      <w:r w:rsidRPr="007844E9">
        <w:rPr>
          <w:b/>
          <w:i w:val="0"/>
          <w:sz w:val="22"/>
        </w:rPr>
        <w:t xml:space="preserve">High-Level </w:t>
      </w:r>
      <w:r w:rsidR="00AB5C8C">
        <w:rPr>
          <w:b/>
          <w:i w:val="0"/>
          <w:sz w:val="22"/>
        </w:rPr>
        <w:t>NGCI</w:t>
      </w:r>
      <w:r w:rsidRPr="007844E9">
        <w:rPr>
          <w:b/>
          <w:i w:val="0"/>
          <w:sz w:val="22"/>
        </w:rPr>
        <w:t xml:space="preserve"> Apex Pro</w:t>
      </w:r>
      <w:r w:rsidR="00AB5C8C">
        <w:rPr>
          <w:b/>
          <w:i w:val="0"/>
          <w:sz w:val="22"/>
        </w:rPr>
        <w:t>gram</w:t>
      </w:r>
      <w:r w:rsidRPr="007844E9">
        <w:rPr>
          <w:b/>
          <w:i w:val="0"/>
          <w:sz w:val="22"/>
        </w:rPr>
        <w:t xml:space="preserve"> Schedule</w:t>
      </w:r>
    </w:p>
    <w:p w14:paraId="225652AF" w14:textId="77777777" w:rsidR="000D0DEE" w:rsidRPr="000D0DEE" w:rsidRDefault="000D0DEE" w:rsidP="000D0DEE"/>
    <w:p w14:paraId="2903ECD9" w14:textId="2BC8E029" w:rsidR="007844E9" w:rsidRDefault="00E74141" w:rsidP="000D0DEE">
      <w:pPr>
        <w:spacing w:after="0"/>
      </w:pPr>
      <w:r w:rsidRPr="00E74141">
        <w:rPr>
          <w:noProof/>
        </w:rPr>
        <mc:AlternateContent>
          <mc:Choice Requires="wps">
            <w:drawing>
              <wp:anchor distT="0" distB="0" distL="114300" distR="114300" simplePos="0" relativeHeight="251676160" behindDoc="0" locked="0" layoutInCell="1" allowOverlap="1" wp14:anchorId="28CF5E78" wp14:editId="5E901C7D">
                <wp:simplePos x="0" y="0"/>
                <wp:positionH relativeFrom="column">
                  <wp:posOffset>6748195</wp:posOffset>
                </wp:positionH>
                <wp:positionV relativeFrom="paragraph">
                  <wp:posOffset>593470</wp:posOffset>
                </wp:positionV>
                <wp:extent cx="1378481" cy="246221"/>
                <wp:effectExtent l="0" t="0" r="0" b="0"/>
                <wp:wrapNone/>
                <wp:docPr id="49" name="TextBox 6"/>
                <wp:cNvGraphicFramePr/>
                <a:graphic xmlns:a="http://schemas.openxmlformats.org/drawingml/2006/main">
                  <a:graphicData uri="http://schemas.microsoft.com/office/word/2010/wordprocessingShape">
                    <wps:wsp>
                      <wps:cNvSpPr txBox="1"/>
                      <wps:spPr>
                        <a:xfrm>
                          <a:off x="0" y="0"/>
                          <a:ext cx="1378481" cy="246221"/>
                        </a:xfrm>
                        <a:prstGeom prst="rect">
                          <a:avLst/>
                        </a:prstGeom>
                        <a:noFill/>
                      </wps:spPr>
                      <wps:txbx>
                        <w:txbxContent>
                          <w:p w14:paraId="4009FF98" w14:textId="77777777" w:rsidR="00FC3F0C" w:rsidRDefault="00FC3F0C" w:rsidP="00E74141">
                            <w:pPr>
                              <w:pStyle w:val="NormalWeb"/>
                              <w:kinsoku w:val="0"/>
                              <w:overflowPunct w:val="0"/>
                              <w:spacing w:before="0" w:beforeAutospacing="0" w:after="0" w:afterAutospacing="0"/>
                              <w:textAlignment w:val="baseline"/>
                            </w:pPr>
                            <w:r>
                              <w:rPr>
                                <w:rFonts w:asciiTheme="minorHAnsi" w:eastAsia="MS PGothic" w:hAnsi="Calibri" w:cs="MS PGothic"/>
                                <w:color w:val="FFFFFF" w:themeColor="background1"/>
                                <w:kern w:val="24"/>
                                <w:sz w:val="20"/>
                                <w:szCs w:val="20"/>
                              </w:rPr>
                              <w:t>* Executable dollars</w:t>
                            </w:r>
                          </w:p>
                        </w:txbxContent>
                      </wps:txbx>
                      <wps:bodyPr wrap="square" rtlCol="0">
                        <a:spAutoFit/>
                      </wps:bodyPr>
                    </wps:wsp>
                  </a:graphicData>
                </a:graphic>
              </wp:anchor>
            </w:drawing>
          </mc:Choice>
          <mc:Fallback>
            <w:pict>
              <v:shapetype w14:anchorId="28CF5E78" id="_x0000_t202" coordsize="21600,21600" o:spt="202" path="m,l,21600r21600,l21600,xe">
                <v:stroke joinstyle="miter"/>
                <v:path gradientshapeok="t" o:connecttype="rect"/>
              </v:shapetype>
              <v:shape id="TextBox 6" o:spid="_x0000_s1026" type="#_x0000_t202" style="position:absolute;margin-left:531.35pt;margin-top:46.75pt;width:108.55pt;height:19.4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" filled="f" stroked="f">
                <v:textbox style="mso-fit-shape-to-text:t">
                  <w:txbxContent>
                    <w:p w14:paraId="4009FF98" w14:textId="77777777" w:rsidR="00FC3F0C" w:rsidRDefault="00FC3F0C" w:rsidP="00E74141">
                      <w:pPr>
                        <w:pStyle w:val="NormalWeb"/>
                        <w:kinsoku w:val="0"/>
                        <w:overflowPunct w:val="0"/>
                        <w:spacing w:before="0" w:beforeAutospacing="0" w:after="0" w:afterAutospacing="0"/>
                        <w:textAlignment w:val="baseline"/>
                      </w:pPr>
                      <w:r>
                        <w:rPr>
                          <w:rFonts w:asciiTheme="minorHAnsi" w:eastAsia="MS PGothic" w:hAnsi="Calibri" w:cs="MS PGothic"/>
                          <w:color w:val="FFFFFF" w:themeColor="background1"/>
                          <w:kern w:val="24"/>
                          <w:sz w:val="20"/>
                          <w:szCs w:val="20"/>
                        </w:rPr>
                        <w:t>* Executable dollars</w:t>
                      </w:r>
                    </w:p>
                  </w:txbxContent>
                </v:textbox>
              </v:shape>
            </w:pict>
          </mc:Fallback>
        </mc:AlternateContent>
      </w:r>
      <w:r w:rsidR="00C73569">
        <w:rPr>
          <w:rStyle w:val="CommentReference"/>
        </w:rPr>
        <w:commentReference w:id="11"/>
      </w:r>
      <w:r w:rsidR="000F7082">
        <w:rPr>
          <w:noProof/>
        </w:rPr>
        <w:drawing>
          <wp:inline distT="0" distB="0" distL="0" distR="0" wp14:anchorId="5D34711E" wp14:editId="106B0904">
            <wp:extent cx="5962015" cy="34290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b="29408"/>
                    <a:stretch/>
                  </pic:blipFill>
                  <pic:spPr bwMode="auto">
                    <a:xfrm>
                      <a:off x="0" y="0"/>
                      <a:ext cx="5978943" cy="343874"/>
                    </a:xfrm>
                    <a:prstGeom prst="rect">
                      <a:avLst/>
                    </a:prstGeom>
                    <a:noFill/>
                    <a:ln>
                      <a:noFill/>
                    </a:ln>
                    <a:extLst>
                      <a:ext uri="{53640926-AAD7-44D8-BBD7-CCE9431645EC}">
                        <a14:shadowObscured xmlns:a14="http://schemas.microsoft.com/office/drawing/2010/main"/>
                      </a:ext>
                    </a:extLst>
                  </pic:spPr>
                </pic:pic>
              </a:graphicData>
            </a:graphic>
          </wp:inline>
        </w:drawing>
      </w:r>
    </w:p>
    <w:p w14:paraId="16A1FC8D" w14:textId="36F41B42" w:rsidR="00797D60" w:rsidRPr="00567460" w:rsidRDefault="00797D60" w:rsidP="000D0DEE">
      <w:pPr>
        <w:pStyle w:val="Caption"/>
        <w:spacing w:after="0"/>
        <w:jc w:val="center"/>
        <w:rPr>
          <w:b/>
          <w:i w:val="0"/>
          <w:sz w:val="22"/>
        </w:rPr>
      </w:pPr>
      <w:r w:rsidRPr="00567460">
        <w:rPr>
          <w:b/>
          <w:i w:val="0"/>
          <w:sz w:val="22"/>
        </w:rPr>
        <w:t xml:space="preserve">Table </w:t>
      </w:r>
      <w:r w:rsidRPr="00567460">
        <w:rPr>
          <w:b/>
          <w:i w:val="0"/>
          <w:sz w:val="22"/>
        </w:rPr>
        <w:fldChar w:fldCharType="begin"/>
      </w:r>
      <w:r w:rsidRPr="00567460">
        <w:rPr>
          <w:b/>
          <w:i w:val="0"/>
          <w:sz w:val="22"/>
        </w:rPr>
        <w:instrText xml:space="preserve"> SEQ Table \* ARABIC </w:instrText>
      </w:r>
      <w:r w:rsidRPr="00567460">
        <w:rPr>
          <w:b/>
          <w:i w:val="0"/>
          <w:sz w:val="22"/>
        </w:rPr>
        <w:fldChar w:fldCharType="separate"/>
      </w:r>
      <w:r w:rsidR="00F46966">
        <w:rPr>
          <w:b/>
          <w:i w:val="0"/>
          <w:noProof/>
          <w:sz w:val="22"/>
        </w:rPr>
        <w:t>1</w:t>
      </w:r>
      <w:r w:rsidRPr="00567460">
        <w:rPr>
          <w:b/>
          <w:i w:val="0"/>
          <w:sz w:val="22"/>
        </w:rPr>
        <w:fldChar w:fldCharType="end"/>
      </w:r>
      <w:r w:rsidRPr="00567460">
        <w:rPr>
          <w:b/>
          <w:i w:val="0"/>
          <w:sz w:val="22"/>
        </w:rPr>
        <w:t xml:space="preserve"> </w:t>
      </w:r>
      <w:r w:rsidR="00807B2F">
        <w:rPr>
          <w:b/>
          <w:i w:val="0"/>
          <w:sz w:val="22"/>
        </w:rPr>
        <w:t>-</w:t>
      </w:r>
      <w:r w:rsidR="00BB5E11">
        <w:rPr>
          <w:b/>
          <w:i w:val="0"/>
          <w:sz w:val="22"/>
        </w:rPr>
        <w:t xml:space="preserve"> </w:t>
      </w:r>
      <w:r w:rsidR="00AB5C8C">
        <w:rPr>
          <w:b/>
          <w:i w:val="0"/>
          <w:sz w:val="22"/>
        </w:rPr>
        <w:t>NGCI</w:t>
      </w:r>
      <w:r w:rsidRPr="00567460">
        <w:rPr>
          <w:b/>
          <w:i w:val="0"/>
          <w:sz w:val="22"/>
        </w:rPr>
        <w:t xml:space="preserve"> Apex Budget Summary</w:t>
      </w:r>
    </w:p>
    <w:p w14:paraId="608E31DF" w14:textId="77777777" w:rsidR="00797D60" w:rsidRPr="00797D60" w:rsidRDefault="00797D60" w:rsidP="00567460"/>
    <w:p w14:paraId="4A1C2F72" w14:textId="75E2CD82" w:rsidR="0030727C" w:rsidRDefault="007844E9" w:rsidP="007844E9">
      <w:pPr>
        <w:pStyle w:val="Heading2"/>
      </w:pPr>
      <w:bookmarkStart w:id="12" w:name="_Toc467154461"/>
      <w:r>
        <w:t>Pro</w:t>
      </w:r>
      <w:r w:rsidR="00792765">
        <w:t xml:space="preserve">gram </w:t>
      </w:r>
      <w:r>
        <w:t>Organization</w:t>
      </w:r>
      <w:bookmarkEnd w:id="12"/>
    </w:p>
    <w:p w14:paraId="365516C9" w14:textId="48F4E99D" w:rsidR="007844E9" w:rsidRDefault="008723A1" w:rsidP="007844E9">
      <w:r w:rsidRPr="008723A1">
        <w:t>The NGCI Apex pro</w:t>
      </w:r>
      <w:r w:rsidR="00792765">
        <w:t xml:space="preserve">gram </w:t>
      </w:r>
      <w:r w:rsidR="00807B2F">
        <w:t xml:space="preserve">is </w:t>
      </w:r>
      <w:r w:rsidR="00C73569">
        <w:t xml:space="preserve">composed of </w:t>
      </w:r>
      <w:r w:rsidRPr="008723A1">
        <w:t xml:space="preserve">a variety of groups responsible for its overall success.  There are different </w:t>
      </w:r>
      <w:r w:rsidR="00797D60">
        <w:t>levels</w:t>
      </w:r>
      <w:r w:rsidR="00797D60" w:rsidRPr="008723A1">
        <w:t xml:space="preserve"> </w:t>
      </w:r>
      <w:r w:rsidRPr="008723A1">
        <w:t xml:space="preserve">through which all of the tasks, management, and oversight are </w:t>
      </w:r>
      <w:r w:rsidR="00807B2F">
        <w:t>performed</w:t>
      </w:r>
      <w:r w:rsidRPr="008723A1">
        <w:t>.</w:t>
      </w:r>
      <w:r>
        <w:t xml:space="preserve"> </w:t>
      </w:r>
      <w:r w:rsidR="003E4B10">
        <w:t xml:space="preserve"> </w:t>
      </w:r>
      <w:r>
        <w:t xml:space="preserve">Each </w:t>
      </w:r>
      <w:r w:rsidR="00797D60">
        <w:t xml:space="preserve">level </w:t>
      </w:r>
      <w:r>
        <w:t>is described in more detail below</w:t>
      </w:r>
      <w:r w:rsidR="00C73569">
        <w:t xml:space="preserve"> (illustrated in Figure 4)</w:t>
      </w:r>
      <w:r>
        <w:t>.</w:t>
      </w:r>
      <w:r w:rsidR="00797D60">
        <w:t xml:space="preserve">  The levels are as follows:</w:t>
      </w:r>
    </w:p>
    <w:p w14:paraId="7957E5D9" w14:textId="47A815DF" w:rsidR="00797D60" w:rsidRDefault="00797D60" w:rsidP="00567460">
      <w:pPr>
        <w:spacing w:after="0"/>
        <w:ind w:left="1440"/>
      </w:pPr>
      <w:r w:rsidRPr="00797D60">
        <w:rPr>
          <w:b/>
        </w:rPr>
        <w:lastRenderedPageBreak/>
        <w:t>Level 1</w:t>
      </w:r>
      <w:r>
        <w:rPr>
          <w:b/>
        </w:rPr>
        <w:t>:</w:t>
      </w:r>
      <w:r>
        <w:t xml:space="preserve"> Federal </w:t>
      </w:r>
      <w:r w:rsidRPr="008723A1">
        <w:t xml:space="preserve">Government (DHS </w:t>
      </w:r>
      <w:r w:rsidR="003E4B10">
        <w:t xml:space="preserve">S&amp;T </w:t>
      </w:r>
      <w:r>
        <w:t xml:space="preserve">PMO </w:t>
      </w:r>
      <w:r w:rsidR="003E4B10">
        <w:t>and U.S.</w:t>
      </w:r>
      <w:r w:rsidRPr="008723A1">
        <w:t xml:space="preserve"> Treasury Dep</w:t>
      </w:r>
      <w:r>
        <w:t>artmen</w:t>
      </w:r>
      <w:r w:rsidRPr="008723A1">
        <w:t>t)</w:t>
      </w:r>
    </w:p>
    <w:p w14:paraId="3C19A4F4" w14:textId="59AC666F" w:rsidR="00797D60" w:rsidRDefault="00797D60" w:rsidP="00567460">
      <w:pPr>
        <w:spacing w:after="0"/>
        <w:ind w:left="1440"/>
      </w:pPr>
      <w:r w:rsidRPr="00797D60">
        <w:rPr>
          <w:b/>
        </w:rPr>
        <w:t>Level 2</w:t>
      </w:r>
      <w:r>
        <w:rPr>
          <w:b/>
        </w:rPr>
        <w:t>:</w:t>
      </w:r>
      <w:r>
        <w:t xml:space="preserve"> Federal Government</w:t>
      </w:r>
      <w:r w:rsidR="00C73569">
        <w:t xml:space="preserve"> (Level 1)</w:t>
      </w:r>
      <w:r>
        <w:t xml:space="preserve"> and Financial Services Sector (</w:t>
      </w:r>
      <w:r w:rsidR="00C73569">
        <w:t xml:space="preserve">also known as the </w:t>
      </w:r>
      <w:r>
        <w:t>CART)</w:t>
      </w:r>
    </w:p>
    <w:p w14:paraId="3ED9E681" w14:textId="36FB5C23" w:rsidR="00797D60" w:rsidRDefault="00797D60" w:rsidP="00567460">
      <w:pPr>
        <w:spacing w:after="0"/>
        <w:ind w:left="1440"/>
      </w:pPr>
      <w:r w:rsidRPr="00797D60">
        <w:rPr>
          <w:b/>
        </w:rPr>
        <w:t>Level 3</w:t>
      </w:r>
      <w:r>
        <w:rPr>
          <w:b/>
        </w:rPr>
        <w:t>:</w:t>
      </w:r>
      <w:r>
        <w:t xml:space="preserve"> CART and </w:t>
      </w:r>
      <w:r w:rsidR="002A727F">
        <w:t>Cyber Apex Consortium</w:t>
      </w:r>
      <w:r>
        <w:t xml:space="preserve"> </w:t>
      </w:r>
      <w:r w:rsidR="006140DC">
        <w:t>Contractor (performer)</w:t>
      </w:r>
    </w:p>
    <w:p w14:paraId="486CAFBD" w14:textId="77777777" w:rsidR="00797D60" w:rsidRDefault="00797D60" w:rsidP="00567460">
      <w:pPr>
        <w:spacing w:after="0"/>
        <w:ind w:left="1440"/>
      </w:pPr>
    </w:p>
    <w:p w14:paraId="0C9ECD70" w14:textId="2B0934E5" w:rsidR="00797D60" w:rsidRDefault="00B676AA" w:rsidP="000D0DEE">
      <w:pPr>
        <w:spacing w:after="0"/>
        <w:jc w:val="center"/>
      </w:pPr>
      <w:r>
        <w:rPr>
          <w:noProof/>
        </w:rPr>
        <w:drawing>
          <wp:inline distT="0" distB="0" distL="0" distR="0" wp14:anchorId="5121DCB9" wp14:editId="02D098D0">
            <wp:extent cx="2371725" cy="2428951"/>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5848" cy="2443414"/>
                    </a:xfrm>
                    <a:prstGeom prst="rect">
                      <a:avLst/>
                    </a:prstGeom>
                    <a:noFill/>
                  </pic:spPr>
                </pic:pic>
              </a:graphicData>
            </a:graphic>
          </wp:inline>
        </w:drawing>
      </w:r>
    </w:p>
    <w:p w14:paraId="433C0B1E" w14:textId="1E313352" w:rsidR="00797D60" w:rsidRDefault="00797D60" w:rsidP="00567460">
      <w:pPr>
        <w:pStyle w:val="Caption"/>
        <w:rPr>
          <w:b/>
          <w:i w:val="0"/>
          <w:sz w:val="22"/>
        </w:rPr>
      </w:pPr>
      <w:r>
        <w:rPr>
          <w:b/>
          <w:i w:val="0"/>
          <w:sz w:val="22"/>
        </w:rPr>
        <w:t xml:space="preserve">                                         </w:t>
      </w:r>
      <w:r w:rsidRPr="008723A1">
        <w:rPr>
          <w:b/>
          <w:i w:val="0"/>
          <w:sz w:val="22"/>
        </w:rPr>
        <w:t xml:space="preserve">Figure </w:t>
      </w:r>
      <w:r w:rsidR="00D50D0B">
        <w:rPr>
          <w:b/>
          <w:i w:val="0"/>
          <w:sz w:val="22"/>
        </w:rPr>
        <w:t>4</w:t>
      </w:r>
      <w:r w:rsidRPr="008723A1">
        <w:rPr>
          <w:b/>
          <w:i w:val="0"/>
          <w:sz w:val="22"/>
        </w:rPr>
        <w:t xml:space="preserve"> </w:t>
      </w:r>
      <w:r w:rsidR="00807B2F">
        <w:rPr>
          <w:b/>
          <w:i w:val="0"/>
          <w:sz w:val="22"/>
        </w:rPr>
        <w:t>-</w:t>
      </w:r>
      <w:r w:rsidR="00E42A65">
        <w:rPr>
          <w:b/>
          <w:i w:val="0"/>
          <w:sz w:val="22"/>
        </w:rPr>
        <w:t xml:space="preserve"> </w:t>
      </w:r>
      <w:r w:rsidR="00AB5C8C">
        <w:rPr>
          <w:b/>
          <w:i w:val="0"/>
          <w:sz w:val="22"/>
        </w:rPr>
        <w:t xml:space="preserve">NGCI </w:t>
      </w:r>
      <w:r w:rsidRPr="008723A1">
        <w:rPr>
          <w:b/>
          <w:i w:val="0"/>
          <w:sz w:val="22"/>
        </w:rPr>
        <w:t xml:space="preserve">Apex </w:t>
      </w:r>
      <w:r w:rsidR="00AB5C8C">
        <w:rPr>
          <w:b/>
          <w:i w:val="0"/>
          <w:sz w:val="22"/>
        </w:rPr>
        <w:t>Program Entities /</w:t>
      </w:r>
      <w:r w:rsidRPr="008723A1">
        <w:rPr>
          <w:b/>
          <w:i w:val="0"/>
          <w:sz w:val="22"/>
        </w:rPr>
        <w:t xml:space="preserve"> Team Relationships</w:t>
      </w:r>
    </w:p>
    <w:p w14:paraId="64C5EFB5" w14:textId="62E2C278" w:rsidR="008723A1" w:rsidRDefault="00797D60" w:rsidP="008723A1">
      <w:pPr>
        <w:pStyle w:val="Heading3"/>
      </w:pPr>
      <w:bookmarkStart w:id="13" w:name="_Toc467154462"/>
      <w:r>
        <w:t>Federal Government Participation (Level 1)</w:t>
      </w:r>
      <w:bookmarkEnd w:id="13"/>
    </w:p>
    <w:p w14:paraId="365B5AA9" w14:textId="76B316F4" w:rsidR="00423EFF" w:rsidRDefault="008723A1" w:rsidP="00757FD9">
      <w:r>
        <w:t xml:space="preserve">The NGCI Apex </w:t>
      </w:r>
      <w:r w:rsidR="00797D60">
        <w:t>Federal Government Participation is</w:t>
      </w:r>
      <w:r>
        <w:t xml:space="preserve"> shown in Figure 6</w:t>
      </w:r>
      <w:r w:rsidR="00797D60">
        <w:t xml:space="preserve"> and </w:t>
      </w:r>
      <w:r w:rsidR="00234CCA">
        <w:t>includes</w:t>
      </w:r>
      <w:r w:rsidR="00807B2F">
        <w:t xml:space="preserve"> members </w:t>
      </w:r>
      <w:r w:rsidR="00797D60">
        <w:t xml:space="preserve">of the </w:t>
      </w:r>
      <w:r>
        <w:t xml:space="preserve">DHS </w:t>
      </w:r>
      <w:r w:rsidR="00797D60">
        <w:t xml:space="preserve">S&amp;T PMO </w:t>
      </w:r>
      <w:r>
        <w:t xml:space="preserve">and </w:t>
      </w:r>
      <w:r w:rsidR="00797D60">
        <w:t xml:space="preserve">representatives from </w:t>
      </w:r>
      <w:r>
        <w:t xml:space="preserve">the </w:t>
      </w:r>
      <w:r w:rsidR="00F34AA1">
        <w:t xml:space="preserve">Department of </w:t>
      </w:r>
      <w:r>
        <w:t>Treasury</w:t>
      </w:r>
      <w:r w:rsidR="00797D60">
        <w:t>.</w:t>
      </w:r>
      <w:r w:rsidR="003E4B10">
        <w:t xml:space="preserve"> </w:t>
      </w:r>
      <w:r>
        <w:t xml:space="preserve"> For DHS </w:t>
      </w:r>
      <w:r w:rsidR="00797D60">
        <w:t xml:space="preserve">S&amp;T </w:t>
      </w:r>
      <w:r>
        <w:t>PMO contact information, refer to Table 2.</w:t>
      </w:r>
      <w:r w:rsidR="00797D60">
        <w:t xml:space="preserve">  The Federal Government level (Level 1), in particular DHS S&amp;T, as the sponsor of this pro</w:t>
      </w:r>
      <w:r w:rsidR="00D1713A">
        <w:t>gram</w:t>
      </w:r>
      <w:r w:rsidR="00797D60">
        <w:t>, holds the ultimate decision-making authority in matters of funding and scope.</w:t>
      </w:r>
    </w:p>
    <w:p w14:paraId="0095F721" w14:textId="77777777" w:rsidR="00797D60" w:rsidRDefault="00797D60" w:rsidP="00797D60">
      <w:pPr>
        <w:pStyle w:val="Heading3"/>
      </w:pPr>
      <w:bookmarkStart w:id="14" w:name="_Toc467154463"/>
      <w:r>
        <w:t>Cyber Apex Review Team (Level 2)</w:t>
      </w:r>
      <w:bookmarkEnd w:id="14"/>
    </w:p>
    <w:p w14:paraId="14366B8E" w14:textId="5BD9705D" w:rsidR="00797D60" w:rsidRDefault="00797D60" w:rsidP="00797D60">
      <w:r>
        <w:t xml:space="preserve">The Cyber Apex Review Team (CART) </w:t>
      </w:r>
      <w:r w:rsidR="00807B2F">
        <w:t>consist</w:t>
      </w:r>
      <w:r w:rsidR="00D1713A">
        <w:t>s</w:t>
      </w:r>
      <w:r w:rsidR="00807B2F">
        <w:t xml:space="preserve"> of</w:t>
      </w:r>
      <w:r>
        <w:t xml:space="preserve"> the Federal Government (as represented by DHS</w:t>
      </w:r>
      <w:r w:rsidR="00BB5E11">
        <w:t xml:space="preserve"> S&amp;T PMO</w:t>
      </w:r>
      <w:r>
        <w:t xml:space="preserve"> and the Department of Treasury), along with </w:t>
      </w:r>
      <w:r w:rsidR="00BB5E11">
        <w:t>financial industry</w:t>
      </w:r>
      <w:r>
        <w:t xml:space="preserve"> partners.  The role of the CART is to set direction f</w:t>
      </w:r>
      <w:r w:rsidR="00B676AA">
        <w:t>or the work performed by the Cyber Apex Consortium</w:t>
      </w:r>
      <w:r>
        <w:t xml:space="preserve"> </w:t>
      </w:r>
      <w:r>
        <w:lastRenderedPageBreak/>
        <w:t xml:space="preserve">contractor </w:t>
      </w:r>
      <w:r w:rsidR="00D738BE">
        <w:t>through</w:t>
      </w:r>
      <w:r>
        <w:t xml:space="preserve"> actively participating in regular CART meetings</w:t>
      </w:r>
      <w:r w:rsidR="00D738BE">
        <w:t>,</w:t>
      </w:r>
      <w:r w:rsidR="00234CCA">
        <w:t xml:space="preserve"> </w:t>
      </w:r>
      <w:r>
        <w:t xml:space="preserve">by providing </w:t>
      </w:r>
      <w:r w:rsidR="00D738BE">
        <w:t xml:space="preserve">critical feedback, and by supplying needed </w:t>
      </w:r>
      <w:r>
        <w:t xml:space="preserve">information </w:t>
      </w:r>
      <w:r w:rsidR="00D738BE">
        <w:t>for internal surveys, polls or decisions</w:t>
      </w:r>
      <w:r w:rsidR="00234CCA">
        <w:t>. The CART</w:t>
      </w:r>
      <w:r w:rsidR="00BA4A85">
        <w:t>’s</w:t>
      </w:r>
      <w:r w:rsidR="00234CCA">
        <w:t xml:space="preserve"> responsibility is to </w:t>
      </w:r>
      <w:r>
        <w:t>provid</w:t>
      </w:r>
      <w:r w:rsidR="00234CCA">
        <w:t>e</w:t>
      </w:r>
      <w:r>
        <w:t xml:space="preserve"> input into the decision-making with regards to </w:t>
      </w:r>
      <w:r w:rsidR="00BB5E11">
        <w:t xml:space="preserve">technical direction, </w:t>
      </w:r>
      <w:r>
        <w:t xml:space="preserve">solicitation requirements, proposal recommendations, and advancement of </w:t>
      </w:r>
      <w:r w:rsidR="00BA4A85">
        <w:t xml:space="preserve">prototype </w:t>
      </w:r>
      <w:r>
        <w:t>technologies through developmental, operational</w:t>
      </w:r>
      <w:r w:rsidR="00F34AA1">
        <w:t>,</w:t>
      </w:r>
      <w:r>
        <w:t xml:space="preserve"> and transitional phases.</w:t>
      </w:r>
    </w:p>
    <w:p w14:paraId="07028715" w14:textId="2891D8C9" w:rsidR="00007E7F" w:rsidRDefault="00007E7F" w:rsidP="00797D60">
      <w:r w:rsidRPr="00B503A0">
        <w:rPr>
          <w:b/>
        </w:rPr>
        <w:t>NOTE:</w:t>
      </w:r>
      <w:r>
        <w:rPr>
          <w:b/>
        </w:rPr>
        <w:t xml:space="preserve">  </w:t>
      </w:r>
      <w:r>
        <w:t>Under the SVIP approach, the review of vendor proposals will be li</w:t>
      </w:r>
      <w:r w:rsidR="0080799B">
        <w:t xml:space="preserve">mited to Federal employees only.  CART members may provide input to the criteria to consider for a successful application/award. </w:t>
      </w:r>
    </w:p>
    <w:p w14:paraId="06C8F3C4" w14:textId="418495A6" w:rsidR="00797D60" w:rsidRDefault="00797D60" w:rsidP="00797D60">
      <w:pPr>
        <w:pStyle w:val="Heading3"/>
      </w:pPr>
      <w:bookmarkStart w:id="15" w:name="_Toc467154464"/>
      <w:r>
        <w:t xml:space="preserve">CART + </w:t>
      </w:r>
      <w:r w:rsidR="00B676AA">
        <w:t xml:space="preserve">Cyber Apex Consortium </w:t>
      </w:r>
      <w:r w:rsidR="00A672B9">
        <w:t>Contracto</w:t>
      </w:r>
      <w:r>
        <w:t>r (Level 3)</w:t>
      </w:r>
      <w:bookmarkEnd w:id="15"/>
    </w:p>
    <w:p w14:paraId="71368C03" w14:textId="40ED2863" w:rsidR="00F92FF8" w:rsidRDefault="00797D60" w:rsidP="00F92FF8">
      <w:r w:rsidRPr="008723A1">
        <w:t xml:space="preserve">The </w:t>
      </w:r>
      <w:r w:rsidR="00B676AA">
        <w:t>Cyber Apex Consortium</w:t>
      </w:r>
      <w:r w:rsidRPr="008723A1">
        <w:t xml:space="preserve"> </w:t>
      </w:r>
      <w:r>
        <w:t>contractor</w:t>
      </w:r>
      <w:ins w:id="16" w:author="Buleza, Laurel (CTR)" w:date="2017-04-24T14:49:00Z">
        <w:r w:rsidR="00BB24AE">
          <w:t xml:space="preserve">, Cyber Apex </w:t>
        </w:r>
      </w:ins>
      <w:ins w:id="17" w:author="Buleza, Laurel (CTR)" w:date="2017-04-24T14:50:00Z">
        <w:r w:rsidR="00BB24AE">
          <w:t>Solutions, LLC (CAS),</w:t>
        </w:r>
      </w:ins>
      <w:r>
        <w:t xml:space="preserve"> will conduct requirements gathering, technology foraging, metrics development, and end</w:t>
      </w:r>
      <w:r w:rsidR="00D738BE">
        <w:t>-</w:t>
      </w:r>
      <w:r>
        <w:t>user identification</w:t>
      </w:r>
      <w:r w:rsidR="003E4B10">
        <w:t>,</w:t>
      </w:r>
      <w:r>
        <w:t xml:space="preserve"> for the critical infrastructure technology gaps identified by the </w:t>
      </w:r>
      <w:r w:rsidR="00F92FF8">
        <w:t xml:space="preserve">CART.  </w:t>
      </w:r>
      <w:del w:id="18" w:author="Buleza, Laurel (CTR)" w:date="2017-04-24T14:50:00Z">
        <w:r w:rsidR="00F92FF8" w:rsidRPr="00BD77F2" w:rsidDel="00BB24AE">
          <w:delText xml:space="preserve">The </w:delText>
        </w:r>
        <w:r w:rsidR="00B676AA" w:rsidDel="00BB24AE">
          <w:delText>Cyber Apex Consortium</w:delText>
        </w:r>
        <w:r w:rsidR="00F92FF8" w:rsidRPr="00BD77F2" w:rsidDel="00BB24AE">
          <w:delText xml:space="preserve"> contractor</w:delText>
        </w:r>
      </w:del>
      <w:ins w:id="19" w:author="Buleza, Laurel (CTR)" w:date="2017-04-24T14:50:00Z">
        <w:r w:rsidR="00BB24AE">
          <w:t>CAS</w:t>
        </w:r>
      </w:ins>
      <w:r w:rsidR="00F92FF8" w:rsidRPr="00BD77F2">
        <w:t xml:space="preserve"> will maintain a consortium of vendors that will be leveraged to supply technologies and solutions to the </w:t>
      </w:r>
      <w:r w:rsidR="00F92FF8" w:rsidRPr="00567460">
        <w:t>Financial Sector’s needs</w:t>
      </w:r>
      <w:ins w:id="20" w:author="Buleza, Laurel (CTR)" w:date="2017-04-24T14:53:00Z">
        <w:r w:rsidR="00BB24AE">
          <w:t xml:space="preserve">. CAS will evaluate consortium proposals and </w:t>
        </w:r>
      </w:ins>
      <w:ins w:id="21" w:author="Buleza, Laurel (CTR)" w:date="2017-04-24T14:54:00Z">
        <w:r w:rsidR="00BB24AE">
          <w:t>develop</w:t>
        </w:r>
      </w:ins>
      <w:ins w:id="22" w:author="Buleza, Laurel (CTR)" w:date="2017-04-24T14:53:00Z">
        <w:r w:rsidR="00BB24AE">
          <w:t xml:space="preserve"> </w:t>
        </w:r>
      </w:ins>
      <w:ins w:id="23" w:author="Buleza, Laurel (CTR)" w:date="2017-04-24T14:54:00Z">
        <w:r w:rsidR="00BB24AE">
          <w:t xml:space="preserve">a recommendation package consisting of multiple vendors </w:t>
        </w:r>
      </w:ins>
      <w:del w:id="24" w:author="Buleza, Laurel (CTR)" w:date="2017-04-24T14:53:00Z">
        <w:r w:rsidR="00F92FF8" w:rsidDel="00BB24AE">
          <w:delText>,</w:delText>
        </w:r>
      </w:del>
      <w:del w:id="25" w:author="Buleza, Laurel (CTR)" w:date="2017-04-24T14:56:00Z">
        <w:r w:rsidR="00F92FF8" w:rsidDel="00BB24AE">
          <w:delText xml:space="preserve"> as</w:delText>
        </w:r>
        <w:r w:rsidR="00F92FF8" w:rsidRPr="00567460" w:rsidDel="00BB24AE">
          <w:delText xml:space="preserve"> documented </w:delText>
        </w:r>
        <w:r w:rsidR="00F92FF8" w:rsidDel="00BB24AE">
          <w:delText xml:space="preserve">in </w:delText>
        </w:r>
        <w:r w:rsidR="00F34AA1" w:rsidDel="00BB24AE">
          <w:delText>recommendation packages</w:delText>
        </w:r>
        <w:r w:rsidR="00F34AA1" w:rsidRPr="00567460" w:rsidDel="00BB24AE">
          <w:delText xml:space="preserve"> </w:delText>
        </w:r>
      </w:del>
      <w:r w:rsidR="00F92FF8">
        <w:t xml:space="preserve">that </w:t>
      </w:r>
      <w:del w:id="26" w:author="Buleza, Laurel (CTR)" w:date="2017-04-24T15:01:00Z">
        <w:r w:rsidR="00F92FF8" w:rsidDel="00872DD5">
          <w:delText xml:space="preserve">get </w:delText>
        </w:r>
      </w:del>
      <w:ins w:id="27" w:author="Buleza, Laurel (CTR)" w:date="2017-04-24T15:01:00Z">
        <w:r w:rsidR="00872DD5">
          <w:t xml:space="preserve">is </w:t>
        </w:r>
      </w:ins>
      <w:r w:rsidR="00F92FF8" w:rsidRPr="00567460">
        <w:t xml:space="preserve">reviewed </w:t>
      </w:r>
      <w:r w:rsidR="00F92FF8">
        <w:t xml:space="preserve">by </w:t>
      </w:r>
      <w:r w:rsidR="00F92FF8" w:rsidRPr="00BD77F2">
        <w:t>the CART.</w:t>
      </w:r>
      <w:ins w:id="28" w:author="Buleza, Laurel (CTR)" w:date="2017-04-24T15:04:00Z">
        <w:r w:rsidR="00872DD5">
          <w:t xml:space="preserve"> The Federal Government (as defined in 1.7.1) will then </w:t>
        </w:r>
      </w:ins>
      <w:ins w:id="29" w:author="Buleza, Laurel (CTR)" w:date="2017-04-24T15:05:00Z">
        <w:r w:rsidR="00872DD5">
          <w:t>make the final decision on the recommendation package.</w:t>
        </w:r>
      </w:ins>
      <w:r w:rsidR="00F92FF8" w:rsidRPr="00BD77F2">
        <w:t xml:space="preserve">  </w:t>
      </w:r>
      <w:r w:rsidR="00F92FF8">
        <w:t>The CART and DHS S&amp;T PMO</w:t>
      </w:r>
      <w:r w:rsidR="00F92FF8" w:rsidRPr="00BD77F2">
        <w:t xml:space="preserve"> will also oversee the development, testing, evaluation, and integ</w:t>
      </w:r>
      <w:r w:rsidR="00F92FF8" w:rsidRPr="0030727C">
        <w:t>ration of technologies.</w:t>
      </w:r>
    </w:p>
    <w:p w14:paraId="663C68A0" w14:textId="18BEE04D" w:rsidR="00797D60" w:rsidRDefault="00733DD8" w:rsidP="000D0DEE">
      <w:pPr>
        <w:spacing w:after="0"/>
        <w:jc w:val="center"/>
      </w:pPr>
      <w:r>
        <w:rPr>
          <w:noProof/>
          <w:sz w:val="16"/>
          <w:szCs w:val="16"/>
        </w:rPr>
        <w:lastRenderedPageBreak/>
        <w:drawing>
          <wp:inline distT="0" distB="0" distL="0" distR="0" wp14:anchorId="6DAFADDB" wp14:editId="0F575890">
            <wp:extent cx="4889133" cy="3267779"/>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MO org chart.PNG"/>
                    <pic:cNvPicPr/>
                  </pic:nvPicPr>
                  <pic:blipFill>
                    <a:blip r:embed="rId20">
                      <a:extLst>
                        <a:ext uri="{28A0092B-C50C-407E-A947-70E740481C1C}">
                          <a14:useLocalDpi xmlns:a14="http://schemas.microsoft.com/office/drawing/2010/main" val="0"/>
                        </a:ext>
                      </a:extLst>
                    </a:blip>
                    <a:stretch>
                      <a:fillRect/>
                    </a:stretch>
                  </pic:blipFill>
                  <pic:spPr>
                    <a:xfrm>
                      <a:off x="0" y="0"/>
                      <a:ext cx="4897921" cy="3273653"/>
                    </a:xfrm>
                    <a:prstGeom prst="rect">
                      <a:avLst/>
                    </a:prstGeom>
                  </pic:spPr>
                </pic:pic>
              </a:graphicData>
            </a:graphic>
          </wp:inline>
        </w:drawing>
      </w:r>
    </w:p>
    <w:p w14:paraId="0C4E137E" w14:textId="77777777" w:rsidR="00757FD9" w:rsidRDefault="00757FD9" w:rsidP="000D0DEE">
      <w:pPr>
        <w:spacing w:after="0"/>
        <w:jc w:val="center"/>
        <w:rPr>
          <w:b/>
          <w:color w:val="44546A" w:themeColor="text2"/>
        </w:rPr>
      </w:pPr>
      <w:r w:rsidRPr="00567460">
        <w:rPr>
          <w:b/>
          <w:color w:val="44546A" w:themeColor="text2"/>
        </w:rPr>
        <w:t>Figure 5 - NGCI Apex Federal Government / Support Representatives</w:t>
      </w:r>
    </w:p>
    <w:p w14:paraId="3FCB8069" w14:textId="77777777" w:rsidR="00757FD9" w:rsidRDefault="00757FD9" w:rsidP="00797D60"/>
    <w:tbl>
      <w:tblPr>
        <w:tblStyle w:val="GridTable5Dark-Accent5"/>
        <w:tblW w:w="0" w:type="auto"/>
        <w:jc w:val="center"/>
        <w:tblLayout w:type="fixed"/>
        <w:tblLook w:val="04A0" w:firstRow="1" w:lastRow="0" w:firstColumn="1" w:lastColumn="0" w:noHBand="0" w:noVBand="1"/>
      </w:tblPr>
      <w:tblGrid>
        <w:gridCol w:w="1705"/>
        <w:gridCol w:w="2430"/>
        <w:gridCol w:w="3330"/>
        <w:gridCol w:w="1350"/>
      </w:tblGrid>
      <w:tr w:rsidR="00F34AA1" w14:paraId="23DFC453" w14:textId="77777777" w:rsidTr="000D0DEE">
        <w:trPr>
          <w:cnfStyle w:val="100000000000" w:firstRow="1" w:lastRow="0" w:firstColumn="0" w:lastColumn="0" w:oddVBand="0" w:evenVBand="0" w:oddHBand="0"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0344B5D4" w14:textId="77777777" w:rsidR="00F34AA1" w:rsidRPr="00567460" w:rsidRDefault="00F34AA1" w:rsidP="00757FD9">
            <w:pPr>
              <w:pStyle w:val="Caption"/>
              <w:spacing w:after="0"/>
              <w:rPr>
                <w:color w:val="F7CAAC" w:themeColor="accent2" w:themeTint="66"/>
                <w:sz w:val="22"/>
                <w:szCs w:val="22"/>
                <w:u w:val="single"/>
              </w:rPr>
            </w:pPr>
            <w:r w:rsidRPr="00567460">
              <w:rPr>
                <w:color w:val="F7CAAC" w:themeColor="accent2" w:themeTint="66"/>
                <w:sz w:val="22"/>
                <w:szCs w:val="22"/>
                <w:u w:val="single"/>
              </w:rPr>
              <w:t>Name</w:t>
            </w:r>
          </w:p>
        </w:tc>
        <w:tc>
          <w:tcPr>
            <w:tcW w:w="2430" w:type="dxa"/>
            <w:tcBorders>
              <w:top w:val="single" w:sz="4" w:space="0" w:color="auto"/>
              <w:bottom w:val="single" w:sz="4" w:space="0" w:color="auto"/>
            </w:tcBorders>
            <w:shd w:val="clear" w:color="auto" w:fill="1F3864" w:themeFill="accent5" w:themeFillShade="80"/>
          </w:tcPr>
          <w:p w14:paraId="68DB71C2" w14:textId="77777777" w:rsidR="00F34AA1" w:rsidRPr="00567460" w:rsidRDefault="00F34AA1" w:rsidP="00757FD9">
            <w:pPr>
              <w:pStyle w:val="Caption"/>
              <w:spacing w:after="0"/>
              <w:jc w:val="center"/>
              <w:cnfStyle w:val="100000000000" w:firstRow="1" w:lastRow="0" w:firstColumn="0" w:lastColumn="0" w:oddVBand="0" w:evenVBand="0" w:oddHBand="0" w:evenHBand="0" w:firstRowFirstColumn="0" w:firstRowLastColumn="0" w:lastRowFirstColumn="0" w:lastRowLastColumn="0"/>
              <w:rPr>
                <w:color w:val="F7CAAC" w:themeColor="accent2" w:themeTint="66"/>
                <w:sz w:val="22"/>
                <w:szCs w:val="22"/>
                <w:u w:val="single"/>
              </w:rPr>
            </w:pPr>
            <w:r w:rsidRPr="00567460">
              <w:rPr>
                <w:color w:val="F7CAAC" w:themeColor="accent2" w:themeTint="66"/>
                <w:sz w:val="22"/>
                <w:szCs w:val="22"/>
                <w:u w:val="single"/>
              </w:rPr>
              <w:t>Role</w:t>
            </w:r>
          </w:p>
        </w:tc>
        <w:tc>
          <w:tcPr>
            <w:tcW w:w="3330" w:type="dxa"/>
            <w:tcBorders>
              <w:top w:val="single" w:sz="4" w:space="0" w:color="auto"/>
              <w:bottom w:val="single" w:sz="4" w:space="0" w:color="auto"/>
            </w:tcBorders>
            <w:shd w:val="clear" w:color="auto" w:fill="1F3864" w:themeFill="accent5" w:themeFillShade="80"/>
          </w:tcPr>
          <w:p w14:paraId="45A805C1" w14:textId="77777777" w:rsidR="00F34AA1" w:rsidRPr="00567460" w:rsidRDefault="00F34AA1" w:rsidP="00757FD9">
            <w:pPr>
              <w:pStyle w:val="Caption"/>
              <w:spacing w:after="0"/>
              <w:jc w:val="center"/>
              <w:cnfStyle w:val="100000000000" w:firstRow="1" w:lastRow="0" w:firstColumn="0" w:lastColumn="0" w:oddVBand="0" w:evenVBand="0" w:oddHBand="0" w:evenHBand="0" w:firstRowFirstColumn="0" w:firstRowLastColumn="0" w:lastRowFirstColumn="0" w:lastRowLastColumn="0"/>
              <w:rPr>
                <w:color w:val="F7CAAC" w:themeColor="accent2" w:themeTint="66"/>
                <w:sz w:val="22"/>
                <w:szCs w:val="22"/>
                <w:u w:val="single"/>
              </w:rPr>
            </w:pPr>
            <w:r w:rsidRPr="00567460">
              <w:rPr>
                <w:color w:val="F7CAAC" w:themeColor="accent2" w:themeTint="66"/>
                <w:sz w:val="22"/>
                <w:szCs w:val="22"/>
                <w:u w:val="single"/>
              </w:rPr>
              <w:t>Email</w:t>
            </w:r>
          </w:p>
        </w:tc>
        <w:tc>
          <w:tcPr>
            <w:tcW w:w="1350" w:type="dxa"/>
            <w:tcBorders>
              <w:top w:val="single" w:sz="4" w:space="0" w:color="auto"/>
              <w:bottom w:val="single" w:sz="4" w:space="0" w:color="auto"/>
              <w:right w:val="single" w:sz="4" w:space="0" w:color="auto"/>
            </w:tcBorders>
            <w:shd w:val="clear" w:color="auto" w:fill="1F3864" w:themeFill="accent5" w:themeFillShade="80"/>
          </w:tcPr>
          <w:p w14:paraId="59F194A1" w14:textId="77777777" w:rsidR="00F34AA1" w:rsidRPr="00567460" w:rsidRDefault="00F34AA1" w:rsidP="00757FD9">
            <w:pPr>
              <w:pStyle w:val="Caption"/>
              <w:spacing w:after="0"/>
              <w:jc w:val="center"/>
              <w:cnfStyle w:val="100000000000" w:firstRow="1" w:lastRow="0" w:firstColumn="0" w:lastColumn="0" w:oddVBand="0" w:evenVBand="0" w:oddHBand="0" w:evenHBand="0" w:firstRowFirstColumn="0" w:firstRowLastColumn="0" w:lastRowFirstColumn="0" w:lastRowLastColumn="0"/>
              <w:rPr>
                <w:color w:val="F7CAAC" w:themeColor="accent2" w:themeTint="66"/>
                <w:sz w:val="22"/>
                <w:szCs w:val="22"/>
                <w:u w:val="single"/>
              </w:rPr>
            </w:pPr>
            <w:r w:rsidRPr="00567460">
              <w:rPr>
                <w:color w:val="F7CAAC" w:themeColor="accent2" w:themeTint="66"/>
                <w:sz w:val="22"/>
                <w:szCs w:val="22"/>
                <w:u w:val="single"/>
              </w:rPr>
              <w:t>Phone</w:t>
            </w:r>
          </w:p>
        </w:tc>
      </w:tr>
      <w:tr w:rsidR="00F34AA1" w14:paraId="3F70EACE" w14:textId="77777777" w:rsidTr="000D0DEE">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auto"/>
              <w:left w:val="single" w:sz="4" w:space="0" w:color="auto"/>
              <w:bottom w:val="single" w:sz="4" w:space="0" w:color="auto"/>
              <w:right w:val="single" w:sz="4" w:space="0" w:color="auto"/>
            </w:tcBorders>
            <w:shd w:val="clear" w:color="auto" w:fill="auto"/>
            <w:vAlign w:val="center"/>
          </w:tcPr>
          <w:p w14:paraId="5A7B63D7" w14:textId="7FA78FAD" w:rsidR="00F34AA1" w:rsidRPr="00F34AA1" w:rsidRDefault="00F34AA1">
            <w:pPr>
              <w:pStyle w:val="Caption"/>
              <w:spacing w:after="0"/>
              <w:rPr>
                <w:i w:val="0"/>
                <w:color w:val="1F4E79" w:themeColor="accent1" w:themeShade="80"/>
              </w:rPr>
            </w:pPr>
            <w:r w:rsidRPr="00567460">
              <w:rPr>
                <w:i w:val="0"/>
                <w:color w:val="1F4E79" w:themeColor="accent1" w:themeShade="80"/>
              </w:rPr>
              <w:t>Eric Harder</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2D52A377" w14:textId="77777777" w:rsidR="00F34AA1" w:rsidRPr="00567460" w:rsidRDefault="00F34AA1">
            <w:pPr>
              <w:pStyle w:val="Caption"/>
              <w:spacing w:after="0"/>
              <w:cnfStyle w:val="000000100000" w:firstRow="0" w:lastRow="0" w:firstColumn="0" w:lastColumn="0" w:oddVBand="0" w:evenVBand="0" w:oddHBand="1" w:evenHBand="0" w:firstRowFirstColumn="0" w:firstRowLastColumn="0" w:lastRowFirstColumn="0" w:lastRowLastColumn="0"/>
              <w:rPr>
                <w:b/>
                <w:i w:val="0"/>
                <w:color w:val="1F4E79" w:themeColor="accent1" w:themeShade="80"/>
              </w:rPr>
            </w:pPr>
            <w:r w:rsidRPr="00567460">
              <w:rPr>
                <w:b/>
                <w:i w:val="0"/>
                <w:color w:val="1F4E79" w:themeColor="accent1" w:themeShade="80"/>
              </w:rPr>
              <w:t>Program Manager</w:t>
            </w: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tcPr>
          <w:p w14:paraId="5655CACB" w14:textId="77777777" w:rsidR="00F34AA1" w:rsidRPr="00107E1F" w:rsidRDefault="00F34AA1">
            <w:pPr>
              <w:pStyle w:val="Caption"/>
              <w:spacing w:after="0"/>
              <w:cnfStyle w:val="000000100000" w:firstRow="0" w:lastRow="0" w:firstColumn="0" w:lastColumn="0" w:oddVBand="0" w:evenVBand="0" w:oddHBand="1" w:evenHBand="0" w:firstRowFirstColumn="0" w:firstRowLastColumn="0" w:lastRowFirstColumn="0" w:lastRowLastColumn="0"/>
              <w:rPr>
                <w:b/>
                <w:i w:val="0"/>
                <w:color w:val="525252" w:themeColor="accent3" w:themeShade="80"/>
              </w:rPr>
            </w:pPr>
            <w:r w:rsidRPr="00107E1F">
              <w:rPr>
                <w:b/>
                <w:i w:val="0"/>
                <w:color w:val="525252" w:themeColor="accent3" w:themeShade="80"/>
              </w:rPr>
              <w:t>Eric.Harder@hq.dhs.gov</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3451C149" w14:textId="77777777" w:rsidR="00F34AA1" w:rsidRPr="00567460" w:rsidRDefault="00F34AA1">
            <w:pPr>
              <w:pStyle w:val="Caption"/>
              <w:spacing w:after="0"/>
              <w:cnfStyle w:val="000000100000" w:firstRow="0" w:lastRow="0" w:firstColumn="0" w:lastColumn="0" w:oddVBand="0" w:evenVBand="0" w:oddHBand="1" w:evenHBand="0" w:firstRowFirstColumn="0" w:firstRowLastColumn="0" w:lastRowFirstColumn="0" w:lastRowLastColumn="0"/>
              <w:rPr>
                <w:b/>
                <w:i w:val="0"/>
                <w:color w:val="1F4E79" w:themeColor="accent1" w:themeShade="80"/>
              </w:rPr>
            </w:pPr>
            <w:r>
              <w:rPr>
                <w:b/>
                <w:i w:val="0"/>
                <w:color w:val="1F4E79" w:themeColor="accent1" w:themeShade="80"/>
              </w:rPr>
              <w:t>202-254-8723</w:t>
            </w:r>
          </w:p>
        </w:tc>
      </w:tr>
      <w:tr w:rsidR="00F34AA1" w14:paraId="0AEF2FFD" w14:textId="77777777" w:rsidTr="000D0DEE">
        <w:trPr>
          <w:trHeight w:val="432"/>
          <w:jc w:val="center"/>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auto"/>
              <w:left w:val="single" w:sz="4" w:space="0" w:color="auto"/>
              <w:bottom w:val="single" w:sz="4" w:space="0" w:color="auto"/>
              <w:right w:val="single" w:sz="4" w:space="0" w:color="auto"/>
            </w:tcBorders>
            <w:shd w:val="clear" w:color="auto" w:fill="auto"/>
            <w:vAlign w:val="center"/>
          </w:tcPr>
          <w:p w14:paraId="69ECC024" w14:textId="77777777" w:rsidR="00F34AA1" w:rsidRPr="00567460" w:rsidRDefault="00F34AA1">
            <w:pPr>
              <w:pStyle w:val="Caption"/>
              <w:spacing w:after="0"/>
              <w:rPr>
                <w:i w:val="0"/>
                <w:color w:val="1F4E79" w:themeColor="accent1" w:themeShade="80"/>
              </w:rPr>
            </w:pPr>
            <w:r w:rsidRPr="00567460">
              <w:rPr>
                <w:i w:val="0"/>
                <w:color w:val="1F4E79" w:themeColor="accent1" w:themeShade="80"/>
              </w:rPr>
              <w:t>Greg Wigton</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60AC09B9" w14:textId="77777777" w:rsidR="00F34AA1" w:rsidRPr="00567460" w:rsidRDefault="00F34AA1">
            <w:pPr>
              <w:pStyle w:val="Caption"/>
              <w:spacing w:after="0"/>
              <w:cnfStyle w:val="000000000000" w:firstRow="0" w:lastRow="0" w:firstColumn="0" w:lastColumn="0" w:oddVBand="0" w:evenVBand="0" w:oddHBand="0" w:evenHBand="0" w:firstRowFirstColumn="0" w:firstRowLastColumn="0" w:lastRowFirstColumn="0" w:lastRowLastColumn="0"/>
              <w:rPr>
                <w:b/>
                <w:i w:val="0"/>
                <w:color w:val="1F4E79" w:themeColor="accent1" w:themeShade="80"/>
              </w:rPr>
            </w:pPr>
            <w:r w:rsidRPr="00567460">
              <w:rPr>
                <w:b/>
                <w:i w:val="0"/>
                <w:color w:val="1F4E79" w:themeColor="accent1" w:themeShade="80"/>
              </w:rPr>
              <w:t>Deputy Program Manager</w:t>
            </w: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tcPr>
          <w:p w14:paraId="21B1BAE0" w14:textId="77777777" w:rsidR="00F34AA1" w:rsidRPr="00567460" w:rsidRDefault="00F34AA1" w:rsidP="00F34AA1">
            <w:pPr>
              <w:pStyle w:val="Caption"/>
              <w:spacing w:after="0"/>
              <w:cnfStyle w:val="000000000000" w:firstRow="0" w:lastRow="0" w:firstColumn="0" w:lastColumn="0" w:oddVBand="0" w:evenVBand="0" w:oddHBand="0" w:evenHBand="0" w:firstRowFirstColumn="0" w:firstRowLastColumn="0" w:lastRowFirstColumn="0" w:lastRowLastColumn="0"/>
              <w:rPr>
                <w:b/>
                <w:i w:val="0"/>
                <w:color w:val="525252" w:themeColor="accent3" w:themeShade="80"/>
              </w:rPr>
            </w:pPr>
            <w:r w:rsidRPr="00567460">
              <w:rPr>
                <w:b/>
                <w:i w:val="0"/>
                <w:color w:val="525252" w:themeColor="accent3" w:themeShade="80"/>
              </w:rPr>
              <w:t>Gregory.Wigton@hq.dhs.gov</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4C699E6A" w14:textId="77777777" w:rsidR="00F34AA1" w:rsidRPr="00567460" w:rsidRDefault="00F34AA1" w:rsidP="00F34AA1">
            <w:pPr>
              <w:cnfStyle w:val="000000000000" w:firstRow="0" w:lastRow="0" w:firstColumn="0" w:lastColumn="0" w:oddVBand="0" w:evenVBand="0" w:oddHBand="0" w:evenHBand="0" w:firstRowFirstColumn="0" w:firstRowLastColumn="0" w:lastRowFirstColumn="0" w:lastRowLastColumn="0"/>
              <w:rPr>
                <w:b/>
                <w:color w:val="1F4E79" w:themeColor="accent1" w:themeShade="80"/>
              </w:rPr>
            </w:pPr>
            <w:r>
              <w:rPr>
                <w:b/>
                <w:color w:val="1F4E79" w:themeColor="accent1" w:themeShade="80"/>
                <w:sz w:val="18"/>
                <w:szCs w:val="18"/>
              </w:rPr>
              <w:t>202-254-6140</w:t>
            </w:r>
          </w:p>
        </w:tc>
      </w:tr>
      <w:tr w:rsidR="00F34AA1" w14:paraId="55CC65B6" w14:textId="77777777" w:rsidTr="000D0DEE">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auto"/>
              <w:left w:val="single" w:sz="4" w:space="0" w:color="auto"/>
              <w:bottom w:val="single" w:sz="4" w:space="0" w:color="auto"/>
              <w:right w:val="single" w:sz="4" w:space="0" w:color="auto"/>
            </w:tcBorders>
            <w:shd w:val="clear" w:color="auto" w:fill="auto"/>
            <w:vAlign w:val="center"/>
          </w:tcPr>
          <w:p w14:paraId="1510AA78" w14:textId="3EEB9A14" w:rsidR="00F34AA1" w:rsidRPr="00567460" w:rsidRDefault="00F34AA1">
            <w:pPr>
              <w:pStyle w:val="Caption"/>
              <w:spacing w:after="0"/>
              <w:rPr>
                <w:i w:val="0"/>
                <w:color w:val="1F4E79" w:themeColor="accent1" w:themeShade="80"/>
              </w:rPr>
            </w:pPr>
            <w:r>
              <w:rPr>
                <w:i w:val="0"/>
                <w:color w:val="1F4E79" w:themeColor="accent1" w:themeShade="80"/>
              </w:rPr>
              <w:t>Lionel Ovide</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334A743E" w14:textId="77777777" w:rsidR="00F34AA1" w:rsidRPr="00567460" w:rsidRDefault="00F34AA1">
            <w:pPr>
              <w:pStyle w:val="Caption"/>
              <w:spacing w:after="0"/>
              <w:cnfStyle w:val="000000100000" w:firstRow="0" w:lastRow="0" w:firstColumn="0" w:lastColumn="0" w:oddVBand="0" w:evenVBand="0" w:oddHBand="1" w:evenHBand="0" w:firstRowFirstColumn="0" w:firstRowLastColumn="0" w:lastRowFirstColumn="0" w:lastRowLastColumn="0"/>
              <w:rPr>
                <w:b/>
                <w:i w:val="0"/>
                <w:color w:val="1F4E79" w:themeColor="accent1" w:themeShade="80"/>
              </w:rPr>
            </w:pPr>
            <w:r w:rsidRPr="00567460">
              <w:rPr>
                <w:b/>
                <w:i w:val="0"/>
                <w:color w:val="1F4E79" w:themeColor="accent1" w:themeShade="80"/>
              </w:rPr>
              <w:t>Support Contractor (Lead)</w:t>
            </w: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tcPr>
          <w:p w14:paraId="4A5A4584" w14:textId="16614836" w:rsidR="00F34AA1" w:rsidRPr="00567460" w:rsidRDefault="00F34AA1">
            <w:pPr>
              <w:pStyle w:val="Caption"/>
              <w:spacing w:after="0"/>
              <w:cnfStyle w:val="000000100000" w:firstRow="0" w:lastRow="0" w:firstColumn="0" w:lastColumn="0" w:oddVBand="0" w:evenVBand="0" w:oddHBand="1" w:evenHBand="0" w:firstRowFirstColumn="0" w:firstRowLastColumn="0" w:lastRowFirstColumn="0" w:lastRowLastColumn="0"/>
              <w:rPr>
                <w:b/>
                <w:i w:val="0"/>
                <w:color w:val="525252" w:themeColor="accent3" w:themeShade="80"/>
              </w:rPr>
            </w:pPr>
            <w:r>
              <w:rPr>
                <w:b/>
                <w:i w:val="0"/>
                <w:color w:val="525252" w:themeColor="accent3" w:themeShade="80"/>
              </w:rPr>
              <w:t>Lionel Ovide@associates.hq.dhs.gov</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4E134F0C" w14:textId="2D1BEAED" w:rsidR="00F34AA1" w:rsidRPr="000864A2" w:rsidRDefault="00F34AA1" w:rsidP="000864A2">
            <w:pPr>
              <w:cnfStyle w:val="000000100000" w:firstRow="0" w:lastRow="0" w:firstColumn="0" w:lastColumn="0" w:oddVBand="0" w:evenVBand="0" w:oddHBand="1" w:evenHBand="0" w:firstRowFirstColumn="0" w:firstRowLastColumn="0" w:lastRowFirstColumn="0" w:lastRowLastColumn="0"/>
              <w:rPr>
                <w:b/>
                <w:color w:val="1F4E79" w:themeColor="accent1" w:themeShade="80"/>
                <w:sz w:val="18"/>
                <w:szCs w:val="18"/>
              </w:rPr>
            </w:pPr>
            <w:r>
              <w:rPr>
                <w:b/>
                <w:color w:val="1F4E79" w:themeColor="accent1" w:themeShade="80"/>
                <w:sz w:val="18"/>
                <w:szCs w:val="18"/>
              </w:rPr>
              <w:t>202-254-6359</w:t>
            </w:r>
          </w:p>
        </w:tc>
      </w:tr>
      <w:tr w:rsidR="00F34AA1" w14:paraId="6326CDBC" w14:textId="77777777" w:rsidTr="000D0DEE">
        <w:trPr>
          <w:trHeight w:val="432"/>
          <w:jc w:val="center"/>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auto"/>
              <w:left w:val="single" w:sz="4" w:space="0" w:color="auto"/>
              <w:bottom w:val="single" w:sz="4" w:space="0" w:color="auto"/>
              <w:right w:val="single" w:sz="4" w:space="0" w:color="auto"/>
            </w:tcBorders>
            <w:shd w:val="clear" w:color="auto" w:fill="auto"/>
            <w:vAlign w:val="center"/>
          </w:tcPr>
          <w:p w14:paraId="1D66D59B" w14:textId="77777777" w:rsidR="00F34AA1" w:rsidRPr="00567460" w:rsidRDefault="00F34AA1">
            <w:pPr>
              <w:pStyle w:val="Caption"/>
              <w:spacing w:after="0"/>
              <w:rPr>
                <w:i w:val="0"/>
                <w:color w:val="1F4E79" w:themeColor="accent1" w:themeShade="80"/>
              </w:rPr>
            </w:pPr>
            <w:r w:rsidRPr="00567460">
              <w:rPr>
                <w:i w:val="0"/>
                <w:color w:val="1F4E79" w:themeColor="accent1" w:themeShade="80"/>
              </w:rPr>
              <w:t>Michael Costello</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38AC2376" w14:textId="438A283C" w:rsidR="00F34AA1" w:rsidRPr="00567460" w:rsidRDefault="00F34AA1">
            <w:pPr>
              <w:pStyle w:val="Caption"/>
              <w:spacing w:after="0"/>
              <w:cnfStyle w:val="000000000000" w:firstRow="0" w:lastRow="0" w:firstColumn="0" w:lastColumn="0" w:oddVBand="0" w:evenVBand="0" w:oddHBand="0" w:evenHBand="0" w:firstRowFirstColumn="0" w:firstRowLastColumn="0" w:lastRowFirstColumn="0" w:lastRowLastColumn="0"/>
              <w:rPr>
                <w:b/>
                <w:i w:val="0"/>
                <w:color w:val="1F4E79" w:themeColor="accent1" w:themeShade="80"/>
              </w:rPr>
            </w:pPr>
            <w:r w:rsidRPr="00567460">
              <w:rPr>
                <w:b/>
                <w:i w:val="0"/>
                <w:color w:val="1F4E79" w:themeColor="accent1" w:themeShade="80"/>
              </w:rPr>
              <w:t>Support Contractor</w:t>
            </w:r>
            <w:r>
              <w:rPr>
                <w:b/>
                <w:i w:val="0"/>
                <w:color w:val="1F4E79" w:themeColor="accent1" w:themeShade="80"/>
              </w:rPr>
              <w:t xml:space="preserve"> (Finance)</w:t>
            </w: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tcPr>
          <w:p w14:paraId="2B6BA299" w14:textId="77777777" w:rsidR="00F34AA1" w:rsidRPr="00567460" w:rsidRDefault="00F34AA1" w:rsidP="00F34AA1">
            <w:pPr>
              <w:pStyle w:val="Caption"/>
              <w:spacing w:after="0"/>
              <w:cnfStyle w:val="000000000000" w:firstRow="0" w:lastRow="0" w:firstColumn="0" w:lastColumn="0" w:oddVBand="0" w:evenVBand="0" w:oddHBand="0" w:evenHBand="0" w:firstRowFirstColumn="0" w:firstRowLastColumn="0" w:lastRowFirstColumn="0" w:lastRowLastColumn="0"/>
              <w:rPr>
                <w:b/>
                <w:i w:val="0"/>
                <w:color w:val="525252" w:themeColor="accent3" w:themeShade="80"/>
              </w:rPr>
            </w:pPr>
            <w:r w:rsidRPr="00567460">
              <w:rPr>
                <w:b/>
                <w:i w:val="0"/>
                <w:color w:val="525252" w:themeColor="accent3" w:themeShade="80"/>
              </w:rPr>
              <w:t>Michael.Costello@associates.hq.dhs.gov</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2EF409C0" w14:textId="77777777" w:rsidR="00F34AA1" w:rsidRPr="000864A2" w:rsidRDefault="00F34AA1" w:rsidP="000864A2">
            <w:pPr>
              <w:cnfStyle w:val="000000000000" w:firstRow="0" w:lastRow="0" w:firstColumn="0" w:lastColumn="0" w:oddVBand="0" w:evenVBand="0" w:oddHBand="0" w:evenHBand="0" w:firstRowFirstColumn="0" w:firstRowLastColumn="0" w:lastRowFirstColumn="0" w:lastRowLastColumn="0"/>
              <w:rPr>
                <w:b/>
                <w:color w:val="1F4E79" w:themeColor="accent1" w:themeShade="80"/>
                <w:sz w:val="18"/>
                <w:szCs w:val="18"/>
              </w:rPr>
            </w:pPr>
            <w:r>
              <w:rPr>
                <w:b/>
                <w:color w:val="1F4E79" w:themeColor="accent1" w:themeShade="80"/>
                <w:sz w:val="18"/>
                <w:szCs w:val="18"/>
              </w:rPr>
              <w:t>202-254-5722</w:t>
            </w:r>
          </w:p>
        </w:tc>
      </w:tr>
      <w:tr w:rsidR="00F34AA1" w14:paraId="5531270D" w14:textId="77777777" w:rsidTr="000D0DEE">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auto"/>
              <w:left w:val="single" w:sz="4" w:space="0" w:color="auto"/>
              <w:bottom w:val="single" w:sz="4" w:space="0" w:color="auto"/>
              <w:right w:val="single" w:sz="4" w:space="0" w:color="auto"/>
            </w:tcBorders>
            <w:shd w:val="clear" w:color="auto" w:fill="auto"/>
            <w:vAlign w:val="center"/>
          </w:tcPr>
          <w:p w14:paraId="62AF8DF8" w14:textId="10CDDE7A" w:rsidR="00F34AA1" w:rsidRPr="00567460" w:rsidRDefault="00F34AA1">
            <w:pPr>
              <w:pStyle w:val="Caption"/>
              <w:spacing w:after="0"/>
              <w:rPr>
                <w:i w:val="0"/>
                <w:color w:val="1F4E79" w:themeColor="accent1" w:themeShade="80"/>
              </w:rPr>
            </w:pPr>
            <w:del w:id="30" w:author="Buleza, Laurel (CTR)" w:date="2017-04-24T13:11:00Z">
              <w:r w:rsidRPr="00567460" w:rsidDel="00FC3F0C">
                <w:rPr>
                  <w:i w:val="0"/>
                  <w:color w:val="1F4E79" w:themeColor="accent1" w:themeShade="80"/>
                </w:rPr>
                <w:delText>Russell Madison</w:delText>
              </w:r>
            </w:del>
            <w:ins w:id="31" w:author="Buleza, Laurel (CTR)" w:date="2017-04-24T13:11:00Z">
              <w:r w:rsidR="00FC3F0C">
                <w:rPr>
                  <w:i w:val="0"/>
                  <w:color w:val="1F4E79" w:themeColor="accent1" w:themeShade="80"/>
                </w:rPr>
                <w:t>Laurel Buleza</w:t>
              </w:r>
            </w:ins>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370F1CB5" w14:textId="77777777" w:rsidR="00F34AA1" w:rsidRPr="00567460" w:rsidRDefault="00F34AA1">
            <w:pPr>
              <w:pStyle w:val="Caption"/>
              <w:spacing w:after="0"/>
              <w:cnfStyle w:val="000000100000" w:firstRow="0" w:lastRow="0" w:firstColumn="0" w:lastColumn="0" w:oddVBand="0" w:evenVBand="0" w:oddHBand="1" w:evenHBand="0" w:firstRowFirstColumn="0" w:firstRowLastColumn="0" w:lastRowFirstColumn="0" w:lastRowLastColumn="0"/>
              <w:rPr>
                <w:b/>
                <w:i w:val="0"/>
                <w:color w:val="1F4E79" w:themeColor="accent1" w:themeShade="80"/>
              </w:rPr>
            </w:pPr>
            <w:r>
              <w:rPr>
                <w:b/>
                <w:i w:val="0"/>
                <w:color w:val="1F4E79" w:themeColor="accent1" w:themeShade="80"/>
              </w:rPr>
              <w:t xml:space="preserve">Support Contractor </w:t>
            </w:r>
          </w:p>
        </w:tc>
        <w:tc>
          <w:tcPr>
            <w:tcW w:w="3330" w:type="dxa"/>
            <w:tcBorders>
              <w:top w:val="single" w:sz="4" w:space="0" w:color="auto"/>
              <w:left w:val="single" w:sz="4" w:space="0" w:color="auto"/>
              <w:bottom w:val="single" w:sz="4" w:space="0" w:color="auto"/>
              <w:right w:val="single" w:sz="4" w:space="0" w:color="auto"/>
            </w:tcBorders>
            <w:shd w:val="clear" w:color="auto" w:fill="auto"/>
            <w:vAlign w:val="center"/>
          </w:tcPr>
          <w:p w14:paraId="2C08C256" w14:textId="2A20AF89" w:rsidR="00F34AA1" w:rsidRPr="00567460" w:rsidRDefault="00F34AA1" w:rsidP="00F34AA1">
            <w:pPr>
              <w:cnfStyle w:val="000000100000" w:firstRow="0" w:lastRow="0" w:firstColumn="0" w:lastColumn="0" w:oddVBand="0" w:evenVBand="0" w:oddHBand="1" w:evenHBand="0" w:firstRowFirstColumn="0" w:firstRowLastColumn="0" w:lastRowFirstColumn="0" w:lastRowLastColumn="0"/>
              <w:rPr>
                <w:b/>
                <w:color w:val="525252" w:themeColor="accent3" w:themeShade="80"/>
              </w:rPr>
            </w:pPr>
            <w:del w:id="32" w:author="Buleza, Laurel (CTR)" w:date="2017-04-24T13:11:00Z">
              <w:r w:rsidRPr="00567460" w:rsidDel="00FC3F0C">
                <w:rPr>
                  <w:b/>
                  <w:color w:val="525252" w:themeColor="accent3" w:themeShade="80"/>
                  <w:sz w:val="18"/>
                  <w:szCs w:val="18"/>
                </w:rPr>
                <w:delText>Russell.Madison</w:delText>
              </w:r>
            </w:del>
            <w:ins w:id="33" w:author="Buleza, Laurel (CTR)" w:date="2017-04-24T13:11:00Z">
              <w:r w:rsidR="00FC3F0C">
                <w:rPr>
                  <w:b/>
                  <w:color w:val="525252" w:themeColor="accent3" w:themeShade="80"/>
                  <w:sz w:val="18"/>
                  <w:szCs w:val="18"/>
                </w:rPr>
                <w:t>Laurel.Buleza</w:t>
              </w:r>
            </w:ins>
            <w:r w:rsidRPr="00567460">
              <w:rPr>
                <w:b/>
                <w:color w:val="525252" w:themeColor="accent3" w:themeShade="80"/>
                <w:sz w:val="18"/>
                <w:szCs w:val="18"/>
              </w:rPr>
              <w:t>@associates.hq.dhs.gov</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097E8140" w14:textId="60FEF580" w:rsidR="00F34AA1" w:rsidRPr="00567460" w:rsidRDefault="00F34AA1" w:rsidP="00FC3F0C">
            <w:pPr>
              <w:cnfStyle w:val="000000100000" w:firstRow="0" w:lastRow="0" w:firstColumn="0" w:lastColumn="0" w:oddVBand="0" w:evenVBand="0" w:oddHBand="1" w:evenHBand="0" w:firstRowFirstColumn="0" w:firstRowLastColumn="0" w:lastRowFirstColumn="0" w:lastRowLastColumn="0"/>
              <w:rPr>
                <w:b/>
                <w:color w:val="1F4E79" w:themeColor="accent1" w:themeShade="80"/>
              </w:rPr>
            </w:pPr>
            <w:r>
              <w:rPr>
                <w:b/>
                <w:color w:val="1F4E79" w:themeColor="accent1" w:themeShade="80"/>
                <w:sz w:val="18"/>
                <w:szCs w:val="18"/>
              </w:rPr>
              <w:t>202-254-</w:t>
            </w:r>
            <w:del w:id="34" w:author="Buleza, Laurel (CTR)" w:date="2017-04-24T13:11:00Z">
              <w:r w:rsidDel="00FC3F0C">
                <w:rPr>
                  <w:b/>
                  <w:color w:val="1F4E79" w:themeColor="accent1" w:themeShade="80"/>
                  <w:sz w:val="18"/>
                  <w:szCs w:val="18"/>
                </w:rPr>
                <w:delText>8735</w:delText>
              </w:r>
            </w:del>
            <w:ins w:id="35" w:author="Buleza, Laurel (CTR)" w:date="2017-04-24T13:11:00Z">
              <w:r w:rsidR="00FC3F0C">
                <w:rPr>
                  <w:b/>
                  <w:color w:val="1F4E79" w:themeColor="accent1" w:themeShade="80"/>
                  <w:sz w:val="18"/>
                  <w:szCs w:val="18"/>
                </w:rPr>
                <w:t>4837</w:t>
              </w:r>
            </w:ins>
          </w:p>
        </w:tc>
      </w:tr>
    </w:tbl>
    <w:p w14:paraId="690D56E5" w14:textId="061072AA" w:rsidR="00757FD9" w:rsidRPr="00923E13" w:rsidRDefault="00757FD9" w:rsidP="000D0DEE">
      <w:pPr>
        <w:pStyle w:val="Caption"/>
        <w:spacing w:after="0"/>
        <w:jc w:val="center"/>
      </w:pPr>
      <w:r w:rsidRPr="00567460">
        <w:rPr>
          <w:b/>
          <w:i w:val="0"/>
          <w:sz w:val="22"/>
        </w:rPr>
        <w:t xml:space="preserve">Table </w:t>
      </w:r>
      <w:r w:rsidRPr="00567460">
        <w:rPr>
          <w:b/>
          <w:i w:val="0"/>
          <w:sz w:val="22"/>
        </w:rPr>
        <w:fldChar w:fldCharType="begin"/>
      </w:r>
      <w:r w:rsidRPr="00567460">
        <w:rPr>
          <w:b/>
          <w:i w:val="0"/>
          <w:sz w:val="22"/>
        </w:rPr>
        <w:instrText xml:space="preserve"> SEQ Table \* ARABIC </w:instrText>
      </w:r>
      <w:r w:rsidRPr="00567460">
        <w:rPr>
          <w:b/>
          <w:i w:val="0"/>
          <w:sz w:val="22"/>
        </w:rPr>
        <w:fldChar w:fldCharType="separate"/>
      </w:r>
      <w:r w:rsidR="00F46966">
        <w:rPr>
          <w:b/>
          <w:i w:val="0"/>
          <w:noProof/>
          <w:sz w:val="22"/>
        </w:rPr>
        <w:t>2</w:t>
      </w:r>
      <w:r w:rsidRPr="00567460">
        <w:rPr>
          <w:b/>
          <w:i w:val="0"/>
          <w:sz w:val="22"/>
        </w:rPr>
        <w:fldChar w:fldCharType="end"/>
      </w:r>
      <w:r w:rsidRPr="00567460">
        <w:rPr>
          <w:b/>
          <w:i w:val="0"/>
          <w:sz w:val="22"/>
        </w:rPr>
        <w:t xml:space="preserve"> - DHS S&amp;T PMO Contact Information</w:t>
      </w:r>
    </w:p>
    <w:p w14:paraId="05AEA12A" w14:textId="77777777" w:rsidR="00B34C77" w:rsidRDefault="00B34C77">
      <w:pPr>
        <w:rPr>
          <w:rFonts w:asciiTheme="majorHAnsi" w:eastAsiaTheme="majorEastAsia" w:hAnsiTheme="majorHAnsi" w:cstheme="majorBidi"/>
          <w:color w:val="2E74B5" w:themeColor="accent1" w:themeShade="BF"/>
          <w:sz w:val="24"/>
          <w:szCs w:val="24"/>
        </w:rPr>
      </w:pPr>
      <w:r>
        <w:lastRenderedPageBreak/>
        <w:br w:type="page"/>
      </w:r>
    </w:p>
    <w:p w14:paraId="3C192A7A" w14:textId="3348AA00" w:rsidR="00C969AD" w:rsidRDefault="00CE37E7" w:rsidP="00C969AD">
      <w:pPr>
        <w:pStyle w:val="Heading3"/>
      </w:pPr>
      <w:bookmarkStart w:id="36" w:name="_Toc467154465"/>
      <w:r>
        <w:lastRenderedPageBreak/>
        <w:t>Functions of DHS S&amp;T PMO</w:t>
      </w:r>
      <w:bookmarkEnd w:id="36"/>
    </w:p>
    <w:p w14:paraId="3686B015" w14:textId="6427F204" w:rsidR="00797D60" w:rsidRDefault="00D50D0B" w:rsidP="00B507D5">
      <w:r w:rsidRPr="0030727C">
        <w:t xml:space="preserve">The responsibilities </w:t>
      </w:r>
      <w:r w:rsidR="00403126">
        <w:t xml:space="preserve">of </w:t>
      </w:r>
      <w:r w:rsidRPr="0030727C">
        <w:t xml:space="preserve">the </w:t>
      </w:r>
      <w:r>
        <w:t xml:space="preserve">DHS S&amp;T PMO differ in function and </w:t>
      </w:r>
      <w:r w:rsidRPr="0030727C">
        <w:t xml:space="preserve">purpose </w:t>
      </w:r>
      <w:r>
        <w:t>from</w:t>
      </w:r>
      <w:r w:rsidRPr="0030727C">
        <w:t xml:space="preserve"> those of the </w:t>
      </w:r>
      <w:r w:rsidR="00B676AA">
        <w:t>Cyber Apex Consortium</w:t>
      </w:r>
      <w:r>
        <w:t xml:space="preserve"> </w:t>
      </w:r>
      <w:r w:rsidR="00B676AA">
        <w:t>c</w:t>
      </w:r>
      <w:r>
        <w:t>ontractor</w:t>
      </w:r>
      <w:r w:rsidR="00403126">
        <w:t xml:space="preserve">.  Although many activities and tasks will be transferred to the </w:t>
      </w:r>
      <w:r w:rsidR="00B676AA">
        <w:t>Cyber Apex Consortium</w:t>
      </w:r>
      <w:r w:rsidR="00403126">
        <w:t xml:space="preserve"> </w:t>
      </w:r>
      <w:r w:rsidR="00F34AA1">
        <w:t>c</w:t>
      </w:r>
      <w:r w:rsidR="00403126">
        <w:t>ontractor</w:t>
      </w:r>
      <w:r w:rsidR="00D94A54">
        <w:t xml:space="preserve"> for execution</w:t>
      </w:r>
      <w:r w:rsidR="00403126">
        <w:t>, the DHS S&amp;T PMO</w:t>
      </w:r>
      <w:r>
        <w:t xml:space="preserve"> </w:t>
      </w:r>
      <w:r w:rsidR="00403126">
        <w:t xml:space="preserve">will </w:t>
      </w:r>
      <w:r w:rsidRPr="0030727C">
        <w:t>administ</w:t>
      </w:r>
      <w:r w:rsidR="00403126">
        <w:t xml:space="preserve">er, oversee, and manage the </w:t>
      </w:r>
      <w:r>
        <w:t>NGCI Apex</w:t>
      </w:r>
      <w:r w:rsidRPr="0030727C">
        <w:t xml:space="preserve"> pro</w:t>
      </w:r>
      <w:r>
        <w:t>gram</w:t>
      </w:r>
      <w:r w:rsidR="00D94A54">
        <w:t xml:space="preserve">, including the </w:t>
      </w:r>
      <w:r w:rsidR="00B676AA">
        <w:t>Cyber Apex Consortium</w:t>
      </w:r>
      <w:r w:rsidR="00D94A54">
        <w:t xml:space="preserve"> </w:t>
      </w:r>
      <w:r w:rsidR="00F34AA1">
        <w:t>contractor</w:t>
      </w:r>
      <w:r w:rsidRPr="0030727C">
        <w:t>.</w:t>
      </w:r>
      <w:r>
        <w:t xml:space="preserve">  </w:t>
      </w:r>
      <w:r w:rsidR="00D94A54">
        <w:t xml:space="preserve">The </w:t>
      </w:r>
      <w:r w:rsidR="00F34AA1">
        <w:t xml:space="preserve">DHS S&amp;T </w:t>
      </w:r>
      <w:r w:rsidR="00D94A54">
        <w:t xml:space="preserve">PMO will make go/no-go decisions at specific points in the program lifecycle.  </w:t>
      </w:r>
      <w:r>
        <w:t>See Figure</w:t>
      </w:r>
      <w:r w:rsidR="00D94A54">
        <w:t>s</w:t>
      </w:r>
      <w:r>
        <w:t xml:space="preserve"> 6 </w:t>
      </w:r>
      <w:r w:rsidR="00D94A54">
        <w:t>and 10</w:t>
      </w:r>
      <w:r w:rsidR="00DA138F">
        <w:t xml:space="preserve"> for specific DHS S&amp;T PMO responsibilities</w:t>
      </w:r>
      <w:r>
        <w:t xml:space="preserve">. </w:t>
      </w:r>
      <w:r w:rsidR="00B32394">
        <w:t>The DHS S&amp;T PMO will:</w:t>
      </w:r>
    </w:p>
    <w:p w14:paraId="45B7C298" w14:textId="05194A82" w:rsidR="00505EA2" w:rsidRDefault="00505EA2" w:rsidP="00567460">
      <w:pPr>
        <w:pStyle w:val="ListParagraph"/>
        <w:numPr>
          <w:ilvl w:val="0"/>
          <w:numId w:val="16"/>
        </w:numPr>
      </w:pPr>
      <w:r>
        <w:t>Monitor/track program milestones and deliverables</w:t>
      </w:r>
    </w:p>
    <w:p w14:paraId="4EAAB3AE" w14:textId="0E0E8FF4" w:rsidR="00CE37E7" w:rsidRDefault="00CE37E7" w:rsidP="00567460">
      <w:pPr>
        <w:pStyle w:val="ListParagraph"/>
        <w:numPr>
          <w:ilvl w:val="0"/>
          <w:numId w:val="14"/>
        </w:numPr>
      </w:pPr>
      <w:r>
        <w:t>Approve/d</w:t>
      </w:r>
      <w:r w:rsidR="008A5F46">
        <w:t>isapprove</w:t>
      </w:r>
      <w:r>
        <w:t xml:space="preserve"> </w:t>
      </w:r>
      <w:r w:rsidR="007455A5">
        <w:t>solicitation</w:t>
      </w:r>
      <w:r w:rsidR="00CC4934">
        <w:t>s</w:t>
      </w:r>
      <w:r w:rsidR="008A5F46">
        <w:t xml:space="preserve"> for each </w:t>
      </w:r>
      <w:r w:rsidR="00BA4A85">
        <w:t>technology area/</w:t>
      </w:r>
      <w:r w:rsidR="008A2994">
        <w:t>project</w:t>
      </w:r>
      <w:r w:rsidR="008A5F46">
        <w:t xml:space="preserve"> </w:t>
      </w:r>
      <w:r w:rsidR="008A2994">
        <w:t>effort</w:t>
      </w:r>
    </w:p>
    <w:p w14:paraId="4C64880D" w14:textId="755CA0A9" w:rsidR="008A5F46" w:rsidRDefault="008A5F46" w:rsidP="00567460">
      <w:pPr>
        <w:pStyle w:val="ListParagraph"/>
        <w:numPr>
          <w:ilvl w:val="0"/>
          <w:numId w:val="14"/>
        </w:numPr>
      </w:pPr>
      <w:r>
        <w:t xml:space="preserve">Determine type of testing to </w:t>
      </w:r>
      <w:r w:rsidR="00D94A54">
        <w:t xml:space="preserve">be </w:t>
      </w:r>
      <w:r>
        <w:t>conduct</w:t>
      </w:r>
      <w:r w:rsidR="00D94A54">
        <w:t>ed</w:t>
      </w:r>
      <w:r>
        <w:t xml:space="preserve"> (representational, operational)</w:t>
      </w:r>
    </w:p>
    <w:p w14:paraId="32616E0D" w14:textId="1E71ABA6" w:rsidR="008A5F46" w:rsidRDefault="00CC4934" w:rsidP="00567460">
      <w:pPr>
        <w:pStyle w:val="ListParagraph"/>
        <w:numPr>
          <w:ilvl w:val="0"/>
          <w:numId w:val="14"/>
        </w:numPr>
      </w:pPr>
      <w:r>
        <w:t>Assist with the i</w:t>
      </w:r>
      <w:r w:rsidR="008A5F46">
        <w:t>dentif</w:t>
      </w:r>
      <w:r>
        <w:t>ication</w:t>
      </w:r>
      <w:r w:rsidR="008A5F46">
        <w:t xml:space="preserve"> </w:t>
      </w:r>
      <w:r>
        <w:t xml:space="preserve">of </w:t>
      </w:r>
      <w:r w:rsidR="008A5F46">
        <w:t>end-users</w:t>
      </w:r>
    </w:p>
    <w:p w14:paraId="3356304D" w14:textId="1FB9AD35" w:rsidR="008A5F46" w:rsidRDefault="008A5F46" w:rsidP="00567460">
      <w:pPr>
        <w:pStyle w:val="ListParagraph"/>
        <w:numPr>
          <w:ilvl w:val="0"/>
          <w:numId w:val="14"/>
        </w:numPr>
      </w:pPr>
      <w:r>
        <w:t xml:space="preserve">Approve </w:t>
      </w:r>
      <w:r w:rsidR="00BA4A85">
        <w:t>technology area</w:t>
      </w:r>
      <w:r w:rsidR="008A2994">
        <w:t>s</w:t>
      </w:r>
      <w:r w:rsidR="00BA4A85">
        <w:t xml:space="preserve"> and</w:t>
      </w:r>
      <w:r w:rsidR="008A2994">
        <w:t xml:space="preserve"> project efforts</w:t>
      </w:r>
    </w:p>
    <w:p w14:paraId="4254BA31" w14:textId="3AA78615" w:rsidR="008A5F46" w:rsidRDefault="008A5F46" w:rsidP="00567460">
      <w:pPr>
        <w:pStyle w:val="ListParagraph"/>
        <w:numPr>
          <w:ilvl w:val="0"/>
          <w:numId w:val="14"/>
        </w:numPr>
      </w:pPr>
      <w:r>
        <w:t>Review all testing &amp; evaluation results</w:t>
      </w:r>
    </w:p>
    <w:p w14:paraId="2775616A" w14:textId="7F9D23B4" w:rsidR="00590297" w:rsidRDefault="008A5F46" w:rsidP="00567460">
      <w:pPr>
        <w:pStyle w:val="ListParagraph"/>
        <w:numPr>
          <w:ilvl w:val="0"/>
          <w:numId w:val="14"/>
        </w:numPr>
      </w:pPr>
      <w:r>
        <w:t>Authorize advancement to next stage/phase</w:t>
      </w:r>
      <w:r w:rsidR="00590297" w:rsidRPr="00590297">
        <w:t xml:space="preserve"> </w:t>
      </w:r>
      <w:r w:rsidR="00BA4A85">
        <w:t>(Go/No go)</w:t>
      </w:r>
    </w:p>
    <w:p w14:paraId="237AD76F" w14:textId="09217EC5" w:rsidR="008A5F46" w:rsidRDefault="00590297" w:rsidP="00590297">
      <w:r>
        <w:t>In addition, the</w:t>
      </w:r>
      <w:r w:rsidR="00CC4934">
        <w:t xml:space="preserve"> </w:t>
      </w:r>
      <w:r>
        <w:t>DHS S&amp;T PMO will maintain the Program M</w:t>
      </w:r>
      <w:r w:rsidRPr="005F47A7">
        <w:t>anagem</w:t>
      </w:r>
      <w:r>
        <w:t>ent Plan (PMP), administer the Risk Management P</w:t>
      </w:r>
      <w:r w:rsidRPr="005F47A7">
        <w:t>lan (RMP)</w:t>
      </w:r>
      <w:r>
        <w:t xml:space="preserve"> and maintain a </w:t>
      </w:r>
      <w:r w:rsidR="00DA138F">
        <w:t xml:space="preserve">separate risk register for </w:t>
      </w:r>
      <w:r w:rsidR="00CC4934">
        <w:t xml:space="preserve">specific </w:t>
      </w:r>
      <w:r w:rsidR="00B32394">
        <w:t xml:space="preserve">DHS S&amp;T </w:t>
      </w:r>
      <w:r w:rsidR="00B676AA">
        <w:t>PMO and Cyber Apex Consortium</w:t>
      </w:r>
      <w:r w:rsidR="00DA138F">
        <w:t xml:space="preserve"> </w:t>
      </w:r>
      <w:r w:rsidR="00B32394">
        <w:t>c</w:t>
      </w:r>
      <w:r w:rsidR="00DA138F">
        <w:t>ontractor risks</w:t>
      </w:r>
      <w:r>
        <w:t xml:space="preserve">. </w:t>
      </w:r>
      <w:r w:rsidR="00DA138F">
        <w:t xml:space="preserve"> The DHS S&amp;T </w:t>
      </w:r>
      <w:r w:rsidRPr="005F47A7">
        <w:t xml:space="preserve">PMO </w:t>
      </w:r>
      <w:r w:rsidR="00DA138F">
        <w:t>will also</w:t>
      </w:r>
      <w:r w:rsidRPr="005F47A7">
        <w:t xml:space="preserve"> organiz</w:t>
      </w:r>
      <w:r w:rsidR="00DA138F">
        <w:t>e</w:t>
      </w:r>
      <w:r w:rsidRPr="005F47A7">
        <w:t xml:space="preserve"> and </w:t>
      </w:r>
      <w:r w:rsidR="00DA138F">
        <w:t xml:space="preserve">chair </w:t>
      </w:r>
      <w:r>
        <w:t>regular</w:t>
      </w:r>
      <w:r w:rsidR="00DA138F">
        <w:t xml:space="preserve">ly scheduled </w:t>
      </w:r>
      <w:r>
        <w:t xml:space="preserve">CART meetings. </w:t>
      </w:r>
      <w:r w:rsidR="000F7082">
        <w:t>The SVIP Cyber Apex awards will be monitor</w:t>
      </w:r>
      <w:r w:rsidR="0080799B">
        <w:t>ed</w:t>
      </w:r>
      <w:r w:rsidR="000F7082">
        <w:t xml:space="preserve"> by the DHS S&amp;T PMO</w:t>
      </w:r>
      <w:r w:rsidR="0080799B">
        <w:t xml:space="preserve">. </w:t>
      </w:r>
      <w:r w:rsidR="000F7082">
        <w:t xml:space="preserve"> </w:t>
      </w:r>
    </w:p>
    <w:p w14:paraId="70639D52" w14:textId="77777777" w:rsidR="00F92FF8" w:rsidRDefault="00F92FF8" w:rsidP="00590297"/>
    <w:p w14:paraId="481D10EF" w14:textId="252804C9" w:rsidR="00F92FF8" w:rsidRDefault="00F92FF8" w:rsidP="000D0DEE">
      <w:pPr>
        <w:spacing w:after="0"/>
        <w:ind w:left="450" w:hanging="450"/>
        <w:jc w:val="center"/>
      </w:pPr>
      <w:r>
        <w:rPr>
          <w:b/>
          <w:noProof/>
        </w:rPr>
        <w:lastRenderedPageBreak/>
        <w:drawing>
          <wp:inline distT="0" distB="0" distL="0" distR="0" wp14:anchorId="7FA505CE" wp14:editId="24A8A5B9">
            <wp:extent cx="3872091" cy="279489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MO &amp; OTA contractor functions.PNG"/>
                    <pic:cNvPicPr/>
                  </pic:nvPicPr>
                  <pic:blipFill>
                    <a:blip r:embed="rId21">
                      <a:extLst>
                        <a:ext uri="{28A0092B-C50C-407E-A947-70E740481C1C}">
                          <a14:useLocalDpi xmlns:a14="http://schemas.microsoft.com/office/drawing/2010/main" val="0"/>
                        </a:ext>
                      </a:extLst>
                    </a:blip>
                    <a:stretch>
                      <a:fillRect/>
                    </a:stretch>
                  </pic:blipFill>
                  <pic:spPr>
                    <a:xfrm>
                      <a:off x="0" y="0"/>
                      <a:ext cx="3888235" cy="2806546"/>
                    </a:xfrm>
                    <a:prstGeom prst="rect">
                      <a:avLst/>
                    </a:prstGeom>
                  </pic:spPr>
                </pic:pic>
              </a:graphicData>
            </a:graphic>
          </wp:inline>
        </w:drawing>
      </w:r>
    </w:p>
    <w:p w14:paraId="3E30C789" w14:textId="7C372946" w:rsidR="00F92FF8" w:rsidRDefault="00F92FF8" w:rsidP="000D0DEE">
      <w:pPr>
        <w:pStyle w:val="Caption"/>
        <w:spacing w:after="0"/>
        <w:jc w:val="center"/>
        <w:rPr>
          <w:b/>
          <w:i w:val="0"/>
          <w:sz w:val="22"/>
        </w:rPr>
      </w:pPr>
      <w:r w:rsidRPr="0030727C">
        <w:rPr>
          <w:b/>
          <w:i w:val="0"/>
          <w:sz w:val="22"/>
        </w:rPr>
        <w:t xml:space="preserve">Figure </w:t>
      </w:r>
      <w:r>
        <w:rPr>
          <w:b/>
          <w:i w:val="0"/>
          <w:sz w:val="22"/>
        </w:rPr>
        <w:t xml:space="preserve">6 - </w:t>
      </w:r>
      <w:r w:rsidRPr="0030727C">
        <w:rPr>
          <w:b/>
          <w:i w:val="0"/>
          <w:sz w:val="22"/>
        </w:rPr>
        <w:t>PMO Functions</w:t>
      </w:r>
    </w:p>
    <w:p w14:paraId="4DCCB643" w14:textId="77777777" w:rsidR="00F92FF8" w:rsidRDefault="00F92FF8" w:rsidP="00590297"/>
    <w:p w14:paraId="757525CF" w14:textId="6E54736B" w:rsidR="008A5F46" w:rsidRDefault="00B676AA" w:rsidP="008A5F46">
      <w:pPr>
        <w:pStyle w:val="Heading3"/>
      </w:pPr>
      <w:bookmarkStart w:id="37" w:name="_Toc467154466"/>
      <w:r>
        <w:t>Functions of Cyber Apex Consortium</w:t>
      </w:r>
      <w:r w:rsidR="008A5F46">
        <w:t xml:space="preserve"> Contractor</w:t>
      </w:r>
      <w:bookmarkEnd w:id="37"/>
    </w:p>
    <w:p w14:paraId="7F14D4A8" w14:textId="538BEC4F" w:rsidR="0066438C" w:rsidRDefault="00B676AA" w:rsidP="00D50D0B">
      <w:r>
        <w:t>The Cyber Apex Consortium</w:t>
      </w:r>
      <w:r w:rsidR="00D50D0B">
        <w:t xml:space="preserve"> </w:t>
      </w:r>
      <w:r w:rsidR="00B32394">
        <w:t>c</w:t>
      </w:r>
      <w:r w:rsidR="00D50D0B">
        <w:t>ontractor will oversee the development, integration, testing and evaluation, of selected</w:t>
      </w:r>
      <w:r w:rsidR="00CC4934">
        <w:t xml:space="preserve"> prototype </w:t>
      </w:r>
      <w:r w:rsidR="00D50D0B">
        <w:t>technologies.  Deliverable</w:t>
      </w:r>
      <w:r w:rsidR="00B32394">
        <w:t>s</w:t>
      </w:r>
      <w:r w:rsidR="00D50D0B">
        <w:t xml:space="preserve"> will include items</w:t>
      </w:r>
      <w:r w:rsidR="00CC4934">
        <w:t xml:space="preserve"> such as</w:t>
      </w:r>
      <w:r w:rsidR="00B32394">
        <w:t xml:space="preserve">: </w:t>
      </w:r>
      <w:r w:rsidR="00D50D0B">
        <w:t>needs analysis findings,</w:t>
      </w:r>
      <w:r w:rsidR="00C75B32">
        <w:t xml:space="preserve"> </w:t>
      </w:r>
      <w:r w:rsidR="00CC4934">
        <w:t>A</w:t>
      </w:r>
      <w:r w:rsidR="00C75B32">
        <w:t xml:space="preserve">pplied </w:t>
      </w:r>
      <w:r w:rsidR="00CC4934">
        <w:t>R</w:t>
      </w:r>
      <w:r w:rsidR="00C75B32">
        <w:t xml:space="preserve">esearch </w:t>
      </w:r>
      <w:r w:rsidR="00CC4934">
        <w:t>R</w:t>
      </w:r>
      <w:r w:rsidR="00C75B32">
        <w:t>eport,</w:t>
      </w:r>
      <w:r w:rsidR="00D50D0B">
        <w:t xml:space="preserve"> monthly program plans, financial status reports, communications plans, solicitations/proposals, final reports, </w:t>
      </w:r>
      <w:r w:rsidR="00CC4934">
        <w:t>r</w:t>
      </w:r>
      <w:r w:rsidR="00D50D0B">
        <w:t xml:space="preserve">ecommendation packages, etc.  </w:t>
      </w:r>
    </w:p>
    <w:p w14:paraId="5C44D6E8" w14:textId="34D84A37" w:rsidR="0066438C" w:rsidRDefault="00B676AA" w:rsidP="00D50D0B">
      <w:r>
        <w:t>The Cyber Apex Consortium</w:t>
      </w:r>
      <w:r w:rsidR="00B32394">
        <w:t xml:space="preserve"> contractor will focus on individual technology areas as directed by the CART (illustrated below):</w:t>
      </w:r>
    </w:p>
    <w:p w14:paraId="5AA767CD" w14:textId="4A246195" w:rsidR="00336E10" w:rsidRPr="00B34C77" w:rsidRDefault="00B34C77" w:rsidP="00D50D0B">
      <w:pPr>
        <w:rPr>
          <w:b/>
          <w:u w:val="single"/>
        </w:rPr>
      </w:pPr>
      <w:r>
        <w:rPr>
          <w:noProof/>
        </w:rPr>
        <w:lastRenderedPageBreak/>
        <mc:AlternateContent>
          <mc:Choice Requires="wpg">
            <w:drawing>
              <wp:anchor distT="0" distB="0" distL="114300" distR="114300" simplePos="0" relativeHeight="251671040" behindDoc="0" locked="0" layoutInCell="1" allowOverlap="1" wp14:anchorId="17AD02CE" wp14:editId="1C17F9DC">
                <wp:simplePos x="0" y="0"/>
                <wp:positionH relativeFrom="column">
                  <wp:posOffset>47625</wp:posOffset>
                </wp:positionH>
                <wp:positionV relativeFrom="paragraph">
                  <wp:posOffset>245110</wp:posOffset>
                </wp:positionV>
                <wp:extent cx="6014720" cy="2487295"/>
                <wp:effectExtent l="0" t="19050" r="24130" b="46355"/>
                <wp:wrapSquare wrapText="bothSides"/>
                <wp:docPr id="22" name="Group 22"/>
                <wp:cNvGraphicFramePr/>
                <a:graphic xmlns:a="http://schemas.openxmlformats.org/drawingml/2006/main">
                  <a:graphicData uri="http://schemas.microsoft.com/office/word/2010/wordprocessingGroup">
                    <wpg:wgp>
                      <wpg:cNvGrpSpPr/>
                      <wpg:grpSpPr>
                        <a:xfrm>
                          <a:off x="0" y="0"/>
                          <a:ext cx="6014720" cy="2487295"/>
                          <a:chOff x="0" y="0"/>
                          <a:chExt cx="6014852" cy="2487880"/>
                        </a:xfrm>
                      </wpg:grpSpPr>
                      <wps:wsp>
                        <wps:cNvPr id="27" name="Right Arrow 27"/>
                        <wps:cNvSpPr/>
                        <wps:spPr>
                          <a:xfrm>
                            <a:off x="0" y="0"/>
                            <a:ext cx="3710050" cy="2487880"/>
                          </a:xfrm>
                          <a:prstGeom prst="rightArrow">
                            <a:avLst/>
                          </a:prstGeom>
                          <a:solidFill>
                            <a:srgbClr val="CCECFF"/>
                          </a:solidFill>
                          <a:ln>
                            <a:solidFill>
                              <a:schemeClr val="accent5"/>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4EFF0054" w14:textId="77777777" w:rsidR="00FC3F0C" w:rsidRPr="00567460" w:rsidRDefault="00FC3F0C" w:rsidP="006B7BE3">
                              <w:pPr>
                                <w:pStyle w:val="ListParagraph"/>
                                <w:numPr>
                                  <w:ilvl w:val="0"/>
                                  <w:numId w:val="8"/>
                                </w:numPr>
                                <w:spacing w:after="0" w:line="240" w:lineRule="auto"/>
                                <w:rPr>
                                  <w:b/>
                                  <w:color w:val="0D0D0D" w:themeColor="text1" w:themeTint="F2"/>
                                  <w:sz w:val="20"/>
                                  <w:szCs w:val="20"/>
                                  <w14:textOutline w14:w="9525" w14:cap="rnd" w14:cmpd="sng" w14:algn="ctr">
                                    <w14:noFill/>
                                    <w14:prstDash w14:val="solid"/>
                                    <w14:bevel/>
                                  </w14:textOutline>
                                </w:rPr>
                              </w:pPr>
                              <w:r w:rsidRPr="00567460">
                                <w:rPr>
                                  <w:b/>
                                  <w:color w:val="0D0D0D" w:themeColor="text1" w:themeTint="F2"/>
                                  <w:sz w:val="20"/>
                                  <w:szCs w:val="20"/>
                                  <w14:textOutline w14:w="9525" w14:cap="rnd" w14:cmpd="sng" w14:algn="ctr">
                                    <w14:noFill/>
                                    <w14:prstDash w14:val="solid"/>
                                    <w14:bevel/>
                                  </w14:textOutline>
                                </w:rPr>
                                <w:t>Requirements gathering (in collaboration with the CART)</w:t>
                              </w:r>
                            </w:p>
                            <w:p w14:paraId="27BC6E42" w14:textId="77777777" w:rsidR="00FC3F0C" w:rsidRPr="00567460" w:rsidRDefault="00FC3F0C" w:rsidP="006B7BE3">
                              <w:pPr>
                                <w:pStyle w:val="ListParagraph"/>
                                <w:numPr>
                                  <w:ilvl w:val="0"/>
                                  <w:numId w:val="8"/>
                                </w:numPr>
                                <w:spacing w:after="0" w:line="240" w:lineRule="auto"/>
                                <w:rPr>
                                  <w:b/>
                                  <w:color w:val="0D0D0D" w:themeColor="text1" w:themeTint="F2"/>
                                  <w:sz w:val="20"/>
                                  <w:szCs w:val="20"/>
                                  <w14:textOutline w14:w="9525" w14:cap="rnd" w14:cmpd="sng" w14:algn="ctr">
                                    <w14:noFill/>
                                    <w14:prstDash w14:val="solid"/>
                                    <w14:bevel/>
                                  </w14:textOutline>
                                </w:rPr>
                              </w:pPr>
                              <w:r w:rsidRPr="00567460">
                                <w:rPr>
                                  <w:b/>
                                  <w:color w:val="0D0D0D" w:themeColor="text1" w:themeTint="F2"/>
                                  <w:sz w:val="20"/>
                                  <w:szCs w:val="20"/>
                                  <w14:textOutline w14:w="9525" w14:cap="rnd" w14:cmpd="sng" w14:algn="ctr">
                                    <w14:noFill/>
                                    <w14:prstDash w14:val="solid"/>
                                    <w14:bevel/>
                                  </w14:textOutline>
                                </w:rPr>
                                <w:t xml:space="preserve">Technology foraging </w:t>
                              </w:r>
                            </w:p>
                            <w:p w14:paraId="02DEA85B" w14:textId="77777777" w:rsidR="00FC3F0C" w:rsidRDefault="00FC3F0C" w:rsidP="006B7BE3">
                              <w:pPr>
                                <w:pStyle w:val="ListParagraph"/>
                                <w:numPr>
                                  <w:ilvl w:val="0"/>
                                  <w:numId w:val="8"/>
                                </w:numPr>
                                <w:spacing w:after="0" w:line="240" w:lineRule="auto"/>
                                <w:rPr>
                                  <w:b/>
                                  <w:color w:val="0D0D0D" w:themeColor="text1" w:themeTint="F2"/>
                                  <w:sz w:val="20"/>
                                  <w:szCs w:val="20"/>
                                  <w14:textOutline w14:w="9525" w14:cap="rnd" w14:cmpd="sng" w14:algn="ctr">
                                    <w14:noFill/>
                                    <w14:prstDash w14:val="solid"/>
                                    <w14:bevel/>
                                  </w14:textOutline>
                                </w:rPr>
                              </w:pPr>
                              <w:r w:rsidRPr="00567460">
                                <w:rPr>
                                  <w:b/>
                                  <w:color w:val="0D0D0D" w:themeColor="text1" w:themeTint="F2"/>
                                  <w:sz w:val="20"/>
                                  <w:szCs w:val="20"/>
                                  <w14:textOutline w14:w="9525" w14:cap="rnd" w14:cmpd="sng" w14:algn="ctr">
                                    <w14:noFill/>
                                    <w14:prstDash w14:val="solid"/>
                                    <w14:bevel/>
                                  </w14:textOutline>
                                </w:rPr>
                                <w:t>Metrics development</w:t>
                              </w:r>
                            </w:p>
                            <w:p w14:paraId="7E589408" w14:textId="5102CA71" w:rsidR="00FC3F0C" w:rsidRDefault="00FC3F0C" w:rsidP="006B7BE3">
                              <w:pPr>
                                <w:pStyle w:val="ListParagraph"/>
                                <w:numPr>
                                  <w:ilvl w:val="0"/>
                                  <w:numId w:val="8"/>
                                </w:numPr>
                                <w:spacing w:after="0" w:line="240" w:lineRule="auto"/>
                                <w:rPr>
                                  <w:b/>
                                  <w:color w:val="0D0D0D" w:themeColor="text1" w:themeTint="F2"/>
                                  <w:sz w:val="20"/>
                                  <w:szCs w:val="20"/>
                                  <w14:textOutline w14:w="9525" w14:cap="rnd" w14:cmpd="sng" w14:algn="ctr">
                                    <w14:noFill/>
                                    <w14:prstDash w14:val="solid"/>
                                    <w14:bevel/>
                                  </w14:textOutline>
                                </w:rPr>
                              </w:pPr>
                              <w:r>
                                <w:rPr>
                                  <w:b/>
                                  <w:color w:val="0D0D0D" w:themeColor="text1" w:themeTint="F2"/>
                                  <w:sz w:val="20"/>
                                  <w:szCs w:val="20"/>
                                  <w14:textOutline w14:w="9525" w14:cap="rnd" w14:cmpd="sng" w14:algn="ctr">
                                    <w14:noFill/>
                                    <w14:prstDash w14:val="solid"/>
                                    <w14:bevel/>
                                  </w14:textOutline>
                                </w:rPr>
                                <w:t>Development and Testing Identification doc.</w:t>
                              </w:r>
                            </w:p>
                            <w:p w14:paraId="021E58DA" w14:textId="1CED981C" w:rsidR="00FC3F0C" w:rsidRDefault="00FC3F0C" w:rsidP="006B7BE3">
                              <w:pPr>
                                <w:pStyle w:val="ListParagraph"/>
                                <w:numPr>
                                  <w:ilvl w:val="0"/>
                                  <w:numId w:val="8"/>
                                </w:numPr>
                                <w:spacing w:after="0" w:line="240" w:lineRule="auto"/>
                                <w:rPr>
                                  <w:b/>
                                  <w:color w:val="0D0D0D" w:themeColor="text1" w:themeTint="F2"/>
                                  <w:sz w:val="20"/>
                                  <w:szCs w:val="20"/>
                                  <w14:textOutline w14:w="9525" w14:cap="rnd" w14:cmpd="sng" w14:algn="ctr">
                                    <w14:noFill/>
                                    <w14:prstDash w14:val="solid"/>
                                    <w14:bevel/>
                                  </w14:textOutline>
                                </w:rPr>
                              </w:pPr>
                              <w:r>
                                <w:rPr>
                                  <w:b/>
                                  <w:color w:val="0D0D0D" w:themeColor="text1" w:themeTint="F2"/>
                                  <w:sz w:val="20"/>
                                  <w:szCs w:val="20"/>
                                  <w14:textOutline w14:w="9525" w14:cap="rnd" w14:cmpd="sng" w14:algn="ctr">
                                    <w14:noFill/>
                                    <w14:prstDash w14:val="solid"/>
                                    <w14:bevel/>
                                  </w14:textOutline>
                                </w:rPr>
                                <w:t>Request for Proposals (solicitations)</w:t>
                              </w:r>
                            </w:p>
                            <w:p w14:paraId="460D112C" w14:textId="4DC9874F" w:rsidR="00FC3F0C" w:rsidRDefault="00FC3F0C" w:rsidP="006B7BE3">
                              <w:pPr>
                                <w:pStyle w:val="ListParagraph"/>
                                <w:numPr>
                                  <w:ilvl w:val="0"/>
                                  <w:numId w:val="8"/>
                                </w:numPr>
                                <w:spacing w:after="0" w:line="240" w:lineRule="auto"/>
                                <w:rPr>
                                  <w:b/>
                                  <w:color w:val="0D0D0D" w:themeColor="text1" w:themeTint="F2"/>
                                  <w:sz w:val="20"/>
                                  <w:szCs w:val="20"/>
                                  <w14:textOutline w14:w="9525" w14:cap="rnd" w14:cmpd="sng" w14:algn="ctr">
                                    <w14:noFill/>
                                    <w14:prstDash w14:val="solid"/>
                                    <w14:bevel/>
                                  </w14:textOutline>
                                </w:rPr>
                              </w:pPr>
                              <w:r>
                                <w:rPr>
                                  <w:b/>
                                  <w:color w:val="0D0D0D" w:themeColor="text1" w:themeTint="F2"/>
                                  <w:sz w:val="20"/>
                                  <w:szCs w:val="20"/>
                                  <w14:textOutline w14:w="9525" w14:cap="rnd" w14:cmpd="sng" w14:algn="ctr">
                                    <w14:noFill/>
                                    <w14:prstDash w14:val="solid"/>
                                    <w14:bevel/>
                                  </w14:textOutline>
                                </w:rPr>
                                <w:t>Findings Reports</w:t>
                              </w:r>
                            </w:p>
                            <w:p w14:paraId="7388DC83" w14:textId="6DBA8E00" w:rsidR="00FC3F0C" w:rsidRPr="00567460" w:rsidRDefault="00FC3F0C" w:rsidP="00567460">
                              <w:pPr>
                                <w:jc w:val="cente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Equal 30"/>
                        <wps:cNvSpPr/>
                        <wps:spPr>
                          <a:xfrm>
                            <a:off x="3933825" y="1133475"/>
                            <a:ext cx="356260" cy="231569"/>
                          </a:xfrm>
                          <a:prstGeom prst="mathEqual">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nip Diagonal Corner Rectangle 31"/>
                        <wps:cNvSpPr/>
                        <wps:spPr>
                          <a:xfrm>
                            <a:off x="4572000" y="790575"/>
                            <a:ext cx="1442852" cy="930256"/>
                          </a:xfrm>
                          <a:prstGeom prst="snip2Diag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54982C99" w14:textId="5733B5ED" w:rsidR="00FC3F0C" w:rsidRPr="00567460" w:rsidRDefault="00FC3F0C" w:rsidP="00567460">
                              <w:pPr>
                                <w:jc w:val="center"/>
                                <w:rPr>
                                  <w:b/>
                                  <w:sz w:val="20"/>
                                  <w:szCs w:val="20"/>
                                </w:rPr>
                              </w:pPr>
                              <w:r>
                                <w:rPr>
                                  <w:b/>
                                  <w:sz w:val="20"/>
                                  <w:szCs w:val="20"/>
                                </w:rPr>
                                <w:t>Applied Research Report / Recommendation 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AD02CE" id="Group 22" o:spid="_x0000_s1027" style="position:absolute;margin-left:3.75pt;margin-top:19.3pt;width:473.6pt;height:195.85pt;z-index:251671040" coordsize="60148,24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7" o:spid="_x0000_s1028" type="#_x0000_t13" style="position:absolute;width:37100;height:24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op4cQA&#10;AADbAAAADwAAAGRycy9kb3ducmV2LnhtbESPQWvCQBSE70L/w/IKvelGS01NXaUUCsaDIbF4fmSf&#10;2dDs25Ddavrv3ULB4zAz3zDr7Wg7caHBt44VzGcJCOLa6ZYbBV/Hz+krCB+QNXaOScEvedhuHiZr&#10;zLS7ckmXKjQiQthnqMCE0GdS+tqQRT9zPXH0zm6wGKIcGqkHvEa47eQiSZbSYstxwWBPH4bq7+rH&#10;KkjK/IzHg1kVp/yl3s9TV4TnnVJPj+P7G4hAY7iH/9s7rWCRwt+X+APk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KKeHEAAAA2wAAAA8AAAAAAAAAAAAAAAAAmAIAAGRycy9k&#10;b3ducmV2LnhtbFBLBQYAAAAABAAEAPUAAACJAwAAAAA=&#10;" adj="14358" fillcolor="#ccecff" strokecolor="#4472c4 [3208]" strokeweight="1pt">
                  <v:stroke dashstyle="3 1"/>
                  <v:textbox>
                    <w:txbxContent>
                      <w:p w14:paraId="4EFF0054" w14:textId="77777777" w:rsidR="00FC3F0C" w:rsidRPr="00567460" w:rsidRDefault="00FC3F0C" w:rsidP="006B7BE3">
                        <w:pPr>
                          <w:pStyle w:val="ListParagraph"/>
                          <w:numPr>
                            <w:ilvl w:val="0"/>
                            <w:numId w:val="8"/>
                          </w:numPr>
                          <w:spacing w:after="0" w:line="240" w:lineRule="auto"/>
                          <w:rPr>
                            <w:b/>
                            <w:color w:val="0D0D0D" w:themeColor="text1" w:themeTint="F2"/>
                            <w:sz w:val="20"/>
                            <w:szCs w:val="20"/>
                            <w14:textOutline w14:w="9525" w14:cap="rnd" w14:cmpd="sng" w14:algn="ctr">
                              <w14:noFill/>
                              <w14:prstDash w14:val="solid"/>
                              <w14:bevel/>
                            </w14:textOutline>
                          </w:rPr>
                        </w:pPr>
                        <w:r w:rsidRPr="00567460">
                          <w:rPr>
                            <w:b/>
                            <w:color w:val="0D0D0D" w:themeColor="text1" w:themeTint="F2"/>
                            <w:sz w:val="20"/>
                            <w:szCs w:val="20"/>
                            <w14:textOutline w14:w="9525" w14:cap="rnd" w14:cmpd="sng" w14:algn="ctr">
                              <w14:noFill/>
                              <w14:prstDash w14:val="solid"/>
                              <w14:bevel/>
                            </w14:textOutline>
                          </w:rPr>
                          <w:t>Requirements gathering (in collaboration with the CART)</w:t>
                        </w:r>
                      </w:p>
                      <w:p w14:paraId="27BC6E42" w14:textId="77777777" w:rsidR="00FC3F0C" w:rsidRPr="00567460" w:rsidRDefault="00FC3F0C" w:rsidP="006B7BE3">
                        <w:pPr>
                          <w:pStyle w:val="ListParagraph"/>
                          <w:numPr>
                            <w:ilvl w:val="0"/>
                            <w:numId w:val="8"/>
                          </w:numPr>
                          <w:spacing w:after="0" w:line="240" w:lineRule="auto"/>
                          <w:rPr>
                            <w:b/>
                            <w:color w:val="0D0D0D" w:themeColor="text1" w:themeTint="F2"/>
                            <w:sz w:val="20"/>
                            <w:szCs w:val="20"/>
                            <w14:textOutline w14:w="9525" w14:cap="rnd" w14:cmpd="sng" w14:algn="ctr">
                              <w14:noFill/>
                              <w14:prstDash w14:val="solid"/>
                              <w14:bevel/>
                            </w14:textOutline>
                          </w:rPr>
                        </w:pPr>
                        <w:r w:rsidRPr="00567460">
                          <w:rPr>
                            <w:b/>
                            <w:color w:val="0D0D0D" w:themeColor="text1" w:themeTint="F2"/>
                            <w:sz w:val="20"/>
                            <w:szCs w:val="20"/>
                            <w14:textOutline w14:w="9525" w14:cap="rnd" w14:cmpd="sng" w14:algn="ctr">
                              <w14:noFill/>
                              <w14:prstDash w14:val="solid"/>
                              <w14:bevel/>
                            </w14:textOutline>
                          </w:rPr>
                          <w:t xml:space="preserve">Technology foraging </w:t>
                        </w:r>
                      </w:p>
                      <w:p w14:paraId="02DEA85B" w14:textId="77777777" w:rsidR="00FC3F0C" w:rsidRDefault="00FC3F0C" w:rsidP="006B7BE3">
                        <w:pPr>
                          <w:pStyle w:val="ListParagraph"/>
                          <w:numPr>
                            <w:ilvl w:val="0"/>
                            <w:numId w:val="8"/>
                          </w:numPr>
                          <w:spacing w:after="0" w:line="240" w:lineRule="auto"/>
                          <w:rPr>
                            <w:b/>
                            <w:color w:val="0D0D0D" w:themeColor="text1" w:themeTint="F2"/>
                            <w:sz w:val="20"/>
                            <w:szCs w:val="20"/>
                            <w14:textOutline w14:w="9525" w14:cap="rnd" w14:cmpd="sng" w14:algn="ctr">
                              <w14:noFill/>
                              <w14:prstDash w14:val="solid"/>
                              <w14:bevel/>
                            </w14:textOutline>
                          </w:rPr>
                        </w:pPr>
                        <w:r w:rsidRPr="00567460">
                          <w:rPr>
                            <w:b/>
                            <w:color w:val="0D0D0D" w:themeColor="text1" w:themeTint="F2"/>
                            <w:sz w:val="20"/>
                            <w:szCs w:val="20"/>
                            <w14:textOutline w14:w="9525" w14:cap="rnd" w14:cmpd="sng" w14:algn="ctr">
                              <w14:noFill/>
                              <w14:prstDash w14:val="solid"/>
                              <w14:bevel/>
                            </w14:textOutline>
                          </w:rPr>
                          <w:t>Metrics development</w:t>
                        </w:r>
                      </w:p>
                      <w:p w14:paraId="7E589408" w14:textId="5102CA71" w:rsidR="00FC3F0C" w:rsidRDefault="00FC3F0C" w:rsidP="006B7BE3">
                        <w:pPr>
                          <w:pStyle w:val="ListParagraph"/>
                          <w:numPr>
                            <w:ilvl w:val="0"/>
                            <w:numId w:val="8"/>
                          </w:numPr>
                          <w:spacing w:after="0" w:line="240" w:lineRule="auto"/>
                          <w:rPr>
                            <w:b/>
                            <w:color w:val="0D0D0D" w:themeColor="text1" w:themeTint="F2"/>
                            <w:sz w:val="20"/>
                            <w:szCs w:val="20"/>
                            <w14:textOutline w14:w="9525" w14:cap="rnd" w14:cmpd="sng" w14:algn="ctr">
                              <w14:noFill/>
                              <w14:prstDash w14:val="solid"/>
                              <w14:bevel/>
                            </w14:textOutline>
                          </w:rPr>
                        </w:pPr>
                        <w:r>
                          <w:rPr>
                            <w:b/>
                            <w:color w:val="0D0D0D" w:themeColor="text1" w:themeTint="F2"/>
                            <w:sz w:val="20"/>
                            <w:szCs w:val="20"/>
                            <w14:textOutline w14:w="9525" w14:cap="rnd" w14:cmpd="sng" w14:algn="ctr">
                              <w14:noFill/>
                              <w14:prstDash w14:val="solid"/>
                              <w14:bevel/>
                            </w14:textOutline>
                          </w:rPr>
                          <w:t>Development and Testing Identification doc.</w:t>
                        </w:r>
                      </w:p>
                      <w:p w14:paraId="021E58DA" w14:textId="1CED981C" w:rsidR="00FC3F0C" w:rsidRDefault="00FC3F0C" w:rsidP="006B7BE3">
                        <w:pPr>
                          <w:pStyle w:val="ListParagraph"/>
                          <w:numPr>
                            <w:ilvl w:val="0"/>
                            <w:numId w:val="8"/>
                          </w:numPr>
                          <w:spacing w:after="0" w:line="240" w:lineRule="auto"/>
                          <w:rPr>
                            <w:b/>
                            <w:color w:val="0D0D0D" w:themeColor="text1" w:themeTint="F2"/>
                            <w:sz w:val="20"/>
                            <w:szCs w:val="20"/>
                            <w14:textOutline w14:w="9525" w14:cap="rnd" w14:cmpd="sng" w14:algn="ctr">
                              <w14:noFill/>
                              <w14:prstDash w14:val="solid"/>
                              <w14:bevel/>
                            </w14:textOutline>
                          </w:rPr>
                        </w:pPr>
                        <w:r>
                          <w:rPr>
                            <w:b/>
                            <w:color w:val="0D0D0D" w:themeColor="text1" w:themeTint="F2"/>
                            <w:sz w:val="20"/>
                            <w:szCs w:val="20"/>
                            <w14:textOutline w14:w="9525" w14:cap="rnd" w14:cmpd="sng" w14:algn="ctr">
                              <w14:noFill/>
                              <w14:prstDash w14:val="solid"/>
                              <w14:bevel/>
                            </w14:textOutline>
                          </w:rPr>
                          <w:t>Request for Proposals (solicitations)</w:t>
                        </w:r>
                      </w:p>
                      <w:p w14:paraId="460D112C" w14:textId="4DC9874F" w:rsidR="00FC3F0C" w:rsidRDefault="00FC3F0C" w:rsidP="006B7BE3">
                        <w:pPr>
                          <w:pStyle w:val="ListParagraph"/>
                          <w:numPr>
                            <w:ilvl w:val="0"/>
                            <w:numId w:val="8"/>
                          </w:numPr>
                          <w:spacing w:after="0" w:line="240" w:lineRule="auto"/>
                          <w:rPr>
                            <w:b/>
                            <w:color w:val="0D0D0D" w:themeColor="text1" w:themeTint="F2"/>
                            <w:sz w:val="20"/>
                            <w:szCs w:val="20"/>
                            <w14:textOutline w14:w="9525" w14:cap="rnd" w14:cmpd="sng" w14:algn="ctr">
                              <w14:noFill/>
                              <w14:prstDash w14:val="solid"/>
                              <w14:bevel/>
                            </w14:textOutline>
                          </w:rPr>
                        </w:pPr>
                        <w:r>
                          <w:rPr>
                            <w:b/>
                            <w:color w:val="0D0D0D" w:themeColor="text1" w:themeTint="F2"/>
                            <w:sz w:val="20"/>
                            <w:szCs w:val="20"/>
                            <w14:textOutline w14:w="9525" w14:cap="rnd" w14:cmpd="sng" w14:algn="ctr">
                              <w14:noFill/>
                              <w14:prstDash w14:val="solid"/>
                              <w14:bevel/>
                            </w14:textOutline>
                          </w:rPr>
                          <w:t>Findings Reports</w:t>
                        </w:r>
                      </w:p>
                      <w:p w14:paraId="7388DC83" w14:textId="6DBA8E00" w:rsidR="00FC3F0C" w:rsidRPr="00567460" w:rsidRDefault="00FC3F0C" w:rsidP="00567460">
                        <w:pPr>
                          <w:jc w:val="center"/>
                          <w:rPr>
                            <w14:textOutline w14:w="9525" w14:cap="rnd" w14:cmpd="sng" w14:algn="ctr">
                              <w14:noFill/>
                              <w14:prstDash w14:val="solid"/>
                              <w14:bevel/>
                            </w14:textOutline>
                          </w:rPr>
                        </w:pPr>
                      </w:p>
                    </w:txbxContent>
                  </v:textbox>
                </v:shape>
                <v:shape id="Equal 30" o:spid="_x0000_s1029" style="position:absolute;left:39338;top:11334;width:3562;height:2316;visibility:visible;mso-wrap-style:square;v-text-anchor:middle" coordsize="356260,231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A2fr8A&#10;AADbAAAADwAAAGRycy9kb3ducmV2LnhtbERPTYvCMBC9L/gfwgh7W1NXEKlGEUHwsrC668Hb0IxN&#10;sZmUJLbx35uD4PHxvlebZFvRkw+NYwXTSQGCuHK64VrB/9/+awEiRGSNrWNS8KAAm/XoY4WldgMf&#10;qT/FWuQQDiUqMDF2pZShMmQxTFxHnLmr8xZjhr6W2uOQw20rv4tiLi02nBsMdrQzVN1Od6vgd/Y4&#10;L/pp+nHpOHjT0MVtdxelPsdpuwQRKcW3+OU+aAWzvD5/yT9Ar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IDZ+vwAAANsAAAAPAAAAAAAAAAAAAAAAAJgCAABkcnMvZG93bnJl&#10;di54bWxQSwUGAAAAAAQABAD1AAAAhAMAAAAA&#10;" path="m47222,47703r261816,l309038,102168r-261816,l47222,47703xm47222,129401r261816,l309038,183866r-261816,l47222,129401xe" fillcolor="black [3200]" strokecolor="black [1600]" strokeweight="1pt">
                  <v:stroke joinstyle="miter"/>
                  <v:path arrowok="t" o:connecttype="custom" o:connectlocs="47222,47703;309038,47703;309038,102168;47222,102168;47222,47703;47222,129401;309038,129401;309038,183866;47222,183866;47222,129401" o:connectangles="0,0,0,0,0,0,0,0,0,0"/>
                </v:shape>
                <v:shape id="Snip Diagonal Corner Rectangle 31" o:spid="_x0000_s1030" style="position:absolute;left:45720;top:7905;width:14428;height:9303;visibility:visible;mso-wrap-style:square;v-text-anchor:middle" coordsize="1442852,9302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G1kcUA&#10;AADbAAAADwAAAGRycy9kb3ducmV2LnhtbESPT2vCQBTE7wW/w/IK3szGP9gSXSWKipeitT30+Mg+&#10;k9Ts25hdNX57tyD0OMzMb5jpvDWVuFLjSssK+lEMgjizuuRcwffXuvcOwnlkjZVlUnAnB/NZ52WK&#10;ibY3/qTrweciQNglqKDwvk6kdFlBBl1ka+LgHW1j0AfZ5FI3eAtwU8lBHI+lwZLDQoE1LQvKToeL&#10;UZCuB/vx4iNNT6Pft3bn3fa82vwo1X1t0wkIT63/Dz/bW61g2Ie/L+EH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sbWRxQAAANsAAAAPAAAAAAAAAAAAAAAAAJgCAABkcnMv&#10;ZG93bnJldi54bWxQSwUGAAAAAAQABAD1AAAAigMAAAAA&#10;" adj="-11796480,,5400" path="m,l1287806,r155046,155046l1442852,930256r,l155046,930256,,775210,,xe" fillcolor="white [3201]" strokecolor="#4472c4 [3208]" strokeweight="1pt">
                  <v:stroke dashstyle="3 1" joinstyle="miter"/>
                  <v:formulas/>
                  <v:path arrowok="t" o:connecttype="custom" o:connectlocs="0,0;1287806,0;1442852,155046;1442852,930256;1442852,930256;155046,930256;0,775210;0,0" o:connectangles="0,0,0,0,0,0,0,0" textboxrect="0,0,1442852,930256"/>
                  <v:textbox>
                    <w:txbxContent>
                      <w:p w14:paraId="54982C99" w14:textId="5733B5ED" w:rsidR="00FC3F0C" w:rsidRPr="00567460" w:rsidRDefault="00FC3F0C" w:rsidP="00567460">
                        <w:pPr>
                          <w:jc w:val="center"/>
                          <w:rPr>
                            <w:b/>
                            <w:sz w:val="20"/>
                            <w:szCs w:val="20"/>
                          </w:rPr>
                        </w:pPr>
                        <w:r>
                          <w:rPr>
                            <w:b/>
                            <w:sz w:val="20"/>
                            <w:szCs w:val="20"/>
                          </w:rPr>
                          <w:t>Applied Research Report / Recommendation Package</w:t>
                        </w:r>
                      </w:p>
                    </w:txbxContent>
                  </v:textbox>
                </v:shape>
                <w10:wrap type="square"/>
              </v:group>
            </w:pict>
          </mc:Fallback>
        </mc:AlternateContent>
      </w:r>
      <w:r w:rsidR="00501900" w:rsidRPr="00501900">
        <w:rPr>
          <w:b/>
          <w:u w:val="single"/>
        </w:rPr>
        <w:t>Individual Technology Area/Project Effort</w:t>
      </w:r>
    </w:p>
    <w:p w14:paraId="0F004075" w14:textId="77777777" w:rsidR="0002327C" w:rsidRDefault="0002327C" w:rsidP="0002327C">
      <w:pPr>
        <w:pStyle w:val="Heading2"/>
        <w:numPr>
          <w:ilvl w:val="0"/>
          <w:numId w:val="0"/>
        </w:numPr>
        <w:ind w:left="576" w:hanging="576"/>
      </w:pPr>
    </w:p>
    <w:p w14:paraId="681DF1A4" w14:textId="7FFBC88B" w:rsidR="00B507D5" w:rsidRDefault="00B507D5" w:rsidP="00B507D5">
      <w:pPr>
        <w:pStyle w:val="Heading2"/>
      </w:pPr>
      <w:bookmarkStart w:id="38" w:name="_Toc467154467"/>
      <w:r>
        <w:t>Pro</w:t>
      </w:r>
      <w:r w:rsidR="003E4B10">
        <w:t>gram</w:t>
      </w:r>
      <w:r>
        <w:t xml:space="preserve"> Benefits</w:t>
      </w:r>
      <w:bookmarkEnd w:id="38"/>
    </w:p>
    <w:p w14:paraId="5FCBFC83" w14:textId="77777777" w:rsidR="00B507D5" w:rsidRDefault="00B507D5" w:rsidP="00B507D5">
      <w:pPr>
        <w:pStyle w:val="Heading3"/>
      </w:pPr>
      <w:bookmarkStart w:id="39" w:name="_Toc467154468"/>
      <w:r>
        <w:t>New Capabilities/Technologies</w:t>
      </w:r>
      <w:bookmarkEnd w:id="39"/>
    </w:p>
    <w:p w14:paraId="0B4B9A59" w14:textId="48C5A37C" w:rsidR="007150C8" w:rsidRDefault="00B507D5" w:rsidP="00B507D5">
      <w:r w:rsidRPr="00D80EE1">
        <w:t>The premise of the NGCI Apex pro</w:t>
      </w:r>
      <w:r w:rsidR="003E4B10" w:rsidRPr="00D80EE1">
        <w:t>gram</w:t>
      </w:r>
      <w:r w:rsidRPr="00D80EE1">
        <w:t xml:space="preserve"> is to discover</w:t>
      </w:r>
      <w:r w:rsidR="00164904">
        <w:t>,</w:t>
      </w:r>
      <w:r w:rsidRPr="00D80EE1">
        <w:t xml:space="preserve"> develop</w:t>
      </w:r>
      <w:r w:rsidR="00164904">
        <w:t>, and transition</w:t>
      </w:r>
      <w:r w:rsidRPr="00D80EE1">
        <w:t xml:space="preserve"> new </w:t>
      </w:r>
      <w:r w:rsidR="004D6B14">
        <w:t xml:space="preserve">prototype </w:t>
      </w:r>
      <w:r w:rsidRPr="00D80EE1">
        <w:t>technologies</w:t>
      </w:r>
      <w:r w:rsidR="00164904">
        <w:t>,</w:t>
      </w:r>
      <w:r w:rsidRPr="00D80EE1">
        <w:t xml:space="preserve"> designed to protect the </w:t>
      </w:r>
      <w:r w:rsidR="00164904">
        <w:t xml:space="preserve">overall </w:t>
      </w:r>
      <w:r w:rsidR="00797D60" w:rsidRPr="00D80EE1">
        <w:t xml:space="preserve">critical </w:t>
      </w:r>
      <w:r w:rsidRPr="00D80EE1">
        <w:t>infrastructure of the financial sector.</w:t>
      </w:r>
      <w:r w:rsidRPr="00B507D5">
        <w:t xml:space="preserve">  New technologies will be deployed to </w:t>
      </w:r>
      <w:r w:rsidR="00797D60">
        <w:t>identify, protect, detect, respond, and recover</w:t>
      </w:r>
      <w:r w:rsidR="003E4B10">
        <w:t>,</w:t>
      </w:r>
      <w:r w:rsidR="00797D60">
        <w:t xml:space="preserve"> from</w:t>
      </w:r>
      <w:r w:rsidRPr="00B507D5">
        <w:t xml:space="preserve"> a wide range of evolving cyber threats</w:t>
      </w:r>
      <w:r w:rsidR="00797D60">
        <w:t xml:space="preserve"> across five identified asset classes: devices, applications, networks, data, and people</w:t>
      </w:r>
      <w:r w:rsidRPr="00B507D5">
        <w:t>.  These technologies will be mo</w:t>
      </w:r>
      <w:r>
        <w:t xml:space="preserve">nitored </w:t>
      </w:r>
      <w:r w:rsidRPr="00B507D5">
        <w:t>to ensure they remain effective and relevan</w:t>
      </w:r>
      <w:r>
        <w:t xml:space="preserve">t in the face of evolving </w:t>
      </w:r>
      <w:r w:rsidR="006F1FC9">
        <w:t xml:space="preserve">threats. </w:t>
      </w:r>
      <w:r w:rsidR="003E4B10">
        <w:t xml:space="preserve"> </w:t>
      </w:r>
      <w:r w:rsidR="00797D60">
        <w:t>The CART has developed a matrixed approach to help identify the areas of focus for the NGCI Apex pro</w:t>
      </w:r>
      <w:r w:rsidR="003E4B10">
        <w:t>gram</w:t>
      </w:r>
      <w:r w:rsidR="00797D60">
        <w:t xml:space="preserve"> (see Figure </w:t>
      </w:r>
      <w:r w:rsidR="007A0E69">
        <w:t>8</w:t>
      </w:r>
      <w:r w:rsidR="00797D60">
        <w:t xml:space="preserve"> below). </w:t>
      </w:r>
    </w:p>
    <w:p w14:paraId="670A9A1A" w14:textId="77777777" w:rsidR="007150C8" w:rsidRDefault="007150C8" w:rsidP="00B507D5"/>
    <w:p w14:paraId="5C5393B2" w14:textId="31AC84BB" w:rsidR="00241AB5" w:rsidRDefault="00241AB5" w:rsidP="00B507D5">
      <w:r w:rsidRPr="00241AB5">
        <w:t xml:space="preserve"> </w:t>
      </w:r>
      <w:r>
        <w:t xml:space="preserve">                                                </w:t>
      </w:r>
    </w:p>
    <w:p w14:paraId="16D84896" w14:textId="77777777" w:rsidR="007B12A4" w:rsidRPr="00241AB5" w:rsidRDefault="007B12A4" w:rsidP="00241AB5">
      <w:pPr>
        <w:ind w:left="1440" w:firstLine="720"/>
        <w:rPr>
          <w:b/>
          <w:color w:val="4D4D4D"/>
        </w:rPr>
      </w:pPr>
    </w:p>
    <w:p w14:paraId="2165BED4" w14:textId="550EF8BA" w:rsidR="00797D60" w:rsidRDefault="007B12A4" w:rsidP="00895264">
      <w:pPr>
        <w:pStyle w:val="Caption"/>
        <w:tabs>
          <w:tab w:val="left" w:pos="900"/>
        </w:tabs>
        <w:spacing w:after="0"/>
        <w:jc w:val="center"/>
        <w:rPr>
          <w:b/>
          <w:i w:val="0"/>
          <w:sz w:val="22"/>
        </w:rPr>
      </w:pPr>
      <w:r>
        <w:rPr>
          <w:b/>
          <w:i w:val="0"/>
          <w:noProof/>
          <w:sz w:val="22"/>
        </w:rPr>
        <w:lastRenderedPageBreak/>
        <w:drawing>
          <wp:inline distT="0" distB="0" distL="0" distR="0" wp14:anchorId="3A68E6C4" wp14:editId="12D7EDD7">
            <wp:extent cx="4948518" cy="367948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atrix with colors.PNG"/>
                    <pic:cNvPicPr/>
                  </pic:nvPicPr>
                  <pic:blipFill>
                    <a:blip r:embed="rId22">
                      <a:extLst>
                        <a:ext uri="{28A0092B-C50C-407E-A947-70E740481C1C}">
                          <a14:useLocalDpi xmlns:a14="http://schemas.microsoft.com/office/drawing/2010/main" val="0"/>
                        </a:ext>
                      </a:extLst>
                    </a:blip>
                    <a:stretch>
                      <a:fillRect/>
                    </a:stretch>
                  </pic:blipFill>
                  <pic:spPr>
                    <a:xfrm>
                      <a:off x="0" y="0"/>
                      <a:ext cx="4986463" cy="3707698"/>
                    </a:xfrm>
                    <a:prstGeom prst="rect">
                      <a:avLst/>
                    </a:prstGeom>
                  </pic:spPr>
                </pic:pic>
              </a:graphicData>
            </a:graphic>
          </wp:inline>
        </w:drawing>
      </w:r>
    </w:p>
    <w:p w14:paraId="57567D5E" w14:textId="38C71E67" w:rsidR="00797D60" w:rsidRDefault="00797D60" w:rsidP="0002327C">
      <w:pPr>
        <w:pStyle w:val="Caption"/>
        <w:spacing w:after="0"/>
        <w:jc w:val="center"/>
        <w:rPr>
          <w:b/>
          <w:i w:val="0"/>
          <w:sz w:val="22"/>
        </w:rPr>
      </w:pPr>
      <w:r w:rsidRPr="008723A1">
        <w:rPr>
          <w:b/>
          <w:i w:val="0"/>
          <w:sz w:val="22"/>
        </w:rPr>
        <w:t xml:space="preserve">Figure </w:t>
      </w:r>
      <w:r w:rsidR="00164904">
        <w:rPr>
          <w:b/>
          <w:i w:val="0"/>
          <w:sz w:val="22"/>
        </w:rPr>
        <w:t>8</w:t>
      </w:r>
      <w:r w:rsidRPr="008723A1">
        <w:rPr>
          <w:b/>
          <w:i w:val="0"/>
          <w:sz w:val="22"/>
        </w:rPr>
        <w:t xml:space="preserve"> </w:t>
      </w:r>
      <w:r w:rsidR="00624454">
        <w:rPr>
          <w:b/>
          <w:i w:val="0"/>
          <w:sz w:val="22"/>
        </w:rPr>
        <w:t>-</w:t>
      </w:r>
      <w:r w:rsidR="00E42A65">
        <w:rPr>
          <w:b/>
          <w:i w:val="0"/>
          <w:sz w:val="22"/>
        </w:rPr>
        <w:t xml:space="preserve"> </w:t>
      </w:r>
      <w:r>
        <w:rPr>
          <w:b/>
          <w:i w:val="0"/>
          <w:sz w:val="22"/>
        </w:rPr>
        <w:t>U-Matrix</w:t>
      </w:r>
    </w:p>
    <w:p w14:paraId="429AA18C" w14:textId="77777777" w:rsidR="0002327C" w:rsidRDefault="0002327C" w:rsidP="0002327C">
      <w:pPr>
        <w:pStyle w:val="Heading3"/>
        <w:numPr>
          <w:ilvl w:val="0"/>
          <w:numId w:val="0"/>
        </w:numPr>
        <w:ind w:left="720"/>
      </w:pPr>
    </w:p>
    <w:p w14:paraId="2402AF72" w14:textId="281B315A" w:rsidR="00B507D5" w:rsidRDefault="00B507D5" w:rsidP="00B507D5">
      <w:pPr>
        <w:pStyle w:val="Heading3"/>
      </w:pPr>
      <w:bookmarkStart w:id="40" w:name="_Toc467154469"/>
      <w:r>
        <w:t>New Intellectual Property</w:t>
      </w:r>
      <w:r w:rsidR="00041BFE">
        <w:t xml:space="preserve"> (IP)</w:t>
      </w:r>
      <w:bookmarkEnd w:id="40"/>
    </w:p>
    <w:p w14:paraId="16117106" w14:textId="72CA3366" w:rsidR="00B507D5" w:rsidRDefault="00624454" w:rsidP="00B507D5">
      <w:r w:rsidRPr="00B507D5">
        <w:t>It</w:t>
      </w:r>
      <w:r w:rsidR="00B507D5" w:rsidRPr="00B507D5">
        <w:t xml:space="preserve"> is unknown how much</w:t>
      </w:r>
      <w:r w:rsidR="005A19E2">
        <w:t xml:space="preserve"> </w:t>
      </w:r>
      <w:r w:rsidR="00B507D5" w:rsidRPr="00B507D5">
        <w:t>IP will result from the collaboration and development of NGCI cyber technologies</w:t>
      </w:r>
      <w:r w:rsidR="005A19E2">
        <w:t xml:space="preserve">, </w:t>
      </w:r>
      <w:r w:rsidR="00041BFE">
        <w:t xml:space="preserve">therefor IP issues will be addressed in </w:t>
      </w:r>
      <w:r w:rsidR="005A19E2">
        <w:t xml:space="preserve">each </w:t>
      </w:r>
      <w:r w:rsidR="00041BFE">
        <w:t>individual Statement of Work (</w:t>
      </w:r>
      <w:r w:rsidR="005A19E2">
        <w:t>SOW</w:t>
      </w:r>
      <w:r w:rsidR="00041BFE">
        <w:t>).</w:t>
      </w:r>
      <w:r w:rsidR="005A19E2">
        <w:t xml:space="preserve">  </w:t>
      </w:r>
    </w:p>
    <w:p w14:paraId="3B5B93B1" w14:textId="178CE9A6" w:rsidR="0066438C" w:rsidRDefault="0066438C" w:rsidP="0066438C">
      <w:pPr>
        <w:pStyle w:val="Heading3"/>
      </w:pPr>
      <w:bookmarkStart w:id="41" w:name="_Toc467154470"/>
      <w:r>
        <w:t>Public Access of Federally Funded Scientific Research</w:t>
      </w:r>
      <w:bookmarkEnd w:id="41"/>
    </w:p>
    <w:p w14:paraId="5D11C9F9" w14:textId="6A46B45E" w:rsidR="0066438C" w:rsidRDefault="0066438C" w:rsidP="0066438C">
      <w:r w:rsidRPr="00F8775D">
        <w:t>Upon publication of the DHS Plan to Support Increased Public Access to the Results of Research Funded by the Federal Government</w:t>
      </w:r>
      <w:r w:rsidR="007A6596">
        <w:rPr>
          <w:vertAlign w:val="superscript"/>
        </w:rPr>
        <w:t>5</w:t>
      </w:r>
      <w:r w:rsidRPr="00F8775D">
        <w:t xml:space="preserve">, the </w:t>
      </w:r>
      <w:r w:rsidR="00041BFE">
        <w:t>NGCI Apex</w:t>
      </w:r>
      <w:r w:rsidRPr="00F8775D">
        <w:t xml:space="preserve"> program will comply with the in</w:t>
      </w:r>
      <w:r w:rsidRPr="00F8775D">
        <w:lastRenderedPageBreak/>
        <w:t>tent of the plan and develop the appropriate mechanisms to provide public access to peer reviewed journal articles that are funded by federal R&amp;D after a prescribed embargo period</w:t>
      </w:r>
      <w:r>
        <w:t>.</w:t>
      </w:r>
      <w:ins w:id="42" w:author="Buleza, Laurel (CTR)" w:date="2017-04-24T15:30:00Z">
        <w:r w:rsidR="004B0411">
          <w:t xml:space="preserve"> The NGCI Apex program will also </w:t>
        </w:r>
      </w:ins>
      <w:ins w:id="43" w:author="Buleza, Laurel (CTR)" w:date="2017-04-24T15:31:00Z">
        <w:r w:rsidR="004B0411">
          <w:t xml:space="preserve">maintain and </w:t>
        </w:r>
      </w:ins>
      <w:ins w:id="44" w:author="Buleza, Laurel (CTR)" w:date="2017-04-24T15:30:00Z">
        <w:r w:rsidR="004B0411">
          <w:t xml:space="preserve">update its </w:t>
        </w:r>
      </w:ins>
      <w:ins w:id="45" w:author="Buleza, Laurel (CTR)" w:date="2017-04-24T15:31:00Z">
        <w:r w:rsidR="004B0411">
          <w:t xml:space="preserve">publically accessible </w:t>
        </w:r>
      </w:ins>
      <w:ins w:id="46" w:author="Buleza, Laurel (CTR)" w:date="2017-04-24T15:30:00Z">
        <w:r w:rsidR="004B0411">
          <w:t xml:space="preserve">website with new or additional information as it becomes available. </w:t>
        </w:r>
      </w:ins>
    </w:p>
    <w:p w14:paraId="763BDA9D" w14:textId="2577E23E" w:rsidR="0066438C" w:rsidRDefault="0066438C" w:rsidP="0066438C">
      <w:pPr>
        <w:pStyle w:val="Heading3"/>
      </w:pPr>
      <w:bookmarkStart w:id="47" w:name="_Toc467154471"/>
      <w:r>
        <w:t>Data Management</w:t>
      </w:r>
      <w:bookmarkEnd w:id="47"/>
    </w:p>
    <w:p w14:paraId="79329B2C" w14:textId="151C1BA6" w:rsidR="0066438C" w:rsidRPr="0066438C" w:rsidRDefault="0066438C" w:rsidP="0066438C">
      <w:r w:rsidRPr="00F8775D">
        <w:t>Upon publication of the DHS Plan to Support Increased Public Access to the Results of Research Funded by the Federal Government</w:t>
      </w:r>
      <w:r w:rsidR="007A6596">
        <w:rPr>
          <w:vertAlign w:val="superscript"/>
        </w:rPr>
        <w:t>5</w:t>
      </w:r>
      <w:r w:rsidRPr="00F8775D">
        <w:t xml:space="preserve">, the </w:t>
      </w:r>
      <w:r w:rsidR="00041BFE">
        <w:t>NGCI Apex</w:t>
      </w:r>
      <w:r w:rsidRPr="00F8775D">
        <w:t xml:space="preserve"> program will comply with the intent of the plan and develop the appropriate data management plan if the electronic data sets created in the project fall under the purview of the DHS guidance.</w:t>
      </w:r>
    </w:p>
    <w:p w14:paraId="3629A708" w14:textId="59BB0732" w:rsidR="008723A1" w:rsidRDefault="00B507D5" w:rsidP="00B507D5">
      <w:pPr>
        <w:pStyle w:val="Heading1"/>
      </w:pPr>
      <w:bookmarkStart w:id="48" w:name="_Toc467154472"/>
      <w:r>
        <w:t>Requirements</w:t>
      </w:r>
      <w:bookmarkEnd w:id="48"/>
    </w:p>
    <w:p w14:paraId="76F9AC0E" w14:textId="77777777" w:rsidR="00B507D5" w:rsidRDefault="00B507D5" w:rsidP="00B507D5">
      <w:pPr>
        <w:pStyle w:val="Heading2"/>
      </w:pPr>
      <w:bookmarkStart w:id="49" w:name="_Toc467154473"/>
      <w:r>
        <w:t>Requirements Management Plan</w:t>
      </w:r>
      <w:bookmarkEnd w:id="49"/>
    </w:p>
    <w:p w14:paraId="752EF325" w14:textId="2AE4D9F0" w:rsidR="007A6596" w:rsidRDefault="00B507D5" w:rsidP="00B507D5">
      <w:r>
        <w:t xml:space="preserve">Requirements for each </w:t>
      </w:r>
      <w:r w:rsidR="00923E13">
        <w:t>p</w:t>
      </w:r>
      <w:r w:rsidR="00704143">
        <w:t>roject</w:t>
      </w:r>
      <w:r>
        <w:t xml:space="preserve"> </w:t>
      </w:r>
      <w:r w:rsidR="00923E13">
        <w:t>e</w:t>
      </w:r>
      <w:r w:rsidR="00704143">
        <w:t>ffort</w:t>
      </w:r>
      <w:r w:rsidR="00DA664A">
        <w:t xml:space="preserve"> </w:t>
      </w:r>
      <w:r>
        <w:t xml:space="preserve">are </w:t>
      </w:r>
      <w:r w:rsidR="00174986">
        <w:t xml:space="preserve">identified, ranked and </w:t>
      </w:r>
      <w:r>
        <w:t>approved by the CART.</w:t>
      </w:r>
      <w:r w:rsidR="008824F3">
        <w:t xml:space="preserve"> </w:t>
      </w:r>
      <w:r>
        <w:t xml:space="preserve"> The </w:t>
      </w:r>
      <w:r w:rsidR="00B676AA">
        <w:t>Cyber Apex Consortium</w:t>
      </w:r>
      <w:r>
        <w:t xml:space="preserve"> </w:t>
      </w:r>
      <w:r w:rsidR="00041BFE">
        <w:t xml:space="preserve">contractor </w:t>
      </w:r>
      <w:r>
        <w:t>is responsible for task</w:t>
      </w:r>
      <w:r w:rsidR="00834A40">
        <w:t xml:space="preserve"> management and sustainability while the DHS </w:t>
      </w:r>
      <w:r w:rsidR="008824F3">
        <w:t xml:space="preserve">S&amp;T </w:t>
      </w:r>
      <w:r w:rsidR="00834A40">
        <w:t xml:space="preserve">PMO will monitor and track all vendor and </w:t>
      </w:r>
      <w:r w:rsidR="00B676AA">
        <w:t>Cyber Apex Consortium</w:t>
      </w:r>
      <w:r w:rsidR="00834A40">
        <w:t xml:space="preserve"> </w:t>
      </w:r>
      <w:r w:rsidR="00041BFE">
        <w:t xml:space="preserve">contractor </w:t>
      </w:r>
      <w:r w:rsidR="00834A40">
        <w:t xml:space="preserve">deliverables outlined in </w:t>
      </w:r>
      <w:r w:rsidR="00834A40" w:rsidRPr="00512769">
        <w:t xml:space="preserve">section </w:t>
      </w:r>
      <w:r w:rsidR="00512769" w:rsidRPr="00567460">
        <w:t>6.4</w:t>
      </w:r>
      <w:r w:rsidR="00834A40" w:rsidRPr="00512769">
        <w:t xml:space="preserve"> (</w:t>
      </w:r>
      <w:r w:rsidR="00512769" w:rsidRPr="00567460">
        <w:t>Deliverables Table</w:t>
      </w:r>
      <w:r w:rsidR="00834A40" w:rsidRPr="00512769">
        <w:t>)</w:t>
      </w:r>
      <w:r w:rsidR="00834A40">
        <w:t xml:space="preserve"> of the </w:t>
      </w:r>
      <w:r w:rsidR="000310F9">
        <w:t>NGCI Program</w:t>
      </w:r>
      <w:r w:rsidR="007A6596">
        <w:t xml:space="preserve"> SOW. The DHS S&amp;T PMO will provide the full spectrum of PMO oversight for the SVIP Cyber Apex effort.  </w:t>
      </w:r>
    </w:p>
    <w:p w14:paraId="3C264E0C" w14:textId="673D4A81" w:rsidR="00834A40" w:rsidRDefault="00164904" w:rsidP="00834A40">
      <w:pPr>
        <w:pStyle w:val="Heading2"/>
      </w:pPr>
      <w:bookmarkStart w:id="50" w:name="_Toc467154474"/>
      <w:r>
        <w:t>C</w:t>
      </w:r>
      <w:r w:rsidR="00834A40">
        <w:t xml:space="preserve">ustomer </w:t>
      </w:r>
      <w:r w:rsidR="00D91147">
        <w:t>Engagement</w:t>
      </w:r>
      <w:bookmarkEnd w:id="50"/>
    </w:p>
    <w:p w14:paraId="248CEA71" w14:textId="7808D176" w:rsidR="00834A40" w:rsidRDefault="00834A40" w:rsidP="00834A40">
      <w:r>
        <w:t xml:space="preserve">Refer to section 1.2. </w:t>
      </w:r>
      <w:r w:rsidR="00BB147F">
        <w:t xml:space="preserve"> </w:t>
      </w:r>
      <w:r>
        <w:t xml:space="preserve">The FSS is both a customer and an end-user of the technologies </w:t>
      </w:r>
      <w:r w:rsidR="006F1FC9">
        <w:t xml:space="preserve">scheduled for use </w:t>
      </w:r>
      <w:r w:rsidR="000310F9">
        <w:t>within</w:t>
      </w:r>
      <w:r w:rsidR="006F1FC9">
        <w:t xml:space="preserve"> </w:t>
      </w:r>
      <w:r>
        <w:t xml:space="preserve">the </w:t>
      </w:r>
      <w:r w:rsidR="002351F3">
        <w:t xml:space="preserve">NGCI </w:t>
      </w:r>
      <w:r>
        <w:t>Apex pro</w:t>
      </w:r>
      <w:r w:rsidR="00BB147F">
        <w:t>gram</w:t>
      </w:r>
      <w:r>
        <w:t>.</w:t>
      </w:r>
      <w:r w:rsidR="00BB147F">
        <w:t xml:space="preserve"> </w:t>
      </w:r>
      <w:r>
        <w:t xml:space="preserve"> </w:t>
      </w:r>
      <w:r w:rsidR="0027725B">
        <w:t>They are part</w:t>
      </w:r>
      <w:r w:rsidR="000310F9">
        <w:t>y</w:t>
      </w:r>
      <w:r w:rsidR="0027725B">
        <w:t xml:space="preserve"> to the</w:t>
      </w:r>
      <w:r>
        <w:t xml:space="preserve"> FSSCC Memorandum of Understanding</w:t>
      </w:r>
      <w:r w:rsidR="00BB147F">
        <w:t xml:space="preserve"> (MOU)</w:t>
      </w:r>
      <w:r w:rsidR="007B0264">
        <w:rPr>
          <w:rStyle w:val="FootnoteReference"/>
        </w:rPr>
        <w:footnoteReference w:id="5"/>
      </w:r>
      <w:r>
        <w:t>.</w:t>
      </w:r>
      <w:r w:rsidR="00BB147F">
        <w:t xml:space="preserve">  The MOU authority is derived from section 302 of the Homeland Security Act of 2002.  </w:t>
      </w:r>
      <w:r w:rsidR="00D91147">
        <w:t xml:space="preserve">DHS, </w:t>
      </w:r>
      <w:r w:rsidR="00041BFE">
        <w:t>the Department of</w:t>
      </w:r>
      <w:r w:rsidR="00D91147">
        <w:t xml:space="preserve"> Treasury, and financial industry partners, convene on a monthly basis (may be adjusted once OTA is awarded).  The CART serves to provide technical direction for the development of requirements, plans and approves </w:t>
      </w:r>
      <w:r w:rsidR="00041BFE">
        <w:t>T&amp;E</w:t>
      </w:r>
      <w:r w:rsidR="00D91147">
        <w:t xml:space="preserve"> activities, metrics formulation, and other high-level decision-making for the NGCI Apex program.  The CART will define and prioritize requirements, and provide input about the most appropriate </w:t>
      </w:r>
      <w:r w:rsidR="00D91147">
        <w:lastRenderedPageBreak/>
        <w:t>methods of technology transition and adoption.</w:t>
      </w:r>
      <w:r w:rsidR="008848CD">
        <w:t xml:space="preserve">  However, under the SVIP </w:t>
      </w:r>
      <w:r w:rsidR="007A6596">
        <w:t xml:space="preserve">Cyber Apex </w:t>
      </w:r>
      <w:r w:rsidR="008848CD">
        <w:t>approach, the review of vendor proposals will be limited to Federal employees onl</w:t>
      </w:r>
      <w:r w:rsidR="007A6596">
        <w:t xml:space="preserve">y and the Cyber Apex PMO will engage directly with the customer and vendor for synergy between stakeholders. </w:t>
      </w:r>
    </w:p>
    <w:p w14:paraId="4D0AC0D9" w14:textId="2D672964" w:rsidR="00834A40" w:rsidRDefault="00834A40" w:rsidP="00834A40">
      <w:pPr>
        <w:pStyle w:val="Heading2"/>
      </w:pPr>
      <w:bookmarkStart w:id="51" w:name="_Toc467154475"/>
      <w:r>
        <w:t>Customer Requirements</w:t>
      </w:r>
      <w:bookmarkEnd w:id="51"/>
    </w:p>
    <w:p w14:paraId="30952FD5" w14:textId="3C9677AD" w:rsidR="00834A40" w:rsidRDefault="000310F9" w:rsidP="00834A40">
      <w:r>
        <w:t>F</w:t>
      </w:r>
      <w:r w:rsidR="000702E0">
        <w:t>inancial services partners continue to refine their cybersecurity gaps and needs assessments</w:t>
      </w:r>
      <w:r w:rsidR="00834A40" w:rsidRPr="00834A40">
        <w:t xml:space="preserve">.  </w:t>
      </w:r>
      <w:r w:rsidR="000702E0">
        <w:t xml:space="preserve">Each CART meeting allows </w:t>
      </w:r>
      <w:r w:rsidR="00041BFE">
        <w:t xml:space="preserve">the </w:t>
      </w:r>
      <w:r w:rsidR="000702E0">
        <w:t xml:space="preserve">DHS S&amp;T PMO and </w:t>
      </w:r>
      <w:r>
        <w:t xml:space="preserve">the </w:t>
      </w:r>
      <w:r w:rsidR="000702E0">
        <w:t xml:space="preserve">financial partners to further define the direction of </w:t>
      </w:r>
      <w:r>
        <w:t xml:space="preserve">proposed prototype </w:t>
      </w:r>
      <w:r w:rsidR="000702E0">
        <w:t>technolog</w:t>
      </w:r>
      <w:r>
        <w:t>ies</w:t>
      </w:r>
      <w:r w:rsidR="000702E0">
        <w:t xml:space="preserve"> sought </w:t>
      </w:r>
      <w:r w:rsidR="0053347A">
        <w:t>by the</w:t>
      </w:r>
      <w:r w:rsidR="000702E0">
        <w:t xml:space="preserve"> sector.  Customer requirements will </w:t>
      </w:r>
      <w:r w:rsidR="00737167">
        <w:t>continue to evolve based on emerging cyber threats</w:t>
      </w:r>
      <w:r w:rsidR="000702E0">
        <w:t xml:space="preserve">.  </w:t>
      </w:r>
    </w:p>
    <w:p w14:paraId="1414F365" w14:textId="1D027E7D" w:rsidR="00834A40" w:rsidRDefault="00B45E2F" w:rsidP="00834A40">
      <w:pPr>
        <w:pStyle w:val="Heading2"/>
      </w:pPr>
      <w:bookmarkStart w:id="52" w:name="_Toc467154476"/>
      <w:r>
        <w:t xml:space="preserve">Key Functions and Desired </w:t>
      </w:r>
      <w:r w:rsidR="00834A40">
        <w:t xml:space="preserve">Performance </w:t>
      </w:r>
      <w:r>
        <w:t>Requirements</w:t>
      </w:r>
      <w:bookmarkEnd w:id="52"/>
    </w:p>
    <w:p w14:paraId="409C3B65" w14:textId="52D9A0C9" w:rsidR="00491DC9" w:rsidRPr="004125C7" w:rsidRDefault="00664A4C" w:rsidP="00491DC9">
      <w:r>
        <w:t>The NGCI Apex program</w:t>
      </w:r>
      <w:r w:rsidR="00707B81">
        <w:t xml:space="preserve"> will utilize a set of Key Performance Parameters </w:t>
      </w:r>
      <w:r w:rsidR="00FB1159">
        <w:t xml:space="preserve">to ensure maximum effectiveness </w:t>
      </w:r>
      <w:r w:rsidR="00CD3CB4">
        <w:t xml:space="preserve">is reached </w:t>
      </w:r>
      <w:r w:rsidR="00FB1159">
        <w:t>across the major areas of the program.</w:t>
      </w:r>
      <w:r w:rsidR="00A564FD">
        <w:t xml:space="preserve">  </w:t>
      </w:r>
    </w:p>
    <w:p w14:paraId="2E9235CD" w14:textId="7CBC6A4B" w:rsidR="00491DC9" w:rsidRDefault="00491DC9" w:rsidP="00567460">
      <w:r w:rsidRPr="00133652">
        <w:rPr>
          <w:b/>
        </w:rPr>
        <w:t>Key Performance Parameters (KPP)</w:t>
      </w:r>
      <w:r>
        <w:t>:</w:t>
      </w:r>
    </w:p>
    <w:p w14:paraId="3A26C766" w14:textId="409CC3A7" w:rsidR="00491DC9" w:rsidRPr="008F2F6C" w:rsidRDefault="00491DC9" w:rsidP="00491DC9">
      <w:pPr>
        <w:pStyle w:val="ListParagraph"/>
        <w:numPr>
          <w:ilvl w:val="0"/>
          <w:numId w:val="20"/>
        </w:numPr>
        <w:rPr>
          <w:u w:val="single"/>
        </w:rPr>
      </w:pPr>
      <w:r w:rsidRPr="008F2F6C">
        <w:rPr>
          <w:u w:val="single"/>
        </w:rPr>
        <w:t>CART Confidence</w:t>
      </w:r>
    </w:p>
    <w:p w14:paraId="058F06FB" w14:textId="4F472CB6" w:rsidR="008F2F6C" w:rsidRDefault="008F2F6C" w:rsidP="008F2F6C">
      <w:pPr>
        <w:pStyle w:val="ListParagraph"/>
        <w:numPr>
          <w:ilvl w:val="1"/>
          <w:numId w:val="20"/>
        </w:numPr>
      </w:pPr>
      <w:r>
        <w:t xml:space="preserve">Characterizes the sentiment of </w:t>
      </w:r>
      <w:r w:rsidR="00133652">
        <w:t xml:space="preserve">the CART’s assessment of the program - </w:t>
      </w:r>
      <w:r w:rsidR="00AE4C2F">
        <w:t>m</w:t>
      </w:r>
      <w:r w:rsidR="00133652">
        <w:t xml:space="preserve">easured by survey of participating members and participation rate.  Original CART membership </w:t>
      </w:r>
      <w:r w:rsidR="007A6596">
        <w:t>consist of 26 FSS institutions.</w:t>
      </w:r>
    </w:p>
    <w:p w14:paraId="36FA6FB8" w14:textId="0D902C7C" w:rsidR="00491DC9" w:rsidRPr="003420AE" w:rsidRDefault="00491DC9" w:rsidP="00491DC9">
      <w:pPr>
        <w:pStyle w:val="ListParagraph"/>
        <w:numPr>
          <w:ilvl w:val="0"/>
          <w:numId w:val="20"/>
        </w:numPr>
        <w:rPr>
          <w:u w:val="single"/>
        </w:rPr>
      </w:pPr>
      <w:r w:rsidRPr="003420AE">
        <w:rPr>
          <w:u w:val="single"/>
        </w:rPr>
        <w:t>Technology Foraging</w:t>
      </w:r>
    </w:p>
    <w:p w14:paraId="5DFB3020" w14:textId="5DF9513C" w:rsidR="00133652" w:rsidRDefault="001969AE" w:rsidP="00133652">
      <w:pPr>
        <w:pStyle w:val="ListParagraph"/>
        <w:numPr>
          <w:ilvl w:val="1"/>
          <w:numId w:val="20"/>
        </w:numPr>
      </w:pPr>
      <w:r>
        <w:t>Determined</w:t>
      </w:r>
      <w:r w:rsidR="00133652">
        <w:t xml:space="preserve"> by the quality and relevance of foraged technology, from which recommendation packages are derived (critical to project effectiveness)</w:t>
      </w:r>
      <w:r w:rsidR="00AE4C2F">
        <w:t xml:space="preserve"> </w:t>
      </w:r>
      <w:r>
        <w:t>-</w:t>
      </w:r>
      <w:r w:rsidR="00AE4C2F">
        <w:t xml:space="preserve"> measured by a tech foraging survey and CART review.</w:t>
      </w:r>
    </w:p>
    <w:p w14:paraId="590AC764" w14:textId="0618CC21" w:rsidR="00491DC9" w:rsidRPr="003420AE" w:rsidRDefault="00491DC9" w:rsidP="00491DC9">
      <w:pPr>
        <w:pStyle w:val="ListParagraph"/>
        <w:numPr>
          <w:ilvl w:val="0"/>
          <w:numId w:val="20"/>
        </w:numPr>
        <w:rPr>
          <w:u w:val="single"/>
        </w:rPr>
      </w:pPr>
      <w:r w:rsidRPr="003420AE">
        <w:rPr>
          <w:u w:val="single"/>
        </w:rPr>
        <w:t>Applied Research Reports/Recommendation Packages</w:t>
      </w:r>
    </w:p>
    <w:p w14:paraId="2311A790" w14:textId="324B8817" w:rsidR="00AE4C2F" w:rsidRDefault="00AE4C2F" w:rsidP="00AE4C2F">
      <w:pPr>
        <w:pStyle w:val="ListParagraph"/>
        <w:numPr>
          <w:ilvl w:val="1"/>
          <w:numId w:val="20"/>
        </w:numPr>
      </w:pPr>
      <w:r>
        <w:t>Will be used to assess the potential and transition likelihood of candidate technologies for each technology area (</w:t>
      </w:r>
      <w:r w:rsidR="001969AE">
        <w:t xml:space="preserve">within </w:t>
      </w:r>
      <w:r>
        <w:t xml:space="preserve">each project effort).  </w:t>
      </w:r>
      <w:r w:rsidR="001969AE">
        <w:t>This includes negative findings (no relevant technologies to test for given technology area).</w:t>
      </w:r>
    </w:p>
    <w:p w14:paraId="4FAF0688" w14:textId="77777777" w:rsidR="00CE70AC" w:rsidRPr="003420AE" w:rsidRDefault="00CE70AC" w:rsidP="00CE70AC">
      <w:pPr>
        <w:pStyle w:val="ListParagraph"/>
        <w:numPr>
          <w:ilvl w:val="0"/>
          <w:numId w:val="20"/>
        </w:numPr>
        <w:rPr>
          <w:u w:val="single"/>
        </w:rPr>
      </w:pPr>
      <w:r w:rsidRPr="003420AE">
        <w:rPr>
          <w:u w:val="single"/>
        </w:rPr>
        <w:t xml:space="preserve">Testing &amp; Evaluation (T&amp;E) satisfaction </w:t>
      </w:r>
    </w:p>
    <w:p w14:paraId="089A7BD5" w14:textId="77777777" w:rsidR="00CE70AC" w:rsidRDefault="00CE70AC" w:rsidP="00CE70AC">
      <w:pPr>
        <w:pStyle w:val="ListParagraph"/>
        <w:numPr>
          <w:ilvl w:val="1"/>
          <w:numId w:val="20"/>
        </w:numPr>
      </w:pPr>
      <w:r>
        <w:t>This parameter characterizes the extent to which FSS organizations find the testing and evaluation efforts acceptable - measured through CART surveys.</w:t>
      </w:r>
    </w:p>
    <w:p w14:paraId="6F074CC3" w14:textId="2BFC473A" w:rsidR="00491DC9" w:rsidRPr="003420AE" w:rsidRDefault="00491DC9" w:rsidP="00491DC9">
      <w:pPr>
        <w:pStyle w:val="ListParagraph"/>
        <w:numPr>
          <w:ilvl w:val="0"/>
          <w:numId w:val="20"/>
        </w:numPr>
        <w:rPr>
          <w:u w:val="single"/>
        </w:rPr>
      </w:pPr>
      <w:r w:rsidRPr="003420AE">
        <w:rPr>
          <w:u w:val="single"/>
        </w:rPr>
        <w:lastRenderedPageBreak/>
        <w:t>Market Coverage (</w:t>
      </w:r>
      <w:r w:rsidR="001969AE" w:rsidRPr="003420AE">
        <w:rPr>
          <w:u w:val="single"/>
        </w:rPr>
        <w:t>T</w:t>
      </w:r>
      <w:r w:rsidRPr="003420AE">
        <w:rPr>
          <w:u w:val="single"/>
        </w:rPr>
        <w:t>ransition)</w:t>
      </w:r>
    </w:p>
    <w:p w14:paraId="3779703E" w14:textId="25C966C1" w:rsidR="001969AE" w:rsidRDefault="001969AE" w:rsidP="001969AE">
      <w:pPr>
        <w:pStyle w:val="ListParagraph"/>
        <w:numPr>
          <w:ilvl w:val="1"/>
          <w:numId w:val="20"/>
        </w:numPr>
      </w:pPr>
      <w:r>
        <w:t xml:space="preserve">Determined by the extent to which FSS institutions engage and transition the evaluated candidate technologies through </w:t>
      </w:r>
      <w:r w:rsidR="00C308BA">
        <w:t>1) di</w:t>
      </w:r>
      <w:r w:rsidR="005548A2">
        <w:t>rect pilot programs, 2) managed security service providers (MSSP), 3) venture capital entities, or 4) open source.</w:t>
      </w:r>
    </w:p>
    <w:p w14:paraId="225463B0" w14:textId="781DD8D0" w:rsidR="00834A40" w:rsidRDefault="00E62240" w:rsidP="00834A40">
      <w:pPr>
        <w:pStyle w:val="Heading2"/>
      </w:pPr>
      <w:bookmarkStart w:id="53" w:name="_Toc467154477"/>
      <w:r>
        <w:t>Project</w:t>
      </w:r>
      <w:r w:rsidR="00F57F1A">
        <w:t xml:space="preserve"> </w:t>
      </w:r>
      <w:r>
        <w:t>Effort</w:t>
      </w:r>
      <w:r w:rsidR="00834A40">
        <w:t xml:space="preserve"> Metrics</w:t>
      </w:r>
      <w:bookmarkEnd w:id="53"/>
    </w:p>
    <w:p w14:paraId="3D8BEDEF" w14:textId="12109C0E" w:rsidR="00BE65B3" w:rsidRDefault="00B7245D" w:rsidP="00567460">
      <w:r>
        <w:t xml:space="preserve">Metrics will be developed for each </w:t>
      </w:r>
      <w:r w:rsidR="00923E13">
        <w:t>p</w:t>
      </w:r>
      <w:r w:rsidR="00CE3723">
        <w:t xml:space="preserve">roject </w:t>
      </w:r>
      <w:r w:rsidR="00923E13">
        <w:t>e</w:t>
      </w:r>
      <w:r w:rsidR="00CE3723">
        <w:t>ffort</w:t>
      </w:r>
      <w:r w:rsidR="008E266D">
        <w:t xml:space="preserve"> </w:t>
      </w:r>
      <w:r w:rsidR="008015A4">
        <w:t>undertaken</w:t>
      </w:r>
      <w:r>
        <w:t>.  E</w:t>
      </w:r>
      <w:r w:rsidR="00A2361B">
        <w:t>ach</w:t>
      </w:r>
      <w:r>
        <w:t xml:space="preserve"> </w:t>
      </w:r>
      <w:r w:rsidR="00923E13">
        <w:t>p</w:t>
      </w:r>
      <w:r w:rsidR="00704143">
        <w:t>roject</w:t>
      </w:r>
      <w:r>
        <w:t xml:space="preserve"> </w:t>
      </w:r>
      <w:r w:rsidR="00923E13">
        <w:t>e</w:t>
      </w:r>
      <w:r w:rsidR="00A2361B">
        <w:t>ffort</w:t>
      </w:r>
      <w:r>
        <w:t xml:space="preserve"> will consist</w:t>
      </w:r>
      <w:r w:rsidR="007E19E2">
        <w:t xml:space="preserve"> of a prototype </w:t>
      </w:r>
      <w:r>
        <w:t xml:space="preserve">technology designed to carry out </w:t>
      </w:r>
      <w:r w:rsidR="00FF1C00">
        <w:t xml:space="preserve">a </w:t>
      </w:r>
      <w:r>
        <w:t>specific cyber</w:t>
      </w:r>
      <w:r w:rsidR="0071614D">
        <w:t xml:space="preserve">-defense </w:t>
      </w:r>
      <w:r>
        <w:t xml:space="preserve">function. </w:t>
      </w:r>
      <w:r w:rsidR="00F57F1A">
        <w:t xml:space="preserve"> The metrics are driven by the priorities of the CART</w:t>
      </w:r>
      <w:r w:rsidR="00440490">
        <w:t xml:space="preserve"> (see Figure 9)</w:t>
      </w:r>
      <w:r w:rsidR="00B676AA">
        <w:t>.  To obtain these, the Cyber Apex Consortium</w:t>
      </w:r>
      <w:r w:rsidR="00737167">
        <w:t xml:space="preserve"> Contractor will conduct</w:t>
      </w:r>
      <w:r w:rsidR="00F57F1A">
        <w:t xml:space="preserve"> needs analysis, requirements gathering, </w:t>
      </w:r>
      <w:r w:rsidR="007E19E2">
        <w:t xml:space="preserve">and </w:t>
      </w:r>
      <w:r w:rsidR="00F57F1A">
        <w:t xml:space="preserve">tech foraging, </w:t>
      </w:r>
      <w:r w:rsidR="007E19E2">
        <w:t xml:space="preserve">to </w:t>
      </w:r>
      <w:r w:rsidR="00737167">
        <w:t xml:space="preserve">create </w:t>
      </w:r>
      <w:r w:rsidR="003E40F4">
        <w:t>a</w:t>
      </w:r>
      <w:r w:rsidR="007E19E2">
        <w:t xml:space="preserve">n </w:t>
      </w:r>
      <w:r w:rsidR="00FF1C00">
        <w:t>A</w:t>
      </w:r>
      <w:r w:rsidR="007E19E2">
        <w:t xml:space="preserve">pplied </w:t>
      </w:r>
      <w:r w:rsidR="00FF1C00">
        <w:t>R</w:t>
      </w:r>
      <w:r w:rsidR="007E19E2">
        <w:t xml:space="preserve">esearch </w:t>
      </w:r>
      <w:r w:rsidR="00FF1C00">
        <w:t>R</w:t>
      </w:r>
      <w:r w:rsidR="007E19E2">
        <w:t>eport</w:t>
      </w:r>
      <w:r w:rsidR="00737167">
        <w:t xml:space="preserve"> </w:t>
      </w:r>
      <w:r w:rsidR="007E19E2">
        <w:t xml:space="preserve">for each </w:t>
      </w:r>
      <w:r w:rsidR="00923E13">
        <w:t>p</w:t>
      </w:r>
      <w:r w:rsidR="00704143">
        <w:t>roject</w:t>
      </w:r>
      <w:r w:rsidR="007455A5">
        <w:t xml:space="preserve"> </w:t>
      </w:r>
      <w:r w:rsidR="00923E13">
        <w:t>e</w:t>
      </w:r>
      <w:r w:rsidR="00A2361B">
        <w:t>ffort</w:t>
      </w:r>
      <w:r w:rsidR="00FF1C00">
        <w:t xml:space="preserve"> undertaken</w:t>
      </w:r>
      <w:r w:rsidR="00F57F1A">
        <w:t xml:space="preserve">.  </w:t>
      </w:r>
      <w:r w:rsidR="007E19E2">
        <w:t xml:space="preserve">If the CART approves the findings, the Government may award a </w:t>
      </w:r>
      <w:r w:rsidR="00923E13">
        <w:t>p</w:t>
      </w:r>
      <w:r w:rsidR="00CE3723">
        <w:t xml:space="preserve">roject </w:t>
      </w:r>
      <w:r w:rsidR="00923E13">
        <w:t>o</w:t>
      </w:r>
      <w:r w:rsidR="007E19E2">
        <w:t xml:space="preserve">rder for representational and operational testing, respectively.  </w:t>
      </w:r>
      <w:r w:rsidR="00F57F1A">
        <w:t xml:space="preserve">The results obtained during the representational architecture testing and evaluation phase, will fine-tune the operational architecture testing metrics.  </w:t>
      </w:r>
      <w:r w:rsidR="00905C80">
        <w:t>Additionally</w:t>
      </w:r>
      <w:r w:rsidR="00A801BF">
        <w:t xml:space="preserve">, program </w:t>
      </w:r>
      <w:r w:rsidR="00905C80">
        <w:t xml:space="preserve">metrics </w:t>
      </w:r>
      <w:r w:rsidR="00A801BF">
        <w:t xml:space="preserve">will </w:t>
      </w:r>
      <w:r w:rsidR="00905C80">
        <w:t xml:space="preserve">also </w:t>
      </w:r>
      <w:r w:rsidR="00A801BF">
        <w:t xml:space="preserve">be guided by coverage, compliance and confidence.  The coverage metric will be </w:t>
      </w:r>
      <w:r w:rsidR="00937B24">
        <w:t xml:space="preserve">dictated by </w:t>
      </w:r>
      <w:r w:rsidR="00A2361B">
        <w:t>t</w:t>
      </w:r>
      <w:r w:rsidR="00937B24">
        <w:t xml:space="preserve">he </w:t>
      </w:r>
      <w:r w:rsidR="00A2361B">
        <w:t xml:space="preserve">percentage of </w:t>
      </w:r>
      <w:r w:rsidR="00937B24">
        <w:t xml:space="preserve">CART </w:t>
      </w:r>
      <w:r w:rsidR="00A2361B">
        <w:t xml:space="preserve">members </w:t>
      </w:r>
      <w:r w:rsidR="00937B24">
        <w:t>participat</w:t>
      </w:r>
      <w:r w:rsidR="00A2361B">
        <w:t xml:space="preserve">ing </w:t>
      </w:r>
      <w:r w:rsidR="00937B24">
        <w:t xml:space="preserve">in technology transition, as well as the extent to which a </w:t>
      </w:r>
      <w:r w:rsidR="00EC5F13">
        <w:t xml:space="preserve">candidate </w:t>
      </w:r>
      <w:r w:rsidR="00937B24">
        <w:t xml:space="preserve">technology transitions.  The compliance metric will seek to determine how well technologies meet </w:t>
      </w:r>
      <w:r w:rsidR="00EC5F13">
        <w:t>federal</w:t>
      </w:r>
      <w:r w:rsidR="00FF1C00">
        <w:t xml:space="preserve"> cyber</w:t>
      </w:r>
      <w:r w:rsidR="00EC5F13">
        <w:t xml:space="preserve"> </w:t>
      </w:r>
      <w:r w:rsidR="00937B24">
        <w:t xml:space="preserve">regulatory requirements.  The confidence metric will be used to gauge the satisfaction level of the CART </w:t>
      </w:r>
      <w:r w:rsidR="00EC5F13">
        <w:lastRenderedPageBreak/>
        <w:t>(</w:t>
      </w:r>
      <w:r w:rsidR="00937B24">
        <w:t xml:space="preserve">as feedback to the </w:t>
      </w:r>
      <w:r w:rsidR="000F6A45">
        <w:t xml:space="preserve">DHS S&amp;T </w:t>
      </w:r>
      <w:r w:rsidR="00937B24">
        <w:t>PMO</w:t>
      </w:r>
      <w:r w:rsidR="00EC5F13">
        <w:t>)</w:t>
      </w:r>
      <w:r w:rsidR="00937B24">
        <w:t xml:space="preserve"> </w:t>
      </w:r>
      <w:r w:rsidR="00B13785">
        <w:t>on</w:t>
      </w:r>
      <w:r w:rsidR="00937B24">
        <w:t xml:space="preserve"> how </w:t>
      </w:r>
      <w:r w:rsidR="00A372F6">
        <w:t xml:space="preserve">well the program is meeting </w:t>
      </w:r>
      <w:r w:rsidR="00EC5F13">
        <w:t>intended o</w:t>
      </w:r>
      <w:r w:rsidR="00440490">
        <w:t>bjectives</w:t>
      </w:r>
      <w:r w:rsidR="00440490">
        <w:rPr>
          <w:noProof/>
        </w:rPr>
        <w:drawing>
          <wp:inline distT="0" distB="0" distL="0" distR="0" wp14:anchorId="3C00093E" wp14:editId="686F5A13">
            <wp:extent cx="4863903" cy="25844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ike's pyramid.PNG"/>
                    <pic:cNvPicPr/>
                  </pic:nvPicPr>
                  <pic:blipFill>
                    <a:blip r:embed="rId23">
                      <a:extLst>
                        <a:ext uri="{28A0092B-C50C-407E-A947-70E740481C1C}">
                          <a14:useLocalDpi xmlns:a14="http://schemas.microsoft.com/office/drawing/2010/main" val="0"/>
                        </a:ext>
                      </a:extLst>
                    </a:blip>
                    <a:stretch>
                      <a:fillRect/>
                    </a:stretch>
                  </pic:blipFill>
                  <pic:spPr>
                    <a:xfrm>
                      <a:off x="0" y="0"/>
                      <a:ext cx="4877488" cy="2591669"/>
                    </a:xfrm>
                    <a:prstGeom prst="rect">
                      <a:avLst/>
                    </a:prstGeom>
                  </pic:spPr>
                </pic:pic>
              </a:graphicData>
            </a:graphic>
          </wp:inline>
        </w:drawing>
      </w:r>
    </w:p>
    <w:p w14:paraId="235E8E33" w14:textId="5F372D00" w:rsidR="00440490" w:rsidRDefault="00440490" w:rsidP="00440490">
      <w:pPr>
        <w:ind w:left="1440" w:firstLine="720"/>
        <w:rPr>
          <w:b/>
          <w:color w:val="4D4D4D"/>
        </w:rPr>
      </w:pPr>
      <w:r w:rsidRPr="00241AB5">
        <w:rPr>
          <w:b/>
          <w:color w:val="4D4D4D"/>
        </w:rPr>
        <w:t xml:space="preserve">Figure </w:t>
      </w:r>
      <w:r>
        <w:rPr>
          <w:b/>
          <w:color w:val="4D4D4D"/>
        </w:rPr>
        <w:t>9</w:t>
      </w:r>
      <w:r w:rsidRPr="00241AB5">
        <w:rPr>
          <w:b/>
          <w:color w:val="4D4D4D"/>
        </w:rPr>
        <w:t xml:space="preserve"> – High-level Performance Measurement</w:t>
      </w:r>
    </w:p>
    <w:p w14:paraId="64F4DC1C" w14:textId="2E2D90B2" w:rsidR="009E5C39" w:rsidRDefault="009E5C39" w:rsidP="009E5C39">
      <w:pPr>
        <w:pStyle w:val="Heading1"/>
      </w:pPr>
      <w:bookmarkStart w:id="54" w:name="_Toc467154478"/>
      <w:r>
        <w:t>Technology and Innovation</w:t>
      </w:r>
      <w:bookmarkEnd w:id="54"/>
    </w:p>
    <w:p w14:paraId="20AD0DF8" w14:textId="77777777" w:rsidR="009E5C39" w:rsidRDefault="009E5C39" w:rsidP="009E5C39">
      <w:pPr>
        <w:pStyle w:val="Heading2"/>
      </w:pPr>
      <w:bookmarkStart w:id="55" w:name="_Toc467154479"/>
      <w:r>
        <w:t>Core Technology</w:t>
      </w:r>
      <w:bookmarkEnd w:id="55"/>
    </w:p>
    <w:p w14:paraId="0091B033" w14:textId="17AC9F7B" w:rsidR="009E5C39" w:rsidRDefault="00B676AA" w:rsidP="00567460">
      <w:r>
        <w:t>The Cyber Apex Consortium</w:t>
      </w:r>
      <w:r w:rsidR="009E5C39" w:rsidRPr="009E5C39">
        <w:t xml:space="preserve"> contractor will utilize the vendor consortium to develop, test, integrate, evaluate, and</w:t>
      </w:r>
      <w:r w:rsidR="008854EB">
        <w:t xml:space="preserve"> </w:t>
      </w:r>
      <w:r w:rsidR="009E5C39" w:rsidRPr="009E5C39">
        <w:t>transition</w:t>
      </w:r>
      <w:r w:rsidR="00FF1C00">
        <w:t>,</w:t>
      </w:r>
      <w:r w:rsidR="009E5C39" w:rsidRPr="009E5C39">
        <w:t xml:space="preserve"> </w:t>
      </w:r>
      <w:r w:rsidR="00D54041">
        <w:t xml:space="preserve">prototype </w:t>
      </w:r>
      <w:r w:rsidR="009E5C39" w:rsidRPr="009E5C39">
        <w:t>cyber technology tools.</w:t>
      </w:r>
      <w:r w:rsidR="00BB147F">
        <w:t xml:space="preserve">  The vendor consortium will be comprised of private </w:t>
      </w:r>
      <w:r w:rsidR="00FE43CB">
        <w:t>sector</w:t>
      </w:r>
      <w:r w:rsidR="00BB147F">
        <w:t xml:space="preserve"> businesses</w:t>
      </w:r>
      <w:r w:rsidR="00FF1C00">
        <w:t xml:space="preserve"> and firms</w:t>
      </w:r>
      <w:r w:rsidR="00BB147F">
        <w:t xml:space="preserve">.  </w:t>
      </w:r>
      <w:r w:rsidR="00FF1C00">
        <w:t>Consortium</w:t>
      </w:r>
      <w:r w:rsidR="00BB147F">
        <w:t xml:space="preserve"> </w:t>
      </w:r>
      <w:r w:rsidR="00FF1C00">
        <w:t>vendors</w:t>
      </w:r>
      <w:r w:rsidR="00BB147F">
        <w:t xml:space="preserve"> will b</w:t>
      </w:r>
      <w:r w:rsidR="00FE43CB">
        <w:t>id</w:t>
      </w:r>
      <w:r w:rsidR="00BB147F">
        <w:t xml:space="preserve"> </w:t>
      </w:r>
      <w:r w:rsidR="00FE43CB">
        <w:t>on</w:t>
      </w:r>
      <w:r w:rsidR="008854EB">
        <w:t xml:space="preserve"> </w:t>
      </w:r>
      <w:r w:rsidR="0040070A">
        <w:t xml:space="preserve">individual </w:t>
      </w:r>
      <w:r w:rsidR="00923E13">
        <w:t>p</w:t>
      </w:r>
      <w:r w:rsidR="00A2361B">
        <w:t xml:space="preserve">roject </w:t>
      </w:r>
      <w:r w:rsidR="00923E13">
        <w:t>o</w:t>
      </w:r>
      <w:r w:rsidR="00A2361B">
        <w:t>rder solicitations</w:t>
      </w:r>
      <w:r w:rsidR="008854EB">
        <w:t xml:space="preserve"> </w:t>
      </w:r>
      <w:r w:rsidR="00BB147F">
        <w:t xml:space="preserve">to build the </w:t>
      </w:r>
      <w:r w:rsidR="000C45C3">
        <w:t xml:space="preserve">prototype </w:t>
      </w:r>
      <w:r w:rsidR="00BB147F">
        <w:t xml:space="preserve">technologies </w:t>
      </w:r>
      <w:r w:rsidR="0040070A">
        <w:t>sought by the financial sector.</w:t>
      </w:r>
      <w:r w:rsidR="00BB147F">
        <w:t xml:space="preserve"> </w:t>
      </w:r>
      <w:r w:rsidR="009E5C39">
        <w:t xml:space="preserve"> </w:t>
      </w:r>
    </w:p>
    <w:p w14:paraId="70213711" w14:textId="1DAF25F8" w:rsidR="00D0638B" w:rsidRPr="00D0638B" w:rsidRDefault="00A40FF3" w:rsidP="00D0638B">
      <w:pPr>
        <w:pStyle w:val="Heading3"/>
      </w:pPr>
      <w:bookmarkStart w:id="56" w:name="_Toc467154480"/>
      <w:r>
        <w:t>Cyber Apex Consortium A</w:t>
      </w:r>
      <w:r w:rsidR="00D0638B">
        <w:t>pproach</w:t>
      </w:r>
      <w:bookmarkEnd w:id="56"/>
    </w:p>
    <w:p w14:paraId="454A7D44" w14:textId="4FA3BD97" w:rsidR="009E5C39" w:rsidRDefault="00032E32" w:rsidP="009E5C39">
      <w:r w:rsidRPr="00032E32">
        <w:t>The NGCI Apex program will leverage existing, federally funded and private sector research efforts that provide the required technology capabilities.  The process is designed with a flexi</w:t>
      </w:r>
      <w:r w:rsidRPr="00032E32">
        <w:lastRenderedPageBreak/>
        <w:t>ble</w:t>
      </w:r>
      <w:r w:rsidR="00D54041">
        <w:t>,</w:t>
      </w:r>
      <w:r w:rsidRPr="00032E32">
        <w:t xml:space="preserve"> repeatable, </w:t>
      </w:r>
      <w:r w:rsidR="00D54041">
        <w:t xml:space="preserve">and </w:t>
      </w:r>
      <w:r w:rsidRPr="00032E32">
        <w:t>continuous process to identify, test, evaluate, and transition</w:t>
      </w:r>
      <w:r w:rsidR="00D54041">
        <w:t>,</w:t>
      </w:r>
      <w:r w:rsidRPr="00032E32">
        <w:t xml:space="preserve"> cyber technologies to the financial sector.  The process will be implemented in four phases</w:t>
      </w:r>
      <w:r>
        <w:t xml:space="preserve">.  </w:t>
      </w:r>
      <w:r w:rsidR="001F33CD">
        <w:t xml:space="preserve">Refer to Figure </w:t>
      </w:r>
      <w:r w:rsidR="008854EB">
        <w:t>9</w:t>
      </w:r>
      <w:r w:rsidR="001F33CD">
        <w:t xml:space="preserve"> below</w:t>
      </w:r>
      <w:r w:rsidR="009E5C39" w:rsidRPr="009E5C39">
        <w:t>:</w:t>
      </w:r>
    </w:p>
    <w:p w14:paraId="55B462E8" w14:textId="47389C5D" w:rsidR="009E5C39" w:rsidRDefault="00205CFD" w:rsidP="0002327C">
      <w:pPr>
        <w:spacing w:after="0"/>
      </w:pPr>
      <w:r>
        <w:rPr>
          <w:noProof/>
        </w:rPr>
        <w:drawing>
          <wp:inline distT="0" distB="0" distL="0" distR="0" wp14:anchorId="74B44D6C" wp14:editId="34734E3A">
            <wp:extent cx="5905500" cy="26569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5649" cy="2661509"/>
                    </a:xfrm>
                    <a:prstGeom prst="rect">
                      <a:avLst/>
                    </a:prstGeom>
                    <a:noFill/>
                  </pic:spPr>
                </pic:pic>
              </a:graphicData>
            </a:graphic>
          </wp:inline>
        </w:drawing>
      </w:r>
    </w:p>
    <w:p w14:paraId="044349E2" w14:textId="61D36B35" w:rsidR="009E5C39" w:rsidRDefault="009E5C39" w:rsidP="0002327C">
      <w:pPr>
        <w:pStyle w:val="Caption"/>
        <w:spacing w:after="0"/>
        <w:jc w:val="center"/>
        <w:rPr>
          <w:b/>
          <w:i w:val="0"/>
          <w:sz w:val="22"/>
        </w:rPr>
      </w:pPr>
      <w:r w:rsidRPr="009E5C39">
        <w:rPr>
          <w:b/>
          <w:i w:val="0"/>
          <w:sz w:val="22"/>
        </w:rPr>
        <w:t xml:space="preserve">Figure </w:t>
      </w:r>
      <w:r w:rsidR="00D644F0">
        <w:rPr>
          <w:b/>
          <w:i w:val="0"/>
          <w:sz w:val="22"/>
        </w:rPr>
        <w:t>10</w:t>
      </w:r>
      <w:r w:rsidRPr="009E5C39">
        <w:rPr>
          <w:b/>
          <w:i w:val="0"/>
          <w:sz w:val="22"/>
        </w:rPr>
        <w:t xml:space="preserve"> </w:t>
      </w:r>
      <w:r w:rsidR="00F34A0F">
        <w:rPr>
          <w:b/>
          <w:i w:val="0"/>
          <w:sz w:val="22"/>
        </w:rPr>
        <w:t>-</w:t>
      </w:r>
      <w:r w:rsidR="00E42A65">
        <w:rPr>
          <w:b/>
          <w:i w:val="0"/>
          <w:sz w:val="22"/>
        </w:rPr>
        <w:t xml:space="preserve"> </w:t>
      </w:r>
      <w:r w:rsidRPr="009E5C39">
        <w:rPr>
          <w:b/>
          <w:i w:val="0"/>
          <w:sz w:val="22"/>
        </w:rPr>
        <w:t>NCGI Apex Program Approach</w:t>
      </w:r>
    </w:p>
    <w:p w14:paraId="6A6E74F3" w14:textId="6CE6497C" w:rsidR="00032E32" w:rsidRPr="00567460" w:rsidRDefault="00117C2D" w:rsidP="0002327C">
      <w:pPr>
        <w:spacing w:before="120"/>
      </w:pPr>
      <w:r>
        <w:t xml:space="preserve">Phase </w:t>
      </w:r>
      <w:r w:rsidR="00032E32" w:rsidRPr="00567460">
        <w:t>1</w:t>
      </w:r>
      <w:r>
        <w:t>:</w:t>
      </w:r>
      <w:r w:rsidR="00032E32" w:rsidRPr="00567460">
        <w:t xml:space="preserve">  Needs analysis</w:t>
      </w:r>
      <w:r w:rsidR="0040070A">
        <w:t>/</w:t>
      </w:r>
      <w:r w:rsidR="00032E32" w:rsidRPr="00567460">
        <w:t xml:space="preserve">requirements, and priorities:  During this phase, financial industry partners identify their specific technology gaps </w:t>
      </w:r>
      <w:r w:rsidR="0040070A">
        <w:t>to</w:t>
      </w:r>
      <w:r w:rsidR="004D6B14">
        <w:t xml:space="preserve"> </w:t>
      </w:r>
      <w:r w:rsidR="00032E32" w:rsidRPr="00567460">
        <w:t xml:space="preserve">the CART, of which they are members.  These requirements are then ranked and prioritized before proceeding to the next phase.  </w:t>
      </w:r>
    </w:p>
    <w:p w14:paraId="2A896D37" w14:textId="599DFCE0" w:rsidR="00032E32" w:rsidRPr="00567460" w:rsidRDefault="00117C2D" w:rsidP="00032E32">
      <w:r>
        <w:t xml:space="preserve">Phase </w:t>
      </w:r>
      <w:r w:rsidR="00032E32" w:rsidRPr="00567460">
        <w:t>2</w:t>
      </w:r>
      <w:r>
        <w:t>:</w:t>
      </w:r>
      <w:r w:rsidR="00032E32" w:rsidRPr="00567460">
        <w:t xml:space="preserve">  Technology requirements gathering, metrics development, and foraging for technologies:  Based on initial requirements approved by the CART in phase 1, this phase consists of foraging for promising </w:t>
      </w:r>
      <w:r w:rsidR="00D33925">
        <w:t xml:space="preserve">prototype </w:t>
      </w:r>
      <w:r w:rsidR="00032E32" w:rsidRPr="00567460">
        <w:t>technology candidates, and the development of metrics for the program.  This phase will lead to the creation of a</w:t>
      </w:r>
      <w:r w:rsidR="004D6B14">
        <w:t xml:space="preserve">n </w:t>
      </w:r>
      <w:r w:rsidR="0040070A">
        <w:t>A</w:t>
      </w:r>
      <w:r w:rsidR="004D6B14">
        <w:t xml:space="preserve">pplied </w:t>
      </w:r>
      <w:r w:rsidR="0040070A">
        <w:t>R</w:t>
      </w:r>
      <w:r w:rsidR="004D6B14">
        <w:t xml:space="preserve">esearch </w:t>
      </w:r>
      <w:r w:rsidR="0040070A">
        <w:t>R</w:t>
      </w:r>
      <w:r w:rsidR="004D6B14">
        <w:t>eport</w:t>
      </w:r>
      <w:r w:rsidR="00F94B89">
        <w:t xml:space="preserve"> </w:t>
      </w:r>
      <w:r w:rsidR="0040070A">
        <w:t xml:space="preserve">/ Recommendation Package </w:t>
      </w:r>
      <w:r w:rsidR="00F94B89">
        <w:t>for the CART</w:t>
      </w:r>
      <w:r w:rsidR="0040070A">
        <w:t>,</w:t>
      </w:r>
      <w:r w:rsidR="00F8595E">
        <w:t xml:space="preserve"> and constitute a</w:t>
      </w:r>
      <w:r w:rsidR="0040070A">
        <w:t xml:space="preserve">n individual </w:t>
      </w:r>
      <w:r w:rsidR="008E3721">
        <w:t>p</w:t>
      </w:r>
      <w:r w:rsidR="00F8595E" w:rsidRPr="008E3721">
        <w:t xml:space="preserve">roject </w:t>
      </w:r>
      <w:r w:rsidR="008E3721">
        <w:t>e</w:t>
      </w:r>
      <w:r w:rsidR="00F8595E" w:rsidRPr="008E3721">
        <w:t>ffort</w:t>
      </w:r>
      <w:r w:rsidR="00F94B89">
        <w:t xml:space="preserve">.  Based on the findings, DHS </w:t>
      </w:r>
      <w:r w:rsidR="008015A4">
        <w:t>S&amp;T contracting</w:t>
      </w:r>
      <w:r w:rsidR="00F94B89">
        <w:t xml:space="preserve"> </w:t>
      </w:r>
      <w:r w:rsidR="00D139B7">
        <w:t xml:space="preserve">may then </w:t>
      </w:r>
      <w:r w:rsidR="00F94B89">
        <w:t xml:space="preserve">award a </w:t>
      </w:r>
      <w:r w:rsidR="008E3721">
        <w:t>p</w:t>
      </w:r>
      <w:r w:rsidR="00A2361B">
        <w:t>roject</w:t>
      </w:r>
      <w:r w:rsidR="00F94B89">
        <w:t xml:space="preserve"> </w:t>
      </w:r>
      <w:r w:rsidR="008E3721">
        <w:t>o</w:t>
      </w:r>
      <w:r w:rsidR="00F94B89">
        <w:t xml:space="preserve">rder for representational prototype testing.  If the </w:t>
      </w:r>
      <w:r w:rsidR="008015A4">
        <w:t xml:space="preserve">results of the </w:t>
      </w:r>
      <w:r w:rsidR="00F94B89">
        <w:t xml:space="preserve">representational prototype </w:t>
      </w:r>
      <w:r w:rsidR="008015A4">
        <w:t>testing</w:t>
      </w:r>
      <w:r w:rsidR="00F94B89">
        <w:t xml:space="preserve"> meet the requirements, DHS S&amp;T </w:t>
      </w:r>
      <w:r w:rsidR="008015A4">
        <w:t xml:space="preserve">contracting </w:t>
      </w:r>
      <w:r w:rsidR="00D139B7">
        <w:t xml:space="preserve">may then </w:t>
      </w:r>
      <w:r w:rsidR="00F94B89">
        <w:t xml:space="preserve">award a </w:t>
      </w:r>
      <w:r w:rsidR="008E3721">
        <w:t>p</w:t>
      </w:r>
      <w:r w:rsidR="00A2361B">
        <w:t>roject</w:t>
      </w:r>
      <w:r w:rsidR="00F94B89">
        <w:t xml:space="preserve"> </w:t>
      </w:r>
      <w:r w:rsidR="008E3721">
        <w:t>o</w:t>
      </w:r>
      <w:r w:rsidR="00F94B89">
        <w:t xml:space="preserve">rder for operational prototype testing.  This cycle </w:t>
      </w:r>
      <w:r w:rsidR="00F94B89">
        <w:lastRenderedPageBreak/>
        <w:t>will repeat itself</w:t>
      </w:r>
      <w:r w:rsidR="00032E32" w:rsidRPr="00567460">
        <w:t xml:space="preserve"> </w:t>
      </w:r>
      <w:r w:rsidR="0040070A">
        <w:t xml:space="preserve">for </w:t>
      </w:r>
      <w:r w:rsidR="00032E32" w:rsidRPr="00567460">
        <w:t xml:space="preserve">each </w:t>
      </w:r>
      <w:r w:rsidR="008E3721">
        <w:t>p</w:t>
      </w:r>
      <w:r w:rsidR="00A2361B">
        <w:t>roject</w:t>
      </w:r>
      <w:r w:rsidR="00032E32" w:rsidRPr="00567460">
        <w:t xml:space="preserve"> </w:t>
      </w:r>
      <w:r w:rsidR="008E3721">
        <w:t>e</w:t>
      </w:r>
      <w:r w:rsidR="008015A4">
        <w:t>ffort</w:t>
      </w:r>
      <w:r w:rsidR="00F8595E">
        <w:t>,</w:t>
      </w:r>
      <w:r w:rsidR="008015A4">
        <w:t xml:space="preserve"> and </w:t>
      </w:r>
      <w:r w:rsidR="008E3721">
        <w:t>resulting</w:t>
      </w:r>
      <w:r w:rsidR="008015A4">
        <w:t xml:space="preserve"> </w:t>
      </w:r>
      <w:r w:rsidR="008E3721">
        <w:t>p</w:t>
      </w:r>
      <w:r w:rsidR="008015A4">
        <w:t xml:space="preserve">roject </w:t>
      </w:r>
      <w:r w:rsidR="008E3721">
        <w:t>o</w:t>
      </w:r>
      <w:r w:rsidR="008015A4">
        <w:t>rder</w:t>
      </w:r>
      <w:r w:rsidR="00032E32" w:rsidRPr="00567460">
        <w:t xml:space="preserve"> awarded under the NGCI Apex program.  </w:t>
      </w:r>
    </w:p>
    <w:p w14:paraId="752F8FC6" w14:textId="1CFB0DB2" w:rsidR="00032E32" w:rsidRPr="00567460" w:rsidRDefault="00117C2D" w:rsidP="00032E32">
      <w:r>
        <w:t xml:space="preserve">Phase </w:t>
      </w:r>
      <w:r w:rsidR="00032E32" w:rsidRPr="00567460">
        <w:t>3</w:t>
      </w:r>
      <w:r>
        <w:t>:</w:t>
      </w:r>
      <w:r w:rsidR="00032E32" w:rsidRPr="00567460">
        <w:t xml:space="preserve">  Testing type, integration testing, and evaluation:  In this phase, the CART determines the type of testing to be conducted.  NGCI Apex includes </w:t>
      </w:r>
      <w:r w:rsidR="0040070A">
        <w:t>two</w:t>
      </w:r>
      <w:r w:rsidR="00032E32" w:rsidRPr="00567460">
        <w:t xml:space="preserve"> types of </w:t>
      </w:r>
      <w:r w:rsidR="00F94B89">
        <w:t xml:space="preserve">prototype </w:t>
      </w:r>
      <w:r w:rsidR="0040070A">
        <w:t>testing – representational and</w:t>
      </w:r>
      <w:r w:rsidR="00032E32" w:rsidRPr="00567460">
        <w:t xml:space="preserve"> operat</w:t>
      </w:r>
      <w:r w:rsidR="0040070A">
        <w:t>ional.</w:t>
      </w:r>
      <w:r w:rsidR="00032E32" w:rsidRPr="00567460">
        <w:t xml:space="preserve">  Testing types depend on end-user needs and preferences.  The technology will be integrated, tested and evaluated for the quality of its performance.  </w:t>
      </w:r>
    </w:p>
    <w:p w14:paraId="3CAB92FF" w14:textId="664923DA" w:rsidR="00032E32" w:rsidRPr="00567460" w:rsidRDefault="00117C2D" w:rsidP="00032E32">
      <w:pPr>
        <w:spacing w:after="0"/>
      </w:pPr>
      <w:r>
        <w:t xml:space="preserve">Phase </w:t>
      </w:r>
      <w:r w:rsidR="00032E32" w:rsidRPr="00567460">
        <w:t>4</w:t>
      </w:r>
      <w:r>
        <w:t>:</w:t>
      </w:r>
      <w:r w:rsidR="00032E32" w:rsidRPr="00567460">
        <w:t xml:space="preserve">  Transition</w:t>
      </w:r>
      <w:r w:rsidR="00D139B7">
        <w:t xml:space="preserve"> prototype</w:t>
      </w:r>
      <w:r w:rsidR="00032E32" w:rsidRPr="00567460">
        <w:t xml:space="preserve"> technologies</w:t>
      </w:r>
      <w:r w:rsidR="00EE3ACC">
        <w:t xml:space="preserve"> -</w:t>
      </w:r>
      <w:r w:rsidR="00032E32" w:rsidRPr="00567460">
        <w:t xml:space="preserve"> from testing to </w:t>
      </w:r>
      <w:r w:rsidR="00EE3ACC">
        <w:t xml:space="preserve">use </w:t>
      </w:r>
      <w:r w:rsidR="0040070A">
        <w:t xml:space="preserve">in </w:t>
      </w:r>
      <w:r w:rsidR="00EE3ACC">
        <w:t>real-time operational networks</w:t>
      </w:r>
      <w:r w:rsidR="00032E32" w:rsidRPr="00567460">
        <w:t>:  At the conclusion of the testing and evaluation phases, financial institutions (end-users) will adopt selected technologies best-suited to their operations through</w:t>
      </w:r>
      <w:r w:rsidR="00EE3ACC">
        <w:t xml:space="preserve"> one of </w:t>
      </w:r>
      <w:r w:rsidR="00032E32" w:rsidRPr="00567460">
        <w:t xml:space="preserve">four options; managed security services providers (MSSP), entrepreneurial or venture capital firm purchases, direct acquisition of technology, or open source.  </w:t>
      </w:r>
    </w:p>
    <w:p w14:paraId="378B9E88" w14:textId="7160902A" w:rsidR="009E5C39" w:rsidRDefault="009E5C39" w:rsidP="00567460">
      <w:pPr>
        <w:ind w:left="720" w:hanging="720"/>
      </w:pPr>
    </w:p>
    <w:p w14:paraId="38922ADB" w14:textId="12BFE62F" w:rsidR="009B3F6C" w:rsidRPr="00D0638B" w:rsidRDefault="00A40FF3" w:rsidP="009B3F6C">
      <w:pPr>
        <w:pStyle w:val="Heading3"/>
      </w:pPr>
      <w:bookmarkStart w:id="57" w:name="_Toc467154481"/>
      <w:r>
        <w:t>SVIP Cyber</w:t>
      </w:r>
      <w:r w:rsidR="009B3F6C">
        <w:t xml:space="preserve"> Apex Approach</w:t>
      </w:r>
      <w:bookmarkEnd w:id="57"/>
    </w:p>
    <w:p w14:paraId="21C10117" w14:textId="2017306A" w:rsidR="00890DA5" w:rsidRDefault="009B3F6C" w:rsidP="00890DA5">
      <w:r w:rsidRPr="00032E32">
        <w:t xml:space="preserve">The NGCI Apex program will leverage </w:t>
      </w:r>
      <w:r>
        <w:t>the SVIP to capitalize on the innovation in the growing entrepreneurial and startup tech</w:t>
      </w:r>
      <w:r w:rsidR="000F6A45">
        <w:t>nology</w:t>
      </w:r>
      <w:r>
        <w:t xml:space="preserve"> communities around the country and world. </w:t>
      </w:r>
      <w:r w:rsidR="00890DA5">
        <w:t xml:space="preserve">This program aligns with DHS and S&amp;T strategic priorities, addresses cross-cutting Integrated Product Teams (IPTs), and creates transition onramp to programs. These cross-cutting needs posed by </w:t>
      </w:r>
      <w:r w:rsidR="000F6A45">
        <w:t>DHS</w:t>
      </w:r>
      <w:r w:rsidR="00890DA5">
        <w:t xml:space="preserve"> and the broader </w:t>
      </w:r>
      <w:r w:rsidR="000F6A45">
        <w:t>HSE</w:t>
      </w:r>
      <w:r w:rsidR="00890DA5">
        <w:t xml:space="preserve"> offer unique challenges for the startup community to address.  DHS considers this community as non-traditional partners, as they do not typically seek government contracts.  However, this community is adept at solving hard problems quickly and cheaply.  </w:t>
      </w:r>
      <w:r w:rsidR="00890DA5" w:rsidRPr="004E7D15">
        <w:rPr>
          <w:i/>
        </w:rPr>
        <w:t>Figure</w:t>
      </w:r>
      <w:r w:rsidR="00890DA5">
        <w:rPr>
          <w:i/>
        </w:rPr>
        <w:t>s</w:t>
      </w:r>
      <w:r w:rsidR="00EC1C63">
        <w:rPr>
          <w:i/>
        </w:rPr>
        <w:t xml:space="preserve"> 1</w:t>
      </w:r>
      <w:r w:rsidR="00A40FF3">
        <w:rPr>
          <w:i/>
        </w:rPr>
        <w:t>1</w:t>
      </w:r>
      <w:r w:rsidR="00EC1C63">
        <w:rPr>
          <w:i/>
        </w:rPr>
        <w:t>, 1</w:t>
      </w:r>
      <w:r w:rsidR="00A40FF3">
        <w:rPr>
          <w:i/>
        </w:rPr>
        <w:t>1</w:t>
      </w:r>
      <w:r w:rsidR="00EC1C63">
        <w:rPr>
          <w:i/>
        </w:rPr>
        <w:t>a</w:t>
      </w:r>
      <w:r w:rsidR="00890DA5">
        <w:rPr>
          <w:i/>
        </w:rPr>
        <w:t xml:space="preserve"> through </w:t>
      </w:r>
      <w:r w:rsidR="00EC1C63">
        <w:rPr>
          <w:i/>
        </w:rPr>
        <w:t>1</w:t>
      </w:r>
      <w:r w:rsidR="00A40FF3">
        <w:rPr>
          <w:i/>
        </w:rPr>
        <w:t>1</w:t>
      </w:r>
      <w:r w:rsidR="00EC1C63">
        <w:rPr>
          <w:i/>
        </w:rPr>
        <w:t>c</w:t>
      </w:r>
      <w:r w:rsidR="00890DA5">
        <w:t xml:space="preserve"> collectively depict the SVIP operating model that the </w:t>
      </w:r>
      <w:r w:rsidR="000F6A45">
        <w:t>DHS S&amp;T</w:t>
      </w:r>
      <w:r w:rsidR="00890DA5">
        <w:t xml:space="preserve"> PMO will leverage </w:t>
      </w:r>
      <w:r w:rsidR="00B8737B">
        <w:t>to address FSS cyber issues</w:t>
      </w:r>
      <w:r w:rsidR="00890DA5">
        <w:rPr>
          <w:rStyle w:val="FootnoteReference"/>
        </w:rPr>
        <w:footnoteReference w:id="6"/>
      </w:r>
      <w:r w:rsidR="00890DA5">
        <w:t>.</w:t>
      </w:r>
    </w:p>
    <w:p w14:paraId="730FC5FE" w14:textId="77777777" w:rsidR="00EC1C63" w:rsidRDefault="00EC1C63" w:rsidP="00EC1C63"/>
    <w:p w14:paraId="3F2B98EF" w14:textId="16E8FE0A" w:rsidR="00EC1C63" w:rsidRPr="003959D2" w:rsidRDefault="00EC1C63" w:rsidP="00EC1C63">
      <w:pPr>
        <w:autoSpaceDE w:val="0"/>
        <w:autoSpaceDN w:val="0"/>
        <w:adjustRightInd w:val="0"/>
        <w:spacing w:after="0" w:line="240" w:lineRule="auto"/>
        <w:jc w:val="center"/>
        <w:rPr>
          <w:rFonts w:asciiTheme="majorHAnsi" w:hAnsiTheme="majorHAnsi" w:cs="Times New Roman"/>
          <w:b/>
          <w:bCs/>
          <w:color w:val="5B9BD5" w:themeColor="accent1"/>
        </w:rPr>
      </w:pPr>
      <w:r>
        <w:rPr>
          <w:noProof/>
        </w:rPr>
        <w:lastRenderedPageBreak/>
        <w:drawing>
          <wp:inline distT="0" distB="0" distL="0" distR="0" wp14:anchorId="45FBF6F8" wp14:editId="03668301">
            <wp:extent cx="5816900" cy="2838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7530"/>
                    <a:stretch/>
                  </pic:blipFill>
                  <pic:spPr bwMode="auto">
                    <a:xfrm>
                      <a:off x="0" y="0"/>
                      <a:ext cx="5843023" cy="2851197"/>
                    </a:xfrm>
                    <a:prstGeom prst="rect">
                      <a:avLst/>
                    </a:prstGeom>
                    <a:noFill/>
                    <a:ln>
                      <a:noFill/>
                    </a:ln>
                    <a:extLst>
                      <a:ext uri="{53640926-AAD7-44D8-BBD7-CCE9431645EC}">
                        <a14:shadowObscured xmlns:a14="http://schemas.microsoft.com/office/drawing/2010/main"/>
                      </a:ext>
                    </a:extLst>
                  </pic:spPr>
                </pic:pic>
              </a:graphicData>
            </a:graphic>
          </wp:inline>
        </w:drawing>
      </w:r>
      <w:r w:rsidRPr="004E7D15">
        <w:rPr>
          <w:rFonts w:asciiTheme="majorHAnsi" w:hAnsiTheme="majorHAnsi" w:cs="Times New Roman"/>
          <w:b/>
          <w:bCs/>
          <w:color w:val="5B9BD5" w:themeColor="accent1"/>
        </w:rPr>
        <w:t xml:space="preserve"> </w:t>
      </w:r>
      <w:r>
        <w:rPr>
          <w:rFonts w:asciiTheme="majorHAnsi" w:hAnsiTheme="majorHAnsi" w:cs="Times New Roman"/>
          <w:b/>
          <w:bCs/>
          <w:color w:val="5B9BD5" w:themeColor="accent1"/>
        </w:rPr>
        <w:t>Figure 1</w:t>
      </w:r>
      <w:r w:rsidR="00D644F0">
        <w:rPr>
          <w:rFonts w:asciiTheme="majorHAnsi" w:hAnsiTheme="majorHAnsi" w:cs="Times New Roman"/>
          <w:b/>
          <w:bCs/>
          <w:color w:val="5B9BD5" w:themeColor="accent1"/>
        </w:rPr>
        <w:t>1</w:t>
      </w:r>
      <w:r w:rsidRPr="003959D2">
        <w:rPr>
          <w:rFonts w:asciiTheme="majorHAnsi" w:hAnsiTheme="majorHAnsi" w:cs="Times New Roman"/>
          <w:b/>
          <w:bCs/>
          <w:color w:val="5B9BD5" w:themeColor="accent1"/>
        </w:rPr>
        <w:t xml:space="preserve"> – </w:t>
      </w:r>
      <w:r>
        <w:rPr>
          <w:rFonts w:asciiTheme="majorHAnsi" w:hAnsiTheme="majorHAnsi" w:cs="Times New Roman"/>
          <w:b/>
          <w:bCs/>
          <w:color w:val="5B9BD5" w:themeColor="accent1"/>
        </w:rPr>
        <w:t>SVIP Operating Model</w:t>
      </w:r>
    </w:p>
    <w:p w14:paraId="0696E5D0" w14:textId="77777777" w:rsidR="00EC1C63" w:rsidRDefault="00EC1C63" w:rsidP="00EC1C63"/>
    <w:p w14:paraId="65FB1FFF" w14:textId="77777777" w:rsidR="00EC1C63" w:rsidRDefault="00EC1C63" w:rsidP="00EC1C63"/>
    <w:p w14:paraId="6E0765C1" w14:textId="77777777" w:rsidR="00EC1C63" w:rsidRDefault="00EC1C63" w:rsidP="00EC1C63"/>
    <w:p w14:paraId="2CD7A170" w14:textId="77777777" w:rsidR="00EC1C63" w:rsidRDefault="00EC1C63" w:rsidP="0002327C">
      <w:pPr>
        <w:spacing w:after="0"/>
      </w:pPr>
      <w:r>
        <w:rPr>
          <w:noProof/>
        </w:rPr>
        <w:lastRenderedPageBreak/>
        <w:drawing>
          <wp:inline distT="0" distB="0" distL="0" distR="0" wp14:anchorId="6BCF6D84" wp14:editId="0FA96368">
            <wp:extent cx="5846928" cy="255814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2281" cy="2577983"/>
                    </a:xfrm>
                    <a:prstGeom prst="rect">
                      <a:avLst/>
                    </a:prstGeom>
                    <a:noFill/>
                  </pic:spPr>
                </pic:pic>
              </a:graphicData>
            </a:graphic>
          </wp:inline>
        </w:drawing>
      </w:r>
    </w:p>
    <w:p w14:paraId="67591722" w14:textId="2D113D2E" w:rsidR="00EC1C63" w:rsidRPr="003959D2" w:rsidRDefault="00EC1C63" w:rsidP="0002327C">
      <w:pPr>
        <w:autoSpaceDE w:val="0"/>
        <w:autoSpaceDN w:val="0"/>
        <w:adjustRightInd w:val="0"/>
        <w:spacing w:after="0" w:line="240" w:lineRule="auto"/>
        <w:jc w:val="center"/>
        <w:rPr>
          <w:rFonts w:asciiTheme="majorHAnsi" w:hAnsiTheme="majorHAnsi" w:cs="Times New Roman"/>
          <w:b/>
          <w:bCs/>
          <w:color w:val="5B9BD5" w:themeColor="accent1"/>
        </w:rPr>
      </w:pPr>
      <w:r>
        <w:rPr>
          <w:rFonts w:asciiTheme="majorHAnsi" w:hAnsiTheme="majorHAnsi" w:cs="Times New Roman"/>
          <w:b/>
          <w:bCs/>
          <w:color w:val="5B9BD5" w:themeColor="accent1"/>
        </w:rPr>
        <w:t>Figure 1</w:t>
      </w:r>
      <w:r w:rsidR="00D644F0">
        <w:rPr>
          <w:rFonts w:asciiTheme="majorHAnsi" w:hAnsiTheme="majorHAnsi" w:cs="Times New Roman"/>
          <w:b/>
          <w:bCs/>
          <w:color w:val="5B9BD5" w:themeColor="accent1"/>
        </w:rPr>
        <w:t>1</w:t>
      </w:r>
      <w:r>
        <w:rPr>
          <w:rFonts w:asciiTheme="majorHAnsi" w:hAnsiTheme="majorHAnsi" w:cs="Times New Roman"/>
          <w:b/>
          <w:bCs/>
          <w:color w:val="5B9BD5" w:themeColor="accent1"/>
        </w:rPr>
        <w:t>a</w:t>
      </w:r>
      <w:r w:rsidRPr="003959D2">
        <w:rPr>
          <w:rFonts w:asciiTheme="majorHAnsi" w:hAnsiTheme="majorHAnsi" w:cs="Times New Roman"/>
          <w:b/>
          <w:bCs/>
          <w:color w:val="5B9BD5" w:themeColor="accent1"/>
        </w:rPr>
        <w:t xml:space="preserve"> – </w:t>
      </w:r>
      <w:r>
        <w:rPr>
          <w:rFonts w:asciiTheme="majorHAnsi" w:hAnsiTheme="majorHAnsi" w:cs="Times New Roman"/>
          <w:b/>
          <w:bCs/>
          <w:color w:val="5B9BD5" w:themeColor="accent1"/>
        </w:rPr>
        <w:t>SVIP Operating Model – Educating the Startup Community</w:t>
      </w:r>
    </w:p>
    <w:p w14:paraId="5FD95E33" w14:textId="77777777" w:rsidR="00EC1C63" w:rsidRDefault="00EC1C63" w:rsidP="00EC1C63"/>
    <w:p w14:paraId="30FFA51E" w14:textId="77777777" w:rsidR="00EC1C63" w:rsidRDefault="00EC1C63" w:rsidP="0002327C">
      <w:pPr>
        <w:spacing w:after="0"/>
      </w:pPr>
      <w:r>
        <w:rPr>
          <w:noProof/>
        </w:rPr>
        <w:drawing>
          <wp:inline distT="0" distB="0" distL="0" distR="0" wp14:anchorId="70574965" wp14:editId="5FA7A5DE">
            <wp:extent cx="5812391" cy="2917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4450" cy="2928133"/>
                    </a:xfrm>
                    <a:prstGeom prst="rect">
                      <a:avLst/>
                    </a:prstGeom>
                    <a:noFill/>
                  </pic:spPr>
                </pic:pic>
              </a:graphicData>
            </a:graphic>
          </wp:inline>
        </w:drawing>
      </w:r>
    </w:p>
    <w:p w14:paraId="5A6E3A87" w14:textId="0964E6A8" w:rsidR="00EC1C63" w:rsidRPr="003959D2" w:rsidRDefault="00EC1C63" w:rsidP="0002327C">
      <w:pPr>
        <w:autoSpaceDE w:val="0"/>
        <w:autoSpaceDN w:val="0"/>
        <w:adjustRightInd w:val="0"/>
        <w:spacing w:after="0" w:line="240" w:lineRule="auto"/>
        <w:jc w:val="center"/>
        <w:rPr>
          <w:rFonts w:asciiTheme="majorHAnsi" w:hAnsiTheme="majorHAnsi" w:cs="Times New Roman"/>
          <w:b/>
          <w:bCs/>
          <w:color w:val="5B9BD5" w:themeColor="accent1"/>
        </w:rPr>
      </w:pPr>
      <w:r>
        <w:lastRenderedPageBreak/>
        <w:tab/>
      </w:r>
      <w:r>
        <w:rPr>
          <w:rFonts w:asciiTheme="majorHAnsi" w:hAnsiTheme="majorHAnsi" w:cs="Times New Roman"/>
          <w:b/>
          <w:bCs/>
          <w:color w:val="5B9BD5" w:themeColor="accent1"/>
        </w:rPr>
        <w:t>Figure 1</w:t>
      </w:r>
      <w:r w:rsidR="00D644F0">
        <w:rPr>
          <w:rFonts w:asciiTheme="majorHAnsi" w:hAnsiTheme="majorHAnsi" w:cs="Times New Roman"/>
          <w:b/>
          <w:bCs/>
          <w:color w:val="5B9BD5" w:themeColor="accent1"/>
        </w:rPr>
        <w:t>1</w:t>
      </w:r>
      <w:r>
        <w:rPr>
          <w:rFonts w:asciiTheme="majorHAnsi" w:hAnsiTheme="majorHAnsi" w:cs="Times New Roman"/>
          <w:b/>
          <w:bCs/>
          <w:color w:val="5B9BD5" w:themeColor="accent1"/>
        </w:rPr>
        <w:t>b</w:t>
      </w:r>
      <w:r w:rsidRPr="003959D2">
        <w:rPr>
          <w:rFonts w:asciiTheme="majorHAnsi" w:hAnsiTheme="majorHAnsi" w:cs="Times New Roman"/>
          <w:b/>
          <w:bCs/>
          <w:color w:val="5B9BD5" w:themeColor="accent1"/>
        </w:rPr>
        <w:t xml:space="preserve"> – </w:t>
      </w:r>
      <w:r>
        <w:rPr>
          <w:rFonts w:asciiTheme="majorHAnsi" w:hAnsiTheme="majorHAnsi" w:cs="Times New Roman"/>
          <w:b/>
          <w:bCs/>
          <w:color w:val="5B9BD5" w:themeColor="accent1"/>
        </w:rPr>
        <w:t>SVIP Operating Model – Solicitation, Application, Pitch &amp; Award</w:t>
      </w:r>
    </w:p>
    <w:p w14:paraId="51C82396" w14:textId="77777777" w:rsidR="00EC1C63" w:rsidRDefault="00EC1C63" w:rsidP="00EC1C63">
      <w:pPr>
        <w:tabs>
          <w:tab w:val="left" w:pos="2244"/>
        </w:tabs>
      </w:pPr>
    </w:p>
    <w:p w14:paraId="060A0378" w14:textId="77777777" w:rsidR="00EC1C63" w:rsidRDefault="00EC1C63" w:rsidP="0002327C">
      <w:pPr>
        <w:spacing w:after="0"/>
      </w:pPr>
      <w:r>
        <w:rPr>
          <w:noProof/>
        </w:rPr>
        <w:drawing>
          <wp:inline distT="0" distB="0" distL="0" distR="0" wp14:anchorId="3D93315B" wp14:editId="52D945A0">
            <wp:extent cx="5741581" cy="296946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1653" cy="2979842"/>
                    </a:xfrm>
                    <a:prstGeom prst="rect">
                      <a:avLst/>
                    </a:prstGeom>
                    <a:noFill/>
                  </pic:spPr>
                </pic:pic>
              </a:graphicData>
            </a:graphic>
          </wp:inline>
        </w:drawing>
      </w:r>
    </w:p>
    <w:p w14:paraId="4933BB21" w14:textId="7EF15F71" w:rsidR="00EC1C63" w:rsidRPr="003959D2" w:rsidRDefault="00EC1C63" w:rsidP="0002327C">
      <w:pPr>
        <w:autoSpaceDE w:val="0"/>
        <w:autoSpaceDN w:val="0"/>
        <w:adjustRightInd w:val="0"/>
        <w:spacing w:after="0" w:line="240" w:lineRule="auto"/>
        <w:jc w:val="center"/>
        <w:rPr>
          <w:rFonts w:asciiTheme="majorHAnsi" w:hAnsiTheme="majorHAnsi" w:cs="Times New Roman"/>
          <w:b/>
          <w:bCs/>
          <w:color w:val="5B9BD5" w:themeColor="accent1"/>
        </w:rPr>
      </w:pPr>
      <w:r>
        <w:tab/>
      </w:r>
      <w:r>
        <w:rPr>
          <w:rFonts w:asciiTheme="majorHAnsi" w:hAnsiTheme="majorHAnsi" w:cs="Times New Roman"/>
          <w:b/>
          <w:bCs/>
          <w:color w:val="5B9BD5" w:themeColor="accent1"/>
        </w:rPr>
        <w:t>Figure 1</w:t>
      </w:r>
      <w:r w:rsidR="00D644F0">
        <w:rPr>
          <w:rFonts w:asciiTheme="majorHAnsi" w:hAnsiTheme="majorHAnsi" w:cs="Times New Roman"/>
          <w:b/>
          <w:bCs/>
          <w:color w:val="5B9BD5" w:themeColor="accent1"/>
        </w:rPr>
        <w:t>1</w:t>
      </w:r>
      <w:r>
        <w:rPr>
          <w:rFonts w:asciiTheme="majorHAnsi" w:hAnsiTheme="majorHAnsi" w:cs="Times New Roman"/>
          <w:b/>
          <w:bCs/>
          <w:color w:val="5B9BD5" w:themeColor="accent1"/>
        </w:rPr>
        <w:t>c</w:t>
      </w:r>
      <w:r w:rsidRPr="003959D2">
        <w:rPr>
          <w:rFonts w:asciiTheme="majorHAnsi" w:hAnsiTheme="majorHAnsi" w:cs="Times New Roman"/>
          <w:b/>
          <w:bCs/>
          <w:color w:val="5B9BD5" w:themeColor="accent1"/>
        </w:rPr>
        <w:t xml:space="preserve"> – </w:t>
      </w:r>
      <w:r>
        <w:rPr>
          <w:rFonts w:asciiTheme="majorHAnsi" w:hAnsiTheme="majorHAnsi" w:cs="Times New Roman"/>
          <w:b/>
          <w:bCs/>
          <w:color w:val="5B9BD5" w:themeColor="accent1"/>
        </w:rPr>
        <w:t>SVIP Operating Model – Develop &amp; Pilot Startup Solutions</w:t>
      </w:r>
    </w:p>
    <w:p w14:paraId="3653668E" w14:textId="3168790C" w:rsidR="009B3F6C" w:rsidRDefault="009B3F6C" w:rsidP="009B3F6C"/>
    <w:p w14:paraId="024D97E2" w14:textId="20878030" w:rsidR="00D0638B" w:rsidRDefault="00D0638B" w:rsidP="00D0638B">
      <w:pPr>
        <w:pStyle w:val="Heading3"/>
      </w:pPr>
      <w:bookmarkStart w:id="58" w:name="_Toc432606985"/>
      <w:bookmarkStart w:id="59" w:name="_Toc467154482"/>
      <w:r>
        <w:t>Logistic</w:t>
      </w:r>
      <w:r w:rsidR="001F13FA">
        <w:t>al</w:t>
      </w:r>
      <w:r>
        <w:t xml:space="preserve"> Considerations</w:t>
      </w:r>
      <w:bookmarkEnd w:id="58"/>
      <w:bookmarkEnd w:id="59"/>
    </w:p>
    <w:p w14:paraId="75C86FB9" w14:textId="377D593D" w:rsidR="00D0638B" w:rsidRDefault="00D0638B" w:rsidP="00D0638B">
      <w:r>
        <w:t xml:space="preserve">The DHS </w:t>
      </w:r>
      <w:r w:rsidR="007661CB">
        <w:t xml:space="preserve">S&amp;T </w:t>
      </w:r>
      <w:r w:rsidRPr="00D0638B">
        <w:t xml:space="preserve">PMO has established </w:t>
      </w:r>
      <w:r w:rsidR="007661CB">
        <w:t xml:space="preserve">regular </w:t>
      </w:r>
      <w:r w:rsidRPr="00D0638B">
        <w:t>CART meetings to coordinate project details</w:t>
      </w:r>
      <w:r>
        <w:t xml:space="preserve">. </w:t>
      </w:r>
      <w:r w:rsidR="000F6A45">
        <w:t xml:space="preserve"> </w:t>
      </w:r>
      <w:r>
        <w:t xml:space="preserve">CART meetings </w:t>
      </w:r>
      <w:r w:rsidR="00F34A0F">
        <w:t>are held</w:t>
      </w:r>
      <w:r>
        <w:t xml:space="preserve"> monthly</w:t>
      </w:r>
      <w:r w:rsidR="0026097D">
        <w:t>, alternating between New York City and Washington</w:t>
      </w:r>
      <w:r w:rsidR="007661CB">
        <w:t>,</w:t>
      </w:r>
      <w:r w:rsidR="0026097D">
        <w:t xml:space="preserve"> DC.</w:t>
      </w:r>
      <w:r w:rsidR="00457D3F">
        <w:t xml:space="preserve"> </w:t>
      </w:r>
      <w:r w:rsidR="0026097D">
        <w:t xml:space="preserve"> </w:t>
      </w:r>
      <w:r w:rsidR="00F34A0F">
        <w:t>This schedule</w:t>
      </w:r>
      <w:r w:rsidR="007661CB">
        <w:t xml:space="preserve"> </w:t>
      </w:r>
      <w:r w:rsidR="0026097D">
        <w:t xml:space="preserve">will likely continue </w:t>
      </w:r>
      <w:r w:rsidR="00EE3ACC">
        <w:t>for</w:t>
      </w:r>
      <w:r w:rsidR="0026097D">
        <w:t xml:space="preserve"> the </w:t>
      </w:r>
      <w:r w:rsidR="007661CB">
        <w:t>foreseeable future</w:t>
      </w:r>
      <w:r w:rsidR="00FB11DC">
        <w:t>,</w:t>
      </w:r>
      <w:r w:rsidR="007661CB">
        <w:t xml:space="preserve"> </w:t>
      </w:r>
      <w:r w:rsidR="00EE3ACC">
        <w:t>although</w:t>
      </w:r>
      <w:r w:rsidR="0026097D">
        <w:t xml:space="preserve"> meeting frequency may be adjusted</w:t>
      </w:r>
      <w:r w:rsidR="007661CB">
        <w:t xml:space="preserve"> as needed</w:t>
      </w:r>
      <w:r w:rsidR="0026097D">
        <w:t xml:space="preserve">. </w:t>
      </w:r>
      <w:r w:rsidR="00FB11DC">
        <w:t xml:space="preserve"> </w:t>
      </w:r>
    </w:p>
    <w:p w14:paraId="2572F603" w14:textId="21B3C729" w:rsidR="0026097D" w:rsidRDefault="0026097D" w:rsidP="0026097D">
      <w:pPr>
        <w:pStyle w:val="Heading1"/>
      </w:pPr>
      <w:bookmarkStart w:id="60" w:name="_Toc467154483"/>
      <w:r>
        <w:lastRenderedPageBreak/>
        <w:t>Pro</w:t>
      </w:r>
      <w:r w:rsidR="003013DE">
        <w:t>gram</w:t>
      </w:r>
      <w:r>
        <w:t xml:space="preserve"> Management</w:t>
      </w:r>
      <w:bookmarkEnd w:id="60"/>
    </w:p>
    <w:p w14:paraId="46548790" w14:textId="7FC61E10" w:rsidR="0026097D" w:rsidRDefault="0026097D" w:rsidP="0026097D">
      <w:pPr>
        <w:pStyle w:val="Heading2"/>
      </w:pPr>
      <w:bookmarkStart w:id="61" w:name="_Toc467154484"/>
      <w:r>
        <w:t xml:space="preserve">OTA </w:t>
      </w:r>
      <w:r w:rsidR="00757890">
        <w:t>Project</w:t>
      </w:r>
      <w:r>
        <w:t xml:space="preserve"> </w:t>
      </w:r>
      <w:r w:rsidR="00EE3ACC">
        <w:t>Effort</w:t>
      </w:r>
      <w:r>
        <w:t xml:space="preserve"> </w:t>
      </w:r>
      <w:r w:rsidR="00FB515E">
        <w:t>Execution</w:t>
      </w:r>
      <w:r>
        <w:t xml:space="preserve"> Process</w:t>
      </w:r>
      <w:bookmarkEnd w:id="61"/>
    </w:p>
    <w:p w14:paraId="7B666C1C" w14:textId="21BDBE32" w:rsidR="00623D5D" w:rsidRDefault="0026097D" w:rsidP="00567460">
      <w:pPr>
        <w:tabs>
          <w:tab w:val="center" w:pos="4680"/>
          <w:tab w:val="right" w:pos="9360"/>
        </w:tabs>
        <w:spacing w:after="0" w:line="240" w:lineRule="auto"/>
        <w:jc w:val="both"/>
      </w:pPr>
      <w:r>
        <w:t>As noted in section 1.3, the NGCI Apex pro</w:t>
      </w:r>
      <w:r w:rsidR="003013DE">
        <w:t>gram</w:t>
      </w:r>
      <w:r>
        <w:t xml:space="preserve"> will </w:t>
      </w:r>
      <w:r w:rsidR="000F6A45">
        <w:t>leverage</w:t>
      </w:r>
      <w:r>
        <w:t xml:space="preserve"> </w:t>
      </w:r>
      <w:r w:rsidR="007661CB">
        <w:t>an OTA</w:t>
      </w:r>
      <w:r w:rsidR="00B676AA">
        <w:t>. The Cyber Apex Consortium</w:t>
      </w:r>
      <w:r>
        <w:t xml:space="preserve"> </w:t>
      </w:r>
      <w:r w:rsidR="000F6A45">
        <w:t xml:space="preserve">contractor </w:t>
      </w:r>
      <w:r>
        <w:t xml:space="preserve">will be responsible for planning and executing multiple </w:t>
      </w:r>
      <w:r w:rsidR="00923E13">
        <w:t>p</w:t>
      </w:r>
      <w:r w:rsidR="00773043">
        <w:t>roject</w:t>
      </w:r>
      <w:r>
        <w:t xml:space="preserve"> </w:t>
      </w:r>
      <w:r w:rsidR="00923E13">
        <w:t>e</w:t>
      </w:r>
      <w:r w:rsidR="00EE3ACC">
        <w:t>fforts</w:t>
      </w:r>
      <w:r w:rsidR="002103B0">
        <w:t xml:space="preserve"> </w:t>
      </w:r>
      <w:r>
        <w:t xml:space="preserve">following </w:t>
      </w:r>
      <w:r w:rsidR="002103B0">
        <w:t xml:space="preserve">a repeatable </w:t>
      </w:r>
      <w:r>
        <w:t xml:space="preserve">process shown in Figure </w:t>
      </w:r>
      <w:r w:rsidR="008854EB">
        <w:t>1</w:t>
      </w:r>
      <w:r w:rsidR="00EC1C63">
        <w:t>1</w:t>
      </w:r>
      <w:r>
        <w:t>.</w:t>
      </w:r>
      <w:r w:rsidR="00564A2A" w:rsidRPr="00564A2A">
        <w:t xml:space="preserve"> </w:t>
      </w:r>
      <w:r w:rsidR="00B676AA">
        <w:t xml:space="preserve"> The Cyber Apex Consortium</w:t>
      </w:r>
      <w:r w:rsidR="00564A2A">
        <w:t xml:space="preserve"> </w:t>
      </w:r>
      <w:r w:rsidR="000F6A45">
        <w:t xml:space="preserve">contractor </w:t>
      </w:r>
      <w:r w:rsidR="00564A2A">
        <w:t xml:space="preserve">will engage in the three activities on the upper left, denoted by </w:t>
      </w:r>
      <w:r w:rsidR="00D33925">
        <w:t xml:space="preserve">interlocking </w:t>
      </w:r>
      <w:r w:rsidR="00564A2A">
        <w:t>rings: requirements gathering, metrics analysis, and technology foraging</w:t>
      </w:r>
      <w:r w:rsidR="00D33925">
        <w:t xml:space="preserve"> for each technology area</w:t>
      </w:r>
      <w:r w:rsidR="00564A2A">
        <w:t>.</w:t>
      </w:r>
      <w:r w:rsidR="00F50C0F">
        <w:t xml:space="preserve">  See Figure 1</w:t>
      </w:r>
      <w:r w:rsidR="00EC1C63">
        <w:t>1</w:t>
      </w:r>
      <w:r w:rsidR="00F50C0F">
        <w:t>a</w:t>
      </w:r>
      <w:r w:rsidR="005138BD">
        <w:t>.</w:t>
      </w:r>
      <w:r w:rsidR="00564A2A">
        <w:t xml:space="preserve"> </w:t>
      </w:r>
    </w:p>
    <w:p w14:paraId="0F5B13C0" w14:textId="77777777" w:rsidR="00623D5D" w:rsidRDefault="00623D5D" w:rsidP="00567460">
      <w:pPr>
        <w:tabs>
          <w:tab w:val="center" w:pos="4680"/>
          <w:tab w:val="right" w:pos="9360"/>
        </w:tabs>
        <w:spacing w:after="0" w:line="240" w:lineRule="auto"/>
        <w:jc w:val="both"/>
      </w:pPr>
    </w:p>
    <w:p w14:paraId="40AA3CEC" w14:textId="145120E9" w:rsidR="000D2B9D" w:rsidRDefault="0007717A" w:rsidP="00567460">
      <w:pPr>
        <w:tabs>
          <w:tab w:val="center" w:pos="4680"/>
          <w:tab w:val="right" w:pos="9360"/>
        </w:tabs>
        <w:spacing w:after="0" w:line="240" w:lineRule="auto"/>
        <w:jc w:val="both"/>
      </w:pPr>
      <w:r>
        <w:t xml:space="preserve">Once the activities inside </w:t>
      </w:r>
      <w:r w:rsidR="00B676AA">
        <w:t>the rings are completed, the Cyber Apex Consortium</w:t>
      </w:r>
      <w:r>
        <w:t xml:space="preserve"> </w:t>
      </w:r>
      <w:r w:rsidR="000F6A45">
        <w:t xml:space="preserve">contractor </w:t>
      </w:r>
      <w:r>
        <w:t>will submit a Development &amp; Testing Identification document</w:t>
      </w:r>
      <w:r w:rsidR="00623D5D">
        <w:t xml:space="preserve"> to the CART for review/approval</w:t>
      </w:r>
      <w:r>
        <w:t xml:space="preserve">.  </w:t>
      </w:r>
      <w:r w:rsidR="00E204EF">
        <w:t xml:space="preserve">This document lays out the feasibility of the proposed “preferred” technology, an end-user (if any), or whether no testable technology exists at all.  </w:t>
      </w:r>
      <w:r w:rsidR="007F72AA">
        <w:t xml:space="preserve">From here, </w:t>
      </w:r>
      <w:r w:rsidR="00824ADF">
        <w:t xml:space="preserve">the process flow may result in one of three different </w:t>
      </w:r>
      <w:r w:rsidR="007F72AA">
        <w:t>paths</w:t>
      </w:r>
      <w:r w:rsidR="00C6623E">
        <w:t>.  Refer to figure 1</w:t>
      </w:r>
      <w:r w:rsidR="00EC1C63">
        <w:t>1</w:t>
      </w:r>
      <w:r w:rsidR="00C6623E">
        <w:t>b</w:t>
      </w:r>
      <w:r w:rsidR="000F6A45">
        <w:t>.</w:t>
      </w:r>
    </w:p>
    <w:p w14:paraId="2B41ECA7" w14:textId="77777777" w:rsidR="000D2B9D" w:rsidRDefault="000D2B9D" w:rsidP="00567460">
      <w:pPr>
        <w:tabs>
          <w:tab w:val="center" w:pos="4680"/>
          <w:tab w:val="right" w:pos="9360"/>
        </w:tabs>
        <w:spacing w:after="0" w:line="240" w:lineRule="auto"/>
        <w:jc w:val="both"/>
      </w:pPr>
    </w:p>
    <w:p w14:paraId="20F27D6F" w14:textId="6247499C" w:rsidR="000D2B9D" w:rsidRPr="00117C2D" w:rsidRDefault="000D2B9D" w:rsidP="008B7DD4">
      <w:pPr>
        <w:spacing w:after="0" w:line="240" w:lineRule="auto"/>
        <w:ind w:left="720"/>
        <w:jc w:val="both"/>
        <w:rPr>
          <w:u w:val="single"/>
        </w:rPr>
      </w:pPr>
      <w:r w:rsidRPr="00117C2D">
        <w:rPr>
          <w:u w:val="single"/>
        </w:rPr>
        <w:t>Option 1</w:t>
      </w:r>
      <w:r w:rsidRPr="00667633">
        <w:t xml:space="preserve"> </w:t>
      </w:r>
      <w:r>
        <w:t xml:space="preserve">– An end-user (FSS partner) has been identified, and </w:t>
      </w:r>
      <w:r w:rsidR="000F6A45">
        <w:t>has</w:t>
      </w:r>
      <w:r>
        <w:t xml:space="preserve"> decided to proceed directly to operational testing.</w:t>
      </w:r>
    </w:p>
    <w:p w14:paraId="11C2C9E4" w14:textId="77777777" w:rsidR="000D2B9D" w:rsidRPr="00667633" w:rsidRDefault="000D2B9D" w:rsidP="008B7DD4">
      <w:pPr>
        <w:pStyle w:val="ListParagraph"/>
        <w:spacing w:after="0" w:line="240" w:lineRule="auto"/>
        <w:jc w:val="both"/>
        <w:rPr>
          <w:u w:val="single"/>
        </w:rPr>
      </w:pPr>
      <w:r>
        <w:rPr>
          <w:u w:val="single"/>
        </w:rPr>
        <w:t>Option 2</w:t>
      </w:r>
      <w:r w:rsidRPr="00667633">
        <w:t xml:space="preserve"> </w:t>
      </w:r>
      <w:r>
        <w:t>– No end-user is identified, but there is consensus among the CART to test a specific prototype technology using representational testing.</w:t>
      </w:r>
    </w:p>
    <w:p w14:paraId="78C7FD00" w14:textId="6B4481D0" w:rsidR="000D2B9D" w:rsidRPr="00667633" w:rsidRDefault="000D2B9D" w:rsidP="008B7DD4">
      <w:pPr>
        <w:pStyle w:val="ListParagraph"/>
        <w:spacing w:after="0" w:line="240" w:lineRule="auto"/>
        <w:jc w:val="both"/>
        <w:rPr>
          <w:u w:val="single"/>
        </w:rPr>
      </w:pPr>
      <w:r>
        <w:rPr>
          <w:u w:val="single"/>
        </w:rPr>
        <w:t>Option 3</w:t>
      </w:r>
      <w:r>
        <w:t xml:space="preserve"> – No end-user is identified, and no prototype technology has been selected.  A sector-relevant prototype technology will undergo representational testing.  </w:t>
      </w:r>
    </w:p>
    <w:p w14:paraId="5D07E197" w14:textId="77777777" w:rsidR="000D2B9D" w:rsidRDefault="000D2B9D" w:rsidP="00567460">
      <w:pPr>
        <w:tabs>
          <w:tab w:val="center" w:pos="4680"/>
          <w:tab w:val="right" w:pos="9360"/>
        </w:tabs>
        <w:spacing w:after="0" w:line="240" w:lineRule="auto"/>
        <w:jc w:val="both"/>
      </w:pPr>
    </w:p>
    <w:p w14:paraId="31148C86" w14:textId="5153DC61" w:rsidR="00623D5D" w:rsidRDefault="00824ADF" w:rsidP="00567460">
      <w:pPr>
        <w:tabs>
          <w:tab w:val="center" w:pos="4680"/>
          <w:tab w:val="right" w:pos="9360"/>
        </w:tabs>
        <w:spacing w:after="0" w:line="240" w:lineRule="auto"/>
        <w:jc w:val="both"/>
      </w:pPr>
      <w:r>
        <w:t xml:space="preserve">Once a path has been decided, the process will result in either a solicitation to begin a project, disapproval, or a reason why the technology prototype will not satisfy the </w:t>
      </w:r>
      <w:r w:rsidR="000D2B9D">
        <w:t xml:space="preserve">objectives of the </w:t>
      </w:r>
      <w:r w:rsidR="00923E13">
        <w:t>p</w:t>
      </w:r>
      <w:r w:rsidR="000D2B9D">
        <w:t xml:space="preserve">roject </w:t>
      </w:r>
      <w:r w:rsidR="00923E13">
        <w:t>e</w:t>
      </w:r>
      <w:r w:rsidR="000D2B9D">
        <w:t>ffort</w:t>
      </w:r>
      <w:r>
        <w:t xml:space="preserve">.  All of this will be outlined in an Applied Research Report </w:t>
      </w:r>
      <w:r w:rsidR="000D2B9D">
        <w:t xml:space="preserve">/ Recommendation Package.  If a prototype technology proceeds to representational testing, it may be approved to continue to operational testing.  There may also be an end-user interested in proceeding directly to operational testing, bypassing the representational testing altogether.   </w:t>
      </w:r>
    </w:p>
    <w:p w14:paraId="56896803" w14:textId="77777777" w:rsidR="00623D5D" w:rsidRDefault="00623D5D" w:rsidP="00567460">
      <w:pPr>
        <w:tabs>
          <w:tab w:val="center" w:pos="4680"/>
          <w:tab w:val="right" w:pos="9360"/>
        </w:tabs>
        <w:spacing w:after="0" w:line="240" w:lineRule="auto"/>
        <w:jc w:val="both"/>
      </w:pPr>
    </w:p>
    <w:p w14:paraId="1797BCB1" w14:textId="7C6F2A81" w:rsidR="008218B5" w:rsidRDefault="008218B5" w:rsidP="00567460">
      <w:pPr>
        <w:tabs>
          <w:tab w:val="center" w:pos="4680"/>
          <w:tab w:val="right" w:pos="9360"/>
        </w:tabs>
        <w:spacing w:after="0" w:line="240" w:lineRule="auto"/>
        <w:jc w:val="both"/>
      </w:pPr>
      <w:r>
        <w:t xml:space="preserve">In all </w:t>
      </w:r>
      <w:r w:rsidR="005B02C0">
        <w:t xml:space="preserve">options exercised </w:t>
      </w:r>
      <w:r>
        <w:t>above, the outcome is identical</w:t>
      </w:r>
      <w:r w:rsidR="00001E69">
        <w:t xml:space="preserve">: </w:t>
      </w:r>
      <w:r w:rsidR="00B676AA">
        <w:t>the Cyber Apex Consortium</w:t>
      </w:r>
      <w:r w:rsidR="00C6623E">
        <w:t xml:space="preserve"> </w:t>
      </w:r>
      <w:r w:rsidR="000F6A45">
        <w:t xml:space="preserve">contractor </w:t>
      </w:r>
      <w:r w:rsidR="00FC4D26">
        <w:t xml:space="preserve">will prepare </w:t>
      </w:r>
      <w:r w:rsidR="00773043">
        <w:t>an</w:t>
      </w:r>
      <w:r w:rsidR="00FC4D26">
        <w:t xml:space="preserve"> </w:t>
      </w:r>
      <w:r w:rsidR="000D2B9D">
        <w:t>A</w:t>
      </w:r>
      <w:r w:rsidR="00FC4D26">
        <w:t xml:space="preserve">pplied </w:t>
      </w:r>
      <w:r w:rsidR="000D2B9D">
        <w:t>R</w:t>
      </w:r>
      <w:r w:rsidR="00FC4D26">
        <w:t xml:space="preserve">esearch </w:t>
      </w:r>
      <w:r w:rsidR="000D2B9D">
        <w:t>R</w:t>
      </w:r>
      <w:r w:rsidR="00FC4D26">
        <w:t xml:space="preserve">eport </w:t>
      </w:r>
      <w:r w:rsidR="001C6A6A">
        <w:t xml:space="preserve">containing a </w:t>
      </w:r>
      <w:r w:rsidR="000F6A45">
        <w:t xml:space="preserve">recommendation </w:t>
      </w:r>
      <w:r w:rsidR="001C6A6A">
        <w:t>package</w:t>
      </w:r>
      <w:r w:rsidR="005138BD">
        <w:t xml:space="preserve"> with</w:t>
      </w:r>
      <w:r w:rsidR="00FC4D26">
        <w:t xml:space="preserve"> favorable proposals from the consortium</w:t>
      </w:r>
      <w:r w:rsidR="001C6A6A">
        <w:t xml:space="preserve">, </w:t>
      </w:r>
      <w:r w:rsidR="000F6A45">
        <w:t xml:space="preserve">to </w:t>
      </w:r>
      <w:r w:rsidR="001C6A6A">
        <w:t>present to the CART</w:t>
      </w:r>
      <w:r w:rsidR="005138BD">
        <w:t xml:space="preserve"> (Figure 1</w:t>
      </w:r>
      <w:r w:rsidR="00EC1C63">
        <w:t>1</w:t>
      </w:r>
      <w:r w:rsidR="005138BD">
        <w:t>c)</w:t>
      </w:r>
      <w:r w:rsidR="001C6A6A">
        <w:t xml:space="preserve">.  If the </w:t>
      </w:r>
      <w:r w:rsidR="000F6A45">
        <w:t xml:space="preserve">DHS S&amp;T </w:t>
      </w:r>
      <w:r w:rsidR="001C6A6A">
        <w:t>PMO approves, the</w:t>
      </w:r>
      <w:r w:rsidR="000F6A45">
        <w:t xml:space="preserve"> DHS</w:t>
      </w:r>
      <w:r w:rsidR="001C6A6A">
        <w:t xml:space="preserve"> contracting office</w:t>
      </w:r>
      <w:r w:rsidR="000F6A45">
        <w:t>r</w:t>
      </w:r>
      <w:r w:rsidR="001C6A6A">
        <w:t xml:space="preserve"> will award </w:t>
      </w:r>
      <w:r w:rsidR="00773043">
        <w:t>a</w:t>
      </w:r>
      <w:r w:rsidR="001C6A6A">
        <w:t xml:space="preserve"> </w:t>
      </w:r>
      <w:r w:rsidR="00923E13">
        <w:t>p</w:t>
      </w:r>
      <w:r w:rsidR="00773043">
        <w:t>roject</w:t>
      </w:r>
      <w:r w:rsidR="001C6A6A">
        <w:t xml:space="preserve"> </w:t>
      </w:r>
      <w:r w:rsidR="00923E13">
        <w:t>o</w:t>
      </w:r>
      <w:r w:rsidR="001C6A6A">
        <w:t xml:space="preserve">rder.  If the findings contained in </w:t>
      </w:r>
      <w:r w:rsidR="001C6A6A">
        <w:lastRenderedPageBreak/>
        <w:t xml:space="preserve">the </w:t>
      </w:r>
      <w:r w:rsidR="00C6623E">
        <w:t>A</w:t>
      </w:r>
      <w:r w:rsidR="001C6A6A">
        <w:t xml:space="preserve">pplied </w:t>
      </w:r>
      <w:r w:rsidR="00C6623E">
        <w:t>R</w:t>
      </w:r>
      <w:r w:rsidR="001C6A6A">
        <w:t xml:space="preserve">esearch </w:t>
      </w:r>
      <w:r w:rsidR="00C6623E">
        <w:t>R</w:t>
      </w:r>
      <w:r w:rsidR="001C6A6A">
        <w:t xml:space="preserve">eport invalidate the </w:t>
      </w:r>
      <w:r w:rsidR="007721D4">
        <w:t xml:space="preserve">results of the </w:t>
      </w:r>
      <w:r w:rsidR="001C6A6A">
        <w:t>proto</w:t>
      </w:r>
      <w:r w:rsidR="008506A8">
        <w:t>type</w:t>
      </w:r>
      <w:r w:rsidR="00001E69">
        <w:t xml:space="preserve"> technology</w:t>
      </w:r>
      <w:r w:rsidR="001C6A6A">
        <w:t>,</w:t>
      </w:r>
      <w:r w:rsidR="008506A8">
        <w:t xml:space="preserve"> the program will move forward with the next technology area and subsequent </w:t>
      </w:r>
      <w:r w:rsidR="00923E13">
        <w:t>p</w:t>
      </w:r>
      <w:r w:rsidR="00773043">
        <w:t>roject</w:t>
      </w:r>
      <w:r w:rsidR="008506A8">
        <w:t xml:space="preserve"> </w:t>
      </w:r>
      <w:r w:rsidR="00923E13">
        <w:t>e</w:t>
      </w:r>
      <w:r w:rsidR="00773043">
        <w:t>ffort</w:t>
      </w:r>
      <w:r w:rsidR="008506A8">
        <w:t>.</w:t>
      </w:r>
      <w:r w:rsidR="001C6A6A">
        <w:t xml:space="preserve"> </w:t>
      </w:r>
    </w:p>
    <w:p w14:paraId="709E07ED" w14:textId="7C471390" w:rsidR="006C3664" w:rsidRDefault="006A49B8" w:rsidP="00567460">
      <w:pPr>
        <w:jc w:val="center"/>
        <w:rPr>
          <w:b/>
        </w:rPr>
      </w:pPr>
      <w:r>
        <w:rPr>
          <w:b/>
          <w:noProof/>
          <w:color w:val="44546A" w:themeColor="text2"/>
        </w:rPr>
        <w:drawing>
          <wp:inline distT="0" distB="0" distL="0" distR="0" wp14:anchorId="62E6BC48" wp14:editId="72F14E25">
            <wp:extent cx="5943600" cy="37039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ject order flow char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703955"/>
                    </a:xfrm>
                    <a:prstGeom prst="rect">
                      <a:avLst/>
                    </a:prstGeom>
                  </pic:spPr>
                </pic:pic>
              </a:graphicData>
            </a:graphic>
          </wp:inline>
        </w:drawing>
      </w:r>
      <w:r w:rsidR="006C3664" w:rsidRPr="00567460">
        <w:rPr>
          <w:b/>
          <w:color w:val="44546A" w:themeColor="text2"/>
        </w:rPr>
        <w:t>Figure 1</w:t>
      </w:r>
      <w:r w:rsidR="00D644F0">
        <w:rPr>
          <w:b/>
          <w:color w:val="44546A" w:themeColor="text2"/>
        </w:rPr>
        <w:t>2</w:t>
      </w:r>
      <w:r w:rsidR="00B676AA">
        <w:rPr>
          <w:b/>
          <w:color w:val="44546A" w:themeColor="text2"/>
        </w:rPr>
        <w:t xml:space="preserve"> - </w:t>
      </w:r>
      <w:r w:rsidR="00B676AA" w:rsidRPr="00B676AA">
        <w:rPr>
          <w:b/>
          <w:color w:val="44546A" w:themeColor="text2"/>
        </w:rPr>
        <w:t>Cyber Apex Consortium</w:t>
      </w:r>
      <w:r w:rsidR="006C3664" w:rsidRPr="00567460">
        <w:rPr>
          <w:b/>
          <w:color w:val="44546A" w:themeColor="text2"/>
        </w:rPr>
        <w:t xml:space="preserve"> Task Order Execution Flowchart (overall)</w:t>
      </w:r>
    </w:p>
    <w:p w14:paraId="1176CF3F" w14:textId="77777777" w:rsidR="00F50C0F" w:rsidRDefault="00F50C0F" w:rsidP="00567460">
      <w:pPr>
        <w:jc w:val="center"/>
        <w:rPr>
          <w:b/>
        </w:rPr>
      </w:pPr>
    </w:p>
    <w:p w14:paraId="21523DC6" w14:textId="379C03DA" w:rsidR="00F50C0F" w:rsidRDefault="006A49B8" w:rsidP="00567460">
      <w:pPr>
        <w:jc w:val="center"/>
        <w:rPr>
          <w:color w:val="44546A" w:themeColor="text2"/>
        </w:rPr>
      </w:pPr>
      <w:r>
        <w:rPr>
          <w:noProof/>
          <w:color w:val="44546A" w:themeColor="text2"/>
        </w:rPr>
        <w:lastRenderedPageBreak/>
        <w:drawing>
          <wp:inline distT="0" distB="0" distL="0" distR="0" wp14:anchorId="3D047DC0" wp14:editId="77CCBCDA">
            <wp:extent cx="5943600" cy="36206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terlocking rings close-up.PNG"/>
                    <pic:cNvPicPr/>
                  </pic:nvPicPr>
                  <pic:blipFill>
                    <a:blip r:embed="rId30">
                      <a:extLst>
                        <a:ext uri="{28A0092B-C50C-407E-A947-70E740481C1C}">
                          <a14:useLocalDpi xmlns:a14="http://schemas.microsoft.com/office/drawing/2010/main" val="0"/>
                        </a:ext>
                      </a:extLst>
                    </a:blip>
                    <a:stretch>
                      <a:fillRect/>
                    </a:stretch>
                  </pic:blipFill>
                  <pic:spPr>
                    <a:xfrm>
                      <a:off x="0" y="0"/>
                      <a:ext cx="5946828" cy="3622567"/>
                    </a:xfrm>
                    <a:prstGeom prst="rect">
                      <a:avLst/>
                    </a:prstGeom>
                  </pic:spPr>
                </pic:pic>
              </a:graphicData>
            </a:graphic>
          </wp:inline>
        </w:drawing>
      </w:r>
    </w:p>
    <w:p w14:paraId="7EFBE637" w14:textId="27AF26FF" w:rsidR="006C3664" w:rsidRDefault="0026097D" w:rsidP="00567460">
      <w:pPr>
        <w:ind w:left="1440" w:firstLine="720"/>
        <w:rPr>
          <w:b/>
        </w:rPr>
      </w:pPr>
      <w:r w:rsidRPr="00567460">
        <w:rPr>
          <w:b/>
          <w:color w:val="44546A" w:themeColor="text2"/>
        </w:rPr>
        <w:t xml:space="preserve">Figure </w:t>
      </w:r>
      <w:r w:rsidR="008854EB" w:rsidRPr="00567460">
        <w:rPr>
          <w:b/>
          <w:color w:val="44546A" w:themeColor="text2"/>
        </w:rPr>
        <w:t>1</w:t>
      </w:r>
      <w:r w:rsidR="00D644F0">
        <w:rPr>
          <w:b/>
          <w:color w:val="44546A" w:themeColor="text2"/>
        </w:rPr>
        <w:t>2</w:t>
      </w:r>
      <w:r w:rsidR="006C3664" w:rsidRPr="00567460">
        <w:rPr>
          <w:b/>
          <w:color w:val="44546A" w:themeColor="text2"/>
        </w:rPr>
        <w:t>a</w:t>
      </w:r>
      <w:r w:rsidR="00E42A65" w:rsidRPr="00567460">
        <w:rPr>
          <w:b/>
          <w:color w:val="44546A" w:themeColor="text2"/>
        </w:rPr>
        <w:t xml:space="preserve"> </w:t>
      </w:r>
      <w:r w:rsidR="00BE1136">
        <w:rPr>
          <w:b/>
          <w:color w:val="44546A" w:themeColor="text2"/>
        </w:rPr>
        <w:t>-</w:t>
      </w:r>
      <w:r w:rsidRPr="00567460">
        <w:rPr>
          <w:b/>
          <w:color w:val="44546A" w:themeColor="text2"/>
        </w:rPr>
        <w:t xml:space="preserve"> </w:t>
      </w:r>
      <w:r w:rsidR="006C3664" w:rsidRPr="00567460">
        <w:rPr>
          <w:b/>
          <w:color w:val="44546A" w:themeColor="text2"/>
        </w:rPr>
        <w:t xml:space="preserve">Technology Area </w:t>
      </w:r>
      <w:r w:rsidR="00F50C0F">
        <w:rPr>
          <w:b/>
          <w:color w:val="44546A" w:themeColor="text2"/>
        </w:rPr>
        <w:t>I</w:t>
      </w:r>
      <w:r w:rsidR="006C3664" w:rsidRPr="00567460">
        <w:rPr>
          <w:b/>
          <w:color w:val="44546A" w:themeColor="text2"/>
        </w:rPr>
        <w:t>dentification (enlarged)</w:t>
      </w:r>
    </w:p>
    <w:p w14:paraId="278BD8CC" w14:textId="6BCEB8B3" w:rsidR="0026097D" w:rsidRDefault="006A49B8" w:rsidP="0026097D">
      <w:pPr>
        <w:pStyle w:val="Caption"/>
        <w:jc w:val="center"/>
        <w:rPr>
          <w:b/>
          <w:i w:val="0"/>
          <w:sz w:val="22"/>
        </w:rPr>
      </w:pPr>
      <w:r>
        <w:rPr>
          <w:b/>
          <w:i w:val="0"/>
          <w:noProof/>
          <w:sz w:val="22"/>
        </w:rPr>
        <w:lastRenderedPageBreak/>
        <w:drawing>
          <wp:inline distT="0" distB="0" distL="0" distR="0" wp14:anchorId="74908EE7" wp14:editId="30495EBA">
            <wp:extent cx="5943008" cy="3813494"/>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nd-user identified.PNG"/>
                    <pic:cNvPicPr/>
                  </pic:nvPicPr>
                  <pic:blipFill>
                    <a:blip r:embed="rId31">
                      <a:extLst>
                        <a:ext uri="{28A0092B-C50C-407E-A947-70E740481C1C}">
                          <a14:useLocalDpi xmlns:a14="http://schemas.microsoft.com/office/drawing/2010/main" val="0"/>
                        </a:ext>
                      </a:extLst>
                    </a:blip>
                    <a:stretch>
                      <a:fillRect/>
                    </a:stretch>
                  </pic:blipFill>
                  <pic:spPr>
                    <a:xfrm>
                      <a:off x="0" y="0"/>
                      <a:ext cx="5952339" cy="3819482"/>
                    </a:xfrm>
                    <a:prstGeom prst="rect">
                      <a:avLst/>
                    </a:prstGeom>
                  </pic:spPr>
                </pic:pic>
              </a:graphicData>
            </a:graphic>
          </wp:inline>
        </w:drawing>
      </w:r>
      <w:r w:rsidR="0004426E">
        <w:rPr>
          <w:b/>
          <w:i w:val="0"/>
          <w:sz w:val="22"/>
        </w:rPr>
        <w:t xml:space="preserve"> </w:t>
      </w:r>
    </w:p>
    <w:p w14:paraId="6CDCE650" w14:textId="0577DB42" w:rsidR="005138BD" w:rsidRDefault="006C3664" w:rsidP="00567460">
      <w:pPr>
        <w:pStyle w:val="Caption"/>
        <w:ind w:left="1440" w:firstLine="720"/>
        <w:rPr>
          <w:b/>
          <w:i w:val="0"/>
          <w:sz w:val="22"/>
        </w:rPr>
      </w:pPr>
      <w:r w:rsidRPr="0026097D">
        <w:rPr>
          <w:b/>
          <w:i w:val="0"/>
          <w:sz w:val="22"/>
        </w:rPr>
        <w:t xml:space="preserve">Figure </w:t>
      </w:r>
      <w:r>
        <w:rPr>
          <w:b/>
          <w:i w:val="0"/>
          <w:sz w:val="22"/>
        </w:rPr>
        <w:t>1</w:t>
      </w:r>
      <w:r w:rsidR="00D644F0">
        <w:rPr>
          <w:b/>
          <w:i w:val="0"/>
          <w:sz w:val="22"/>
        </w:rPr>
        <w:t>2</w:t>
      </w:r>
      <w:r>
        <w:rPr>
          <w:b/>
          <w:i w:val="0"/>
          <w:sz w:val="22"/>
        </w:rPr>
        <w:t xml:space="preserve">b </w:t>
      </w:r>
      <w:r w:rsidR="00BE1136">
        <w:rPr>
          <w:b/>
          <w:i w:val="0"/>
          <w:sz w:val="22"/>
        </w:rPr>
        <w:t>-</w:t>
      </w:r>
      <w:r w:rsidRPr="0026097D">
        <w:rPr>
          <w:b/>
          <w:i w:val="0"/>
          <w:sz w:val="22"/>
        </w:rPr>
        <w:t xml:space="preserve"> </w:t>
      </w:r>
      <w:r>
        <w:rPr>
          <w:b/>
          <w:i w:val="0"/>
          <w:sz w:val="22"/>
        </w:rPr>
        <w:t>Testing Type &amp; End-User Identification</w:t>
      </w:r>
    </w:p>
    <w:p w14:paraId="3E38C0C8" w14:textId="17D368D1" w:rsidR="005138BD" w:rsidRDefault="002137CA" w:rsidP="005138BD">
      <w:pPr>
        <w:pStyle w:val="Caption"/>
        <w:ind w:left="270" w:firstLine="720"/>
        <w:jc w:val="center"/>
      </w:pPr>
      <w:r>
        <w:lastRenderedPageBreak/>
        <w:tab/>
      </w:r>
      <w:r>
        <w:tab/>
      </w:r>
      <w:r>
        <w:tab/>
      </w:r>
      <w:r w:rsidR="006A49B8">
        <w:rPr>
          <w:noProof/>
        </w:rPr>
        <w:drawing>
          <wp:inline distT="0" distB="0" distL="0" distR="0" wp14:anchorId="4374D87D" wp14:editId="56D0985B">
            <wp:extent cx="5943600" cy="34207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ject order awarde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p>
    <w:p w14:paraId="48E2FD11" w14:textId="6223258D" w:rsidR="005138BD" w:rsidRDefault="005138BD" w:rsidP="005138BD">
      <w:pPr>
        <w:pStyle w:val="Caption"/>
        <w:ind w:left="1440" w:firstLine="720"/>
        <w:rPr>
          <w:b/>
          <w:i w:val="0"/>
          <w:sz w:val="22"/>
        </w:rPr>
      </w:pPr>
      <w:r w:rsidRPr="0026097D">
        <w:rPr>
          <w:b/>
          <w:i w:val="0"/>
          <w:sz w:val="22"/>
        </w:rPr>
        <w:t xml:space="preserve">Figure </w:t>
      </w:r>
      <w:r>
        <w:rPr>
          <w:b/>
          <w:i w:val="0"/>
          <w:sz w:val="22"/>
        </w:rPr>
        <w:t>1</w:t>
      </w:r>
      <w:r w:rsidR="00D644F0">
        <w:rPr>
          <w:b/>
          <w:i w:val="0"/>
          <w:sz w:val="22"/>
        </w:rPr>
        <w:t>2</w:t>
      </w:r>
      <w:r>
        <w:rPr>
          <w:b/>
          <w:i w:val="0"/>
          <w:sz w:val="22"/>
        </w:rPr>
        <w:t xml:space="preserve">c </w:t>
      </w:r>
      <w:r w:rsidR="00BE1136">
        <w:rPr>
          <w:b/>
          <w:i w:val="0"/>
          <w:sz w:val="22"/>
        </w:rPr>
        <w:t>-</w:t>
      </w:r>
      <w:r w:rsidR="00D84CB5">
        <w:rPr>
          <w:b/>
          <w:i w:val="0"/>
          <w:sz w:val="22"/>
        </w:rPr>
        <w:t xml:space="preserve"> Recommendation package / </w:t>
      </w:r>
      <w:r w:rsidR="00C6623E">
        <w:rPr>
          <w:b/>
          <w:i w:val="0"/>
          <w:sz w:val="22"/>
        </w:rPr>
        <w:t>Project</w:t>
      </w:r>
      <w:r w:rsidR="00D84CB5">
        <w:rPr>
          <w:b/>
          <w:i w:val="0"/>
          <w:sz w:val="22"/>
        </w:rPr>
        <w:t xml:space="preserve"> approval</w:t>
      </w:r>
    </w:p>
    <w:p w14:paraId="627D896A" w14:textId="4DC6725F" w:rsidR="00EC1C63" w:rsidRDefault="00EC1C63" w:rsidP="00EC1C63">
      <w:pPr>
        <w:pStyle w:val="Heading2"/>
      </w:pPr>
      <w:bookmarkStart w:id="62" w:name="_Toc467154485"/>
      <w:r>
        <w:t>SVIP</w:t>
      </w:r>
      <w:r w:rsidR="00B676AA">
        <w:t xml:space="preserve"> Cyber Apex</w:t>
      </w:r>
      <w:r>
        <w:t xml:space="preserve"> Project Effort Execution Process</w:t>
      </w:r>
      <w:bookmarkEnd w:id="62"/>
    </w:p>
    <w:p w14:paraId="0E4C71CA" w14:textId="717E511A" w:rsidR="00D63D80" w:rsidRDefault="00EC1C63" w:rsidP="00B8737B">
      <w:r>
        <w:t>As noted in section 1.</w:t>
      </w:r>
      <w:r w:rsidR="00B8737B">
        <w:t>4</w:t>
      </w:r>
      <w:r>
        <w:t xml:space="preserve">, the NGCI Apex program will establish one or more solicitation </w:t>
      </w:r>
      <w:r w:rsidR="00D20435">
        <w:t>Call</w:t>
      </w:r>
      <w:r w:rsidR="00B8737B">
        <w:t xml:space="preserve">(s) </w:t>
      </w:r>
      <w:r>
        <w:t>under the SVIP</w:t>
      </w:r>
      <w:r w:rsidR="00B8737B">
        <w:t xml:space="preserve">. </w:t>
      </w:r>
      <w:r w:rsidR="00B8737B" w:rsidRPr="00990280">
        <w:t xml:space="preserve">The </w:t>
      </w:r>
      <w:r w:rsidR="00B8737B">
        <w:t>SVIP</w:t>
      </w:r>
      <w:r w:rsidR="00B8737B" w:rsidRPr="00990280">
        <w:t xml:space="preserve"> is structured into four phases</w:t>
      </w:r>
      <w:r w:rsidR="00B8737B">
        <w:t>, with each phase being a separate fixed price, payable milestone-based OTA</w:t>
      </w:r>
      <w:r w:rsidR="00B8737B" w:rsidRPr="00990280">
        <w:t>. Each phase is approximately</w:t>
      </w:r>
      <w:r w:rsidR="00B8737B">
        <w:t xml:space="preserve"> </w:t>
      </w:r>
      <w:r w:rsidR="00B8737B" w:rsidRPr="00990280">
        <w:t>three (3) to six (6) months,</w:t>
      </w:r>
      <w:r w:rsidR="00B8737B">
        <w:t xml:space="preserve"> </w:t>
      </w:r>
      <w:r w:rsidR="00B8737B" w:rsidRPr="00990280">
        <w:t xml:space="preserve">with down-selects after each phase. </w:t>
      </w:r>
      <w:r w:rsidR="00B8737B">
        <w:t>Assuming a successful award, a company is</w:t>
      </w:r>
      <w:r w:rsidR="00B8737B" w:rsidRPr="00990280">
        <w:t xml:space="preserve"> </w:t>
      </w:r>
      <w:r w:rsidR="00B8737B" w:rsidRPr="00E01CAE">
        <w:t xml:space="preserve">funded </w:t>
      </w:r>
      <w:r w:rsidR="00B8737B">
        <w:t>with up to $200</w:t>
      </w:r>
      <w:r w:rsidR="00D20435">
        <w:t>,000</w:t>
      </w:r>
      <w:r w:rsidR="00B8737B">
        <w:t xml:space="preserve"> per phase. </w:t>
      </w:r>
      <w:r w:rsidR="00B8737B" w:rsidRPr="00990280">
        <w:t xml:space="preserve">However, each </w:t>
      </w:r>
      <w:r w:rsidR="00B8737B">
        <w:t>C</w:t>
      </w:r>
      <w:r w:rsidR="00B8737B" w:rsidRPr="00990280">
        <w:t>all will</w:t>
      </w:r>
      <w:r w:rsidR="00B8737B">
        <w:t xml:space="preserve"> </w:t>
      </w:r>
      <w:r w:rsidR="00B8737B" w:rsidRPr="00990280">
        <w:t>describe phase duration, associated funding levels, and expected number(s) of awards per</w:t>
      </w:r>
      <w:r w:rsidR="00B8737B">
        <w:t xml:space="preserve"> phase. </w:t>
      </w:r>
      <w:r w:rsidR="00B8737B" w:rsidRPr="006414E8">
        <w:rPr>
          <w:i/>
        </w:rPr>
        <w:t xml:space="preserve">Figure </w:t>
      </w:r>
      <w:r w:rsidR="00F0200B">
        <w:rPr>
          <w:i/>
        </w:rPr>
        <w:t>12</w:t>
      </w:r>
      <w:r w:rsidR="00B8737B">
        <w:t xml:space="preserve"> below shows the four phases of the </w:t>
      </w:r>
      <w:r w:rsidR="00B8737B" w:rsidRPr="00990280">
        <w:t>Innovation</w:t>
      </w:r>
      <w:r w:rsidR="00B8737B">
        <w:t xml:space="preserve"> Other Transaction Solicitation</w:t>
      </w:r>
      <w:r w:rsidR="00B8737B" w:rsidRPr="00990280">
        <w:t xml:space="preserve"> </w:t>
      </w:r>
      <w:r w:rsidR="00B8737B">
        <w:t>(</w:t>
      </w:r>
      <w:r w:rsidR="00B8737B" w:rsidRPr="00990280">
        <w:t>OTS</w:t>
      </w:r>
      <w:r w:rsidR="00B8737B">
        <w:t>)</w:t>
      </w:r>
      <w:r w:rsidR="00B8737B">
        <w:rPr>
          <w:rStyle w:val="FootnoteReference"/>
        </w:rPr>
        <w:footnoteReference w:id="7"/>
      </w:r>
      <w:r w:rsidR="00211179">
        <w:t xml:space="preserve"> </w:t>
      </w:r>
      <w:r w:rsidR="00F0200B">
        <w:rPr>
          <w:rStyle w:val="FootnoteReference"/>
        </w:rPr>
        <w:footnoteReference w:id="8"/>
      </w:r>
      <w:r w:rsidR="00B8737B">
        <w:t>.</w:t>
      </w:r>
      <w:r w:rsidR="00F0200B">
        <w:t xml:space="preserve"> </w:t>
      </w:r>
    </w:p>
    <w:p w14:paraId="40D738AB" w14:textId="77777777" w:rsidR="00D63D80" w:rsidRPr="00990280" w:rsidRDefault="00D63D80" w:rsidP="00B8737B"/>
    <w:p w14:paraId="050D8579" w14:textId="56216DB4" w:rsidR="00EC1C63" w:rsidRDefault="00D63D80" w:rsidP="008B7DD4">
      <w:r>
        <w:rPr>
          <w:noProof/>
        </w:rPr>
        <w:drawing>
          <wp:inline distT="0" distB="0" distL="0" distR="0" wp14:anchorId="5B7A766B" wp14:editId="4324D20D">
            <wp:extent cx="5943600" cy="59817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3"/>
                    <a:stretch>
                      <a:fillRect/>
                    </a:stretch>
                  </pic:blipFill>
                  <pic:spPr>
                    <a:xfrm>
                      <a:off x="0" y="0"/>
                      <a:ext cx="5943600" cy="598170"/>
                    </a:xfrm>
                    <a:prstGeom prst="rect">
                      <a:avLst/>
                    </a:prstGeom>
                  </pic:spPr>
                </pic:pic>
              </a:graphicData>
            </a:graphic>
          </wp:inline>
        </w:drawing>
      </w:r>
    </w:p>
    <w:p w14:paraId="267B47C8" w14:textId="0F7D3A64" w:rsidR="00EC1C63" w:rsidRDefault="00B8737B" w:rsidP="0002327C">
      <w:pPr>
        <w:spacing w:after="0"/>
        <w:jc w:val="center"/>
      </w:pPr>
      <w:r w:rsidRPr="00B8737B">
        <w:rPr>
          <w:noProof/>
        </w:rPr>
        <w:drawing>
          <wp:inline distT="0" distB="0" distL="0" distR="0" wp14:anchorId="5F34B378" wp14:editId="2C07C7C3">
            <wp:extent cx="5163185" cy="2457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8051"/>
                    <a:stretch/>
                  </pic:blipFill>
                  <pic:spPr bwMode="auto">
                    <a:xfrm>
                      <a:off x="0" y="0"/>
                      <a:ext cx="5171995" cy="2461643"/>
                    </a:xfrm>
                    <a:prstGeom prst="rect">
                      <a:avLst/>
                    </a:prstGeom>
                    <a:noFill/>
                    <a:ln>
                      <a:noFill/>
                    </a:ln>
                    <a:extLst>
                      <a:ext uri="{53640926-AAD7-44D8-BBD7-CCE9431645EC}">
                        <a14:shadowObscured xmlns:a14="http://schemas.microsoft.com/office/drawing/2010/main"/>
                      </a:ext>
                    </a:extLst>
                  </pic:spPr>
                </pic:pic>
              </a:graphicData>
            </a:graphic>
          </wp:inline>
        </w:drawing>
      </w:r>
    </w:p>
    <w:p w14:paraId="25AD4BA6" w14:textId="7964835C" w:rsidR="00F0200B" w:rsidRPr="003959D2" w:rsidRDefault="00F0200B" w:rsidP="0002327C">
      <w:pPr>
        <w:autoSpaceDE w:val="0"/>
        <w:autoSpaceDN w:val="0"/>
        <w:adjustRightInd w:val="0"/>
        <w:spacing w:after="0" w:line="240" w:lineRule="auto"/>
        <w:jc w:val="center"/>
        <w:rPr>
          <w:rFonts w:asciiTheme="majorHAnsi" w:hAnsiTheme="majorHAnsi" w:cs="Times New Roman"/>
          <w:b/>
          <w:bCs/>
          <w:color w:val="5B9BD5" w:themeColor="accent1"/>
        </w:rPr>
      </w:pPr>
      <w:r>
        <w:rPr>
          <w:rFonts w:asciiTheme="majorHAnsi" w:hAnsiTheme="majorHAnsi" w:cs="Times New Roman"/>
          <w:b/>
          <w:bCs/>
          <w:color w:val="5B9BD5" w:themeColor="accent1"/>
        </w:rPr>
        <w:t>Figure 1</w:t>
      </w:r>
      <w:r w:rsidR="00D644F0">
        <w:rPr>
          <w:rFonts w:asciiTheme="majorHAnsi" w:hAnsiTheme="majorHAnsi" w:cs="Times New Roman"/>
          <w:b/>
          <w:bCs/>
          <w:color w:val="5B9BD5" w:themeColor="accent1"/>
        </w:rPr>
        <w:t>3</w:t>
      </w:r>
      <w:r w:rsidRPr="003959D2">
        <w:rPr>
          <w:rFonts w:asciiTheme="majorHAnsi" w:hAnsiTheme="majorHAnsi" w:cs="Times New Roman"/>
          <w:b/>
          <w:bCs/>
          <w:color w:val="5B9BD5" w:themeColor="accent1"/>
        </w:rPr>
        <w:t xml:space="preserve"> – S</w:t>
      </w:r>
      <w:r>
        <w:rPr>
          <w:rFonts w:asciiTheme="majorHAnsi" w:hAnsiTheme="majorHAnsi" w:cs="Times New Roman"/>
          <w:b/>
          <w:bCs/>
          <w:color w:val="5B9BD5" w:themeColor="accent1"/>
        </w:rPr>
        <w:t>tartup Company SVIP Funding Phases</w:t>
      </w:r>
    </w:p>
    <w:p w14:paraId="39674945" w14:textId="15FA4F21" w:rsidR="007150C8" w:rsidRDefault="007150C8"/>
    <w:p w14:paraId="62F66CEB" w14:textId="5EE80586" w:rsidR="00E410D2" w:rsidRPr="00E410D2" w:rsidRDefault="00E410D2" w:rsidP="00567460">
      <w:pPr>
        <w:pStyle w:val="Heading2"/>
      </w:pPr>
      <w:bookmarkStart w:id="63" w:name="_Toc467154486"/>
      <w:r>
        <w:t>Scope Management</w:t>
      </w:r>
      <w:bookmarkEnd w:id="63"/>
    </w:p>
    <w:p w14:paraId="22BD6437" w14:textId="5636A5F3" w:rsidR="00E410D2" w:rsidRDefault="00E410D2" w:rsidP="00E410D2">
      <w:pPr>
        <w:pStyle w:val="Heading3"/>
      </w:pPr>
      <w:bookmarkStart w:id="64" w:name="_Toc467154487"/>
      <w:r>
        <w:t>Scope Control Plan</w:t>
      </w:r>
      <w:bookmarkEnd w:id="64"/>
    </w:p>
    <w:p w14:paraId="56BA5A96" w14:textId="2D95C349" w:rsidR="00E410D2" w:rsidRPr="00E410D2" w:rsidRDefault="00C75926" w:rsidP="00E410D2">
      <w:r>
        <w:t>For each project awarded</w:t>
      </w:r>
      <w:r w:rsidR="008363C4">
        <w:t xml:space="preserve"> (per technology area), </w:t>
      </w:r>
      <w:r w:rsidR="00056425">
        <w:t>DHS S&amp;T PMO will continuously monitor all s</w:t>
      </w:r>
      <w:r w:rsidR="004E3C24">
        <w:t>tatus reports</w:t>
      </w:r>
      <w:r w:rsidR="00056425">
        <w:t xml:space="preserve"> and task execution </w:t>
      </w:r>
      <w:r w:rsidR="008363C4">
        <w:t xml:space="preserve">(see section 4.5.1) </w:t>
      </w:r>
      <w:r>
        <w:t xml:space="preserve">of the applicable project effort </w:t>
      </w:r>
      <w:r w:rsidR="00056425">
        <w:t xml:space="preserve">to ensure performance remains in scope, and to make corrections as required. </w:t>
      </w:r>
      <w:r w:rsidR="004E3C24">
        <w:t xml:space="preserve">  </w:t>
      </w:r>
    </w:p>
    <w:p w14:paraId="463206B5" w14:textId="77777777" w:rsidR="00E410D2" w:rsidRDefault="00E410D2" w:rsidP="00E410D2">
      <w:pPr>
        <w:pStyle w:val="Heading2"/>
      </w:pPr>
      <w:bookmarkStart w:id="65" w:name="_Toc467154488"/>
      <w:r>
        <w:t>Schedule Management</w:t>
      </w:r>
      <w:bookmarkEnd w:id="65"/>
    </w:p>
    <w:p w14:paraId="08381BE8" w14:textId="29052D2B" w:rsidR="00E410D2" w:rsidRDefault="00E410D2" w:rsidP="00E410D2">
      <w:r>
        <w:t xml:space="preserve">All activities and progress </w:t>
      </w:r>
      <w:r w:rsidR="00C75926">
        <w:t xml:space="preserve">of each project effort </w:t>
      </w:r>
      <w:r>
        <w:t xml:space="preserve">will be tracked and monitored </w:t>
      </w:r>
      <w:r w:rsidR="00C75926">
        <w:t xml:space="preserve">per the terms and conditions laid out in the SOW for each project order (refer to section 4.5.1).  This will be </w:t>
      </w:r>
      <w:r w:rsidR="00C75926">
        <w:lastRenderedPageBreak/>
        <w:t xml:space="preserve">accomplished by </w:t>
      </w:r>
      <w:r w:rsidR="00CA5DB8">
        <w:t xml:space="preserve">using various </w:t>
      </w:r>
      <w:r w:rsidR="00923E13">
        <w:t>p</w:t>
      </w:r>
      <w:r>
        <w:t xml:space="preserve">roject </w:t>
      </w:r>
      <w:r w:rsidR="00CA5DB8">
        <w:t>schedule repositories</w:t>
      </w:r>
      <w:r w:rsidR="00923E13">
        <w:t>, such as Microsoft Project, and</w:t>
      </w:r>
      <w:r w:rsidR="00CA5DB8">
        <w:t xml:space="preserve"> </w:t>
      </w:r>
      <w:r w:rsidR="00C75926">
        <w:t xml:space="preserve">will be </w:t>
      </w:r>
      <w:r>
        <w:t xml:space="preserve">administered </w:t>
      </w:r>
      <w:r w:rsidR="00CA5DB8">
        <w:t xml:space="preserve">and maintained </w:t>
      </w:r>
      <w:r>
        <w:t>by the DHS</w:t>
      </w:r>
      <w:r w:rsidR="00564A2A">
        <w:t xml:space="preserve"> S&amp;T </w:t>
      </w:r>
      <w:r>
        <w:t>PMO to ensure timely fulfillment of contractual obligations.</w:t>
      </w:r>
      <w:r w:rsidR="004E3C24">
        <w:t xml:space="preserve">  </w:t>
      </w:r>
    </w:p>
    <w:p w14:paraId="6B935810" w14:textId="7629AD8C" w:rsidR="00E410D2" w:rsidRDefault="00EB6844" w:rsidP="00E410D2">
      <w:pPr>
        <w:pStyle w:val="Heading3"/>
      </w:pPr>
      <w:bookmarkStart w:id="66" w:name="_Toc467154489"/>
      <w:r>
        <w:t>Milestones</w:t>
      </w:r>
      <w:r w:rsidR="00F475DE">
        <w:t>/Deliverables</w:t>
      </w:r>
      <w:bookmarkEnd w:id="66"/>
    </w:p>
    <w:p w14:paraId="0EA65447" w14:textId="34FF76E4" w:rsidR="00E410D2" w:rsidRDefault="00505EA2" w:rsidP="00E410D2">
      <w:r w:rsidRPr="00B507D5">
        <w:t xml:space="preserve">On a quarterly basis, the S&amp;T Performance Team will issue a data call </w:t>
      </w:r>
      <w:r w:rsidR="006E6876">
        <w:t xml:space="preserve">for milestones </w:t>
      </w:r>
      <w:r w:rsidRPr="00B507D5">
        <w:t>through the Exec</w:t>
      </w:r>
      <w:r>
        <w:t>utive Secretariat (Exec</w:t>
      </w:r>
      <w:r w:rsidR="002A35D6">
        <w:t xml:space="preserve"> </w:t>
      </w:r>
      <w:r>
        <w:t xml:space="preserve">Sec) </w:t>
      </w:r>
      <w:r w:rsidRPr="00B507D5">
        <w:t>process.  The milestones, which are aligned to the pro</w:t>
      </w:r>
      <w:r>
        <w:t>gram</w:t>
      </w:r>
      <w:r w:rsidRPr="00B507D5">
        <w:t xml:space="preserve"> and maintained by </w:t>
      </w:r>
      <w:r>
        <w:t>DHS S&amp;T</w:t>
      </w:r>
      <w:r w:rsidRPr="00B507D5">
        <w:t xml:space="preserve">, are measured against the master milestones.  </w:t>
      </w:r>
      <w:r w:rsidR="00CE3537">
        <w:t xml:space="preserve">Each </w:t>
      </w:r>
      <w:r w:rsidR="00923E13">
        <w:t>project</w:t>
      </w:r>
      <w:r w:rsidR="00CE3537">
        <w:t xml:space="preserve"> awarded will proceed </w:t>
      </w:r>
      <w:r w:rsidR="00E71470">
        <w:t>in succession (one doesn’t have to be completed for the next one to begin)</w:t>
      </w:r>
      <w:r w:rsidR="00CE3537">
        <w:t xml:space="preserve">. </w:t>
      </w:r>
      <w:r w:rsidR="00E71470">
        <w:t xml:space="preserve"> </w:t>
      </w:r>
      <w:r w:rsidR="00336FD6">
        <w:t>The Apex</w:t>
      </w:r>
      <w:r w:rsidR="00E71470">
        <w:t xml:space="preserve"> PMO, and the CART </w:t>
      </w:r>
      <w:r w:rsidR="00B16C93">
        <w:t xml:space="preserve">both have </w:t>
      </w:r>
      <w:r w:rsidR="00E71470">
        <w:t xml:space="preserve">milestones.  </w:t>
      </w:r>
      <w:r w:rsidR="00E410D2">
        <w:t xml:space="preserve">Because the </w:t>
      </w:r>
      <w:r w:rsidR="00336FD6">
        <w:t xml:space="preserve">Cyber Apex Consortium </w:t>
      </w:r>
      <w:r w:rsidR="00E410D2">
        <w:t xml:space="preserve">OTA has </w:t>
      </w:r>
      <w:r w:rsidR="00E71470">
        <w:t xml:space="preserve">not </w:t>
      </w:r>
      <w:r w:rsidR="00E410D2">
        <w:t xml:space="preserve">yet </w:t>
      </w:r>
      <w:r w:rsidR="00E71470">
        <w:t>been awarded</w:t>
      </w:r>
      <w:r w:rsidR="00E410D2">
        <w:t>, the milestones and deliverables listed in Table 3 only</w:t>
      </w:r>
      <w:r w:rsidR="00E71470">
        <w:t xml:space="preserve"> contain estimated duration dates rather than completion dates</w:t>
      </w:r>
      <w:r w:rsidR="00E410D2">
        <w:t>.</w:t>
      </w:r>
      <w:r w:rsidR="009C5CD0">
        <w:t xml:space="preserve">  </w:t>
      </w:r>
      <w:r w:rsidR="00B16C93">
        <w:t xml:space="preserve">Projects awarded through the Cyber Apex SVIP approach are shown in Table 4.  </w:t>
      </w:r>
      <w:r w:rsidR="009C5CD0">
        <w:t xml:space="preserve">Table </w:t>
      </w:r>
      <w:r w:rsidR="00B16C93">
        <w:t>5</w:t>
      </w:r>
      <w:r w:rsidR="009C5CD0">
        <w:t xml:space="preserve"> shows </w:t>
      </w:r>
      <w:r w:rsidR="00B16C93">
        <w:t xml:space="preserve">milestones and </w:t>
      </w:r>
      <w:r w:rsidR="009C5CD0">
        <w:t xml:space="preserve">deliverables from </w:t>
      </w:r>
      <w:r w:rsidR="00D314AE">
        <w:t>the Homeland Security Systems Engineering and D</w:t>
      </w:r>
      <w:r w:rsidR="009C5CD0">
        <w:t>evelop</w:t>
      </w:r>
      <w:r w:rsidR="00D314AE">
        <w:t>ment Institute (HSSEDI)</w:t>
      </w:r>
      <w:r w:rsidR="009C5CD0">
        <w:t>.</w:t>
      </w:r>
    </w:p>
    <w:p w14:paraId="1D601F95" w14:textId="77777777" w:rsidR="00336FD6" w:rsidRDefault="00336FD6" w:rsidP="00E410D2"/>
    <w:tbl>
      <w:tblPr>
        <w:tblStyle w:val="ListTable3"/>
        <w:tblW w:w="9540" w:type="dxa"/>
        <w:tblInd w:w="-113" w:type="dxa"/>
        <w:tblLayout w:type="fixed"/>
        <w:tblLook w:val="0000" w:firstRow="0" w:lastRow="0" w:firstColumn="0" w:lastColumn="0" w:noHBand="0" w:noVBand="0"/>
      </w:tblPr>
      <w:tblGrid>
        <w:gridCol w:w="2273"/>
        <w:gridCol w:w="3744"/>
        <w:gridCol w:w="3523"/>
      </w:tblGrid>
      <w:tr w:rsidR="00336FD6" w14:paraId="2DEBEA16" w14:textId="77777777" w:rsidTr="00492039">
        <w:trPr>
          <w:cnfStyle w:val="000000100000" w:firstRow="0" w:lastRow="0" w:firstColumn="0" w:lastColumn="0" w:oddVBand="0" w:evenVBand="0" w:oddHBand="1" w:evenHBand="0" w:firstRowFirstColumn="0" w:firstRowLastColumn="0" w:lastRowFirstColumn="0" w:lastRowLastColumn="0"/>
          <w:trHeight w:val="275"/>
        </w:trPr>
        <w:tc>
          <w:tcPr>
            <w:cnfStyle w:val="000010000000" w:firstRow="0" w:lastRow="0" w:firstColumn="0" w:lastColumn="0" w:oddVBand="1" w:evenVBand="0" w:oddHBand="0" w:evenHBand="0" w:firstRowFirstColumn="0" w:firstRowLastColumn="0" w:lastRowFirstColumn="0" w:lastRowLastColumn="0"/>
            <w:tcW w:w="2273" w:type="dxa"/>
            <w:shd w:val="clear" w:color="auto" w:fill="002060"/>
          </w:tcPr>
          <w:p w14:paraId="40797E6A" w14:textId="77777777" w:rsidR="00336FD6" w:rsidRDefault="00336FD6" w:rsidP="00492039">
            <w:pPr>
              <w:pStyle w:val="Default"/>
              <w:jc w:val="center"/>
              <w:rPr>
                <w:b/>
                <w:bCs/>
                <w:color w:val="FFFFFF" w:themeColor="background1"/>
                <w:sz w:val="22"/>
                <w:szCs w:val="22"/>
              </w:rPr>
            </w:pPr>
            <w:r w:rsidRPr="00C64757">
              <w:rPr>
                <w:b/>
                <w:bCs/>
                <w:color w:val="FFFFFF" w:themeColor="background1"/>
                <w:sz w:val="22"/>
                <w:szCs w:val="22"/>
              </w:rPr>
              <w:t>Product/Action Owner</w:t>
            </w:r>
          </w:p>
          <w:p w14:paraId="0FF38652" w14:textId="77777777" w:rsidR="00336FD6" w:rsidRPr="00E632FB" w:rsidRDefault="00336FD6" w:rsidP="00492039">
            <w:pPr>
              <w:pStyle w:val="Default"/>
              <w:jc w:val="center"/>
              <w:rPr>
                <w:b/>
                <w:color w:val="FFD966" w:themeColor="accent4" w:themeTint="99"/>
                <w:sz w:val="22"/>
                <w:szCs w:val="22"/>
              </w:rPr>
            </w:pPr>
            <w:r w:rsidRPr="00E632FB">
              <w:rPr>
                <w:b/>
                <w:bCs/>
                <w:color w:val="FFFF00"/>
                <w:sz w:val="22"/>
                <w:szCs w:val="22"/>
              </w:rPr>
              <w:t>Cyber Apex Consortium</w:t>
            </w:r>
          </w:p>
        </w:tc>
        <w:tc>
          <w:tcPr>
            <w:tcW w:w="3744" w:type="dxa"/>
            <w:shd w:val="clear" w:color="auto" w:fill="002060"/>
          </w:tcPr>
          <w:p w14:paraId="0C74BB27" w14:textId="6852AA5F" w:rsidR="00336FD6" w:rsidRPr="00C64757" w:rsidRDefault="00336FD6" w:rsidP="00492039">
            <w:pPr>
              <w:pStyle w:val="Default"/>
              <w:jc w:val="center"/>
              <w:cnfStyle w:val="000000100000" w:firstRow="0" w:lastRow="0" w:firstColumn="0" w:lastColumn="0" w:oddVBand="0" w:evenVBand="0" w:oddHBand="1" w:evenHBand="0" w:firstRowFirstColumn="0" w:firstRowLastColumn="0" w:lastRowFirstColumn="0" w:lastRowLastColumn="0"/>
              <w:rPr>
                <w:color w:val="FFFFFF" w:themeColor="background1"/>
                <w:sz w:val="22"/>
                <w:szCs w:val="22"/>
              </w:rPr>
            </w:pPr>
            <w:r w:rsidRPr="00C64757">
              <w:rPr>
                <w:b/>
                <w:bCs/>
                <w:color w:val="FFFFFF" w:themeColor="background1"/>
                <w:sz w:val="22"/>
                <w:szCs w:val="22"/>
              </w:rPr>
              <w:t>Major Program Milestones/Deliverables</w:t>
            </w:r>
          </w:p>
        </w:tc>
        <w:tc>
          <w:tcPr>
            <w:cnfStyle w:val="000010000000" w:firstRow="0" w:lastRow="0" w:firstColumn="0" w:lastColumn="0" w:oddVBand="1" w:evenVBand="0" w:oddHBand="0" w:evenHBand="0" w:firstRowFirstColumn="0" w:firstRowLastColumn="0" w:lastRowFirstColumn="0" w:lastRowLastColumn="0"/>
            <w:tcW w:w="3523" w:type="dxa"/>
            <w:shd w:val="clear" w:color="auto" w:fill="002060"/>
          </w:tcPr>
          <w:p w14:paraId="753C85F4" w14:textId="77777777" w:rsidR="00336FD6" w:rsidRPr="00C64757" w:rsidRDefault="00336FD6" w:rsidP="00492039">
            <w:pPr>
              <w:pStyle w:val="Default"/>
              <w:jc w:val="center"/>
              <w:rPr>
                <w:color w:val="FFFFFF" w:themeColor="background1"/>
                <w:sz w:val="22"/>
                <w:szCs w:val="22"/>
              </w:rPr>
            </w:pPr>
            <w:r w:rsidRPr="00C64757">
              <w:rPr>
                <w:b/>
                <w:bCs/>
                <w:color w:val="FFFFFF" w:themeColor="background1"/>
                <w:sz w:val="22"/>
                <w:szCs w:val="22"/>
              </w:rPr>
              <w:t>Estimated Duration</w:t>
            </w:r>
          </w:p>
        </w:tc>
      </w:tr>
      <w:tr w:rsidR="00336FD6" w14:paraId="492E72D5" w14:textId="77777777" w:rsidTr="00492039">
        <w:trPr>
          <w:trHeight w:val="127"/>
        </w:trPr>
        <w:tc>
          <w:tcPr>
            <w:cnfStyle w:val="000010000000" w:firstRow="0" w:lastRow="0" w:firstColumn="0" w:lastColumn="0" w:oddVBand="1" w:evenVBand="0" w:oddHBand="0" w:evenHBand="0" w:firstRowFirstColumn="0" w:firstRowLastColumn="0" w:lastRowFirstColumn="0" w:lastRowLastColumn="0"/>
            <w:tcW w:w="2273" w:type="dxa"/>
            <w:shd w:val="clear" w:color="auto" w:fill="D9D9D9" w:themeFill="background1" w:themeFillShade="D9"/>
          </w:tcPr>
          <w:p w14:paraId="4E801EFD" w14:textId="77777777" w:rsidR="00336FD6" w:rsidRDefault="00336FD6" w:rsidP="00492039">
            <w:pPr>
              <w:pStyle w:val="Default"/>
              <w:jc w:val="center"/>
              <w:rPr>
                <w:sz w:val="20"/>
                <w:szCs w:val="20"/>
              </w:rPr>
            </w:pPr>
          </w:p>
        </w:tc>
        <w:tc>
          <w:tcPr>
            <w:tcW w:w="3744" w:type="dxa"/>
            <w:shd w:val="clear" w:color="auto" w:fill="D9D9D9" w:themeFill="background1" w:themeFillShade="D9"/>
          </w:tcPr>
          <w:p w14:paraId="2431B750" w14:textId="77777777" w:rsidR="00336FD6" w:rsidRPr="00B16C93" w:rsidRDefault="00336FD6" w:rsidP="00492039">
            <w:pPr>
              <w:pStyle w:val="Default"/>
              <w:jc w:val="center"/>
              <w:cnfStyle w:val="000000000000" w:firstRow="0" w:lastRow="0" w:firstColumn="0" w:lastColumn="0" w:oddVBand="0" w:evenVBand="0" w:oddHBand="0" w:evenHBand="0" w:firstRowFirstColumn="0" w:firstRowLastColumn="0" w:lastRowFirstColumn="0" w:lastRowLastColumn="0"/>
              <w:rPr>
                <w:sz w:val="22"/>
                <w:szCs w:val="22"/>
              </w:rPr>
            </w:pPr>
            <w:r w:rsidRPr="00B16C93">
              <w:rPr>
                <w:b/>
                <w:bCs/>
                <w:sz w:val="22"/>
                <w:szCs w:val="22"/>
              </w:rPr>
              <w:t>Pre-Project Effort actions &amp; deliverables</w:t>
            </w:r>
          </w:p>
        </w:tc>
        <w:tc>
          <w:tcPr>
            <w:cnfStyle w:val="000010000000" w:firstRow="0" w:lastRow="0" w:firstColumn="0" w:lastColumn="0" w:oddVBand="1" w:evenVBand="0" w:oddHBand="0" w:evenHBand="0" w:firstRowFirstColumn="0" w:firstRowLastColumn="0" w:lastRowFirstColumn="0" w:lastRowLastColumn="0"/>
            <w:tcW w:w="3523" w:type="dxa"/>
            <w:shd w:val="clear" w:color="auto" w:fill="D9D9D9" w:themeFill="background1" w:themeFillShade="D9"/>
          </w:tcPr>
          <w:p w14:paraId="22524504" w14:textId="77777777" w:rsidR="00336FD6" w:rsidRPr="00B16C93" w:rsidRDefault="00336FD6" w:rsidP="00492039">
            <w:pPr>
              <w:pStyle w:val="Default"/>
              <w:jc w:val="center"/>
              <w:rPr>
                <w:b/>
                <w:sz w:val="22"/>
                <w:szCs w:val="22"/>
              </w:rPr>
            </w:pPr>
            <w:r w:rsidRPr="00B16C93">
              <w:rPr>
                <w:b/>
                <w:sz w:val="22"/>
                <w:szCs w:val="22"/>
              </w:rPr>
              <w:t>60 – 100 Days</w:t>
            </w:r>
          </w:p>
        </w:tc>
      </w:tr>
      <w:tr w:rsidR="00336FD6" w14:paraId="45047807" w14:textId="77777777" w:rsidTr="00492039">
        <w:trPr>
          <w:cnfStyle w:val="000000100000" w:firstRow="0" w:lastRow="0" w:firstColumn="0" w:lastColumn="0" w:oddVBand="0" w:evenVBand="0" w:oddHBand="1" w:evenHBand="0" w:firstRowFirstColumn="0" w:firstRowLastColumn="0" w:lastRowFirstColumn="0" w:lastRowLastColumn="0"/>
          <w:trHeight w:val="126"/>
        </w:trPr>
        <w:tc>
          <w:tcPr>
            <w:cnfStyle w:val="000010000000" w:firstRow="0" w:lastRow="0" w:firstColumn="0" w:lastColumn="0" w:oddVBand="1" w:evenVBand="0" w:oddHBand="0" w:evenHBand="0" w:firstRowFirstColumn="0" w:firstRowLastColumn="0" w:lastRowFirstColumn="0" w:lastRowLastColumn="0"/>
            <w:tcW w:w="2273" w:type="dxa"/>
          </w:tcPr>
          <w:p w14:paraId="15F8410E" w14:textId="465EFB91" w:rsidR="00336FD6" w:rsidRPr="00B16C93" w:rsidRDefault="00336FD6" w:rsidP="00492039">
            <w:pPr>
              <w:pStyle w:val="Default"/>
              <w:jc w:val="center"/>
              <w:rPr>
                <w:rFonts w:asciiTheme="minorHAnsi" w:hAnsiTheme="minorHAnsi"/>
                <w:sz w:val="22"/>
                <w:szCs w:val="22"/>
              </w:rPr>
            </w:pPr>
            <w:r w:rsidRPr="00B16C93">
              <w:rPr>
                <w:rFonts w:asciiTheme="minorHAnsi" w:hAnsiTheme="minorHAnsi"/>
                <w:sz w:val="22"/>
                <w:szCs w:val="22"/>
              </w:rPr>
              <w:t>PMO</w:t>
            </w:r>
          </w:p>
        </w:tc>
        <w:tc>
          <w:tcPr>
            <w:tcW w:w="3744" w:type="dxa"/>
          </w:tcPr>
          <w:p w14:paraId="6FE46A3C" w14:textId="44E5C996" w:rsidR="00336FD6" w:rsidRPr="00B16C93" w:rsidRDefault="00336FD6" w:rsidP="00492039">
            <w:pPr>
              <w:pStyle w:val="Defaul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B16C93">
              <w:rPr>
                <w:rFonts w:asciiTheme="minorHAnsi" w:hAnsiTheme="minorHAnsi"/>
                <w:sz w:val="22"/>
                <w:szCs w:val="22"/>
              </w:rPr>
              <w:t>Approve solicitation from OTA Contractor</w:t>
            </w:r>
          </w:p>
        </w:tc>
        <w:tc>
          <w:tcPr>
            <w:cnfStyle w:val="000010000000" w:firstRow="0" w:lastRow="0" w:firstColumn="0" w:lastColumn="0" w:oddVBand="1" w:evenVBand="0" w:oddHBand="0" w:evenHBand="0" w:firstRowFirstColumn="0" w:firstRowLastColumn="0" w:lastRowFirstColumn="0" w:lastRowLastColumn="0"/>
            <w:tcW w:w="3523" w:type="dxa"/>
          </w:tcPr>
          <w:p w14:paraId="28CC69D2" w14:textId="3E734626" w:rsidR="00336FD6" w:rsidRPr="00B16C93" w:rsidRDefault="00336FD6" w:rsidP="00492039">
            <w:pPr>
              <w:pStyle w:val="Default"/>
              <w:jc w:val="center"/>
              <w:rPr>
                <w:rFonts w:asciiTheme="minorHAnsi" w:hAnsiTheme="minorHAnsi"/>
                <w:sz w:val="22"/>
                <w:szCs w:val="22"/>
              </w:rPr>
            </w:pPr>
            <w:r w:rsidRPr="00B16C93">
              <w:rPr>
                <w:rFonts w:asciiTheme="minorHAnsi" w:hAnsiTheme="minorHAnsi"/>
                <w:sz w:val="22"/>
                <w:szCs w:val="22"/>
              </w:rPr>
              <w:t>5 - 10 days</w:t>
            </w:r>
          </w:p>
        </w:tc>
      </w:tr>
      <w:tr w:rsidR="00336FD6" w14:paraId="2111F012" w14:textId="77777777" w:rsidTr="00492039">
        <w:trPr>
          <w:trHeight w:val="126"/>
        </w:trPr>
        <w:tc>
          <w:tcPr>
            <w:cnfStyle w:val="000010000000" w:firstRow="0" w:lastRow="0" w:firstColumn="0" w:lastColumn="0" w:oddVBand="1" w:evenVBand="0" w:oddHBand="0" w:evenHBand="0" w:firstRowFirstColumn="0" w:firstRowLastColumn="0" w:lastRowFirstColumn="0" w:lastRowLastColumn="0"/>
            <w:tcW w:w="2273" w:type="dxa"/>
          </w:tcPr>
          <w:p w14:paraId="577D7D1B" w14:textId="675704A8" w:rsidR="00336FD6" w:rsidRPr="00B16C93" w:rsidRDefault="00336FD6" w:rsidP="00492039">
            <w:pPr>
              <w:pStyle w:val="Default"/>
              <w:jc w:val="center"/>
              <w:rPr>
                <w:rFonts w:asciiTheme="minorHAnsi" w:hAnsiTheme="minorHAnsi"/>
                <w:sz w:val="22"/>
                <w:szCs w:val="22"/>
              </w:rPr>
            </w:pPr>
            <w:r w:rsidRPr="00B16C93">
              <w:rPr>
                <w:rFonts w:asciiTheme="minorHAnsi" w:hAnsiTheme="minorHAnsi"/>
                <w:sz w:val="22"/>
                <w:szCs w:val="22"/>
              </w:rPr>
              <w:t>PMO + CART</w:t>
            </w:r>
          </w:p>
        </w:tc>
        <w:tc>
          <w:tcPr>
            <w:tcW w:w="3744" w:type="dxa"/>
          </w:tcPr>
          <w:p w14:paraId="0435697A" w14:textId="105A8D9B" w:rsidR="00336FD6" w:rsidRPr="00B16C93" w:rsidRDefault="00336FD6" w:rsidP="0049203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B16C93">
              <w:rPr>
                <w:rFonts w:asciiTheme="minorHAnsi" w:hAnsiTheme="minorHAnsi"/>
                <w:sz w:val="22"/>
                <w:szCs w:val="22"/>
              </w:rPr>
              <w:t>Identify end-users of newly developed technologies</w:t>
            </w:r>
          </w:p>
        </w:tc>
        <w:tc>
          <w:tcPr>
            <w:cnfStyle w:val="000010000000" w:firstRow="0" w:lastRow="0" w:firstColumn="0" w:lastColumn="0" w:oddVBand="1" w:evenVBand="0" w:oddHBand="0" w:evenHBand="0" w:firstRowFirstColumn="0" w:firstRowLastColumn="0" w:lastRowFirstColumn="0" w:lastRowLastColumn="0"/>
            <w:tcW w:w="3523" w:type="dxa"/>
          </w:tcPr>
          <w:p w14:paraId="101C19AE" w14:textId="7CF72E59" w:rsidR="00336FD6" w:rsidRPr="00B16C93" w:rsidRDefault="00336FD6" w:rsidP="00492039">
            <w:pPr>
              <w:pStyle w:val="Default"/>
              <w:jc w:val="center"/>
              <w:rPr>
                <w:rFonts w:asciiTheme="minorHAnsi" w:hAnsiTheme="minorHAnsi"/>
                <w:sz w:val="22"/>
                <w:szCs w:val="22"/>
              </w:rPr>
            </w:pPr>
            <w:r w:rsidRPr="00B16C93">
              <w:rPr>
                <w:rFonts w:asciiTheme="minorHAnsi" w:hAnsiTheme="minorHAnsi"/>
                <w:sz w:val="22"/>
                <w:szCs w:val="22"/>
              </w:rPr>
              <w:t>5 – 10 days</w:t>
            </w:r>
          </w:p>
        </w:tc>
      </w:tr>
      <w:tr w:rsidR="00336FD6" w14:paraId="28314DC1" w14:textId="77777777" w:rsidTr="00492039">
        <w:trPr>
          <w:cnfStyle w:val="000000100000" w:firstRow="0" w:lastRow="0" w:firstColumn="0" w:lastColumn="0" w:oddVBand="0" w:evenVBand="0" w:oddHBand="1" w:evenHBand="0" w:firstRowFirstColumn="0" w:firstRowLastColumn="0" w:lastRowFirstColumn="0" w:lastRowLastColumn="0"/>
          <w:trHeight w:val="126"/>
        </w:trPr>
        <w:tc>
          <w:tcPr>
            <w:cnfStyle w:val="000010000000" w:firstRow="0" w:lastRow="0" w:firstColumn="0" w:lastColumn="0" w:oddVBand="1" w:evenVBand="0" w:oddHBand="0" w:evenHBand="0" w:firstRowFirstColumn="0" w:firstRowLastColumn="0" w:lastRowFirstColumn="0" w:lastRowLastColumn="0"/>
            <w:tcW w:w="2273" w:type="dxa"/>
          </w:tcPr>
          <w:p w14:paraId="48339D6F" w14:textId="31BA11A1" w:rsidR="00336FD6" w:rsidRPr="00B16C93" w:rsidRDefault="00336FD6" w:rsidP="00492039">
            <w:pPr>
              <w:pStyle w:val="Default"/>
              <w:jc w:val="center"/>
              <w:rPr>
                <w:rFonts w:asciiTheme="minorHAnsi" w:hAnsiTheme="minorHAnsi"/>
                <w:sz w:val="22"/>
                <w:szCs w:val="22"/>
              </w:rPr>
            </w:pPr>
            <w:r w:rsidRPr="00B16C93">
              <w:rPr>
                <w:rFonts w:asciiTheme="minorHAnsi" w:hAnsiTheme="minorHAnsi"/>
                <w:sz w:val="22"/>
                <w:szCs w:val="22"/>
              </w:rPr>
              <w:t>PMO + CART</w:t>
            </w:r>
          </w:p>
        </w:tc>
        <w:tc>
          <w:tcPr>
            <w:tcW w:w="3744" w:type="dxa"/>
          </w:tcPr>
          <w:p w14:paraId="7F2B7C51" w14:textId="4A432CB9" w:rsidR="00336FD6" w:rsidRPr="00B16C93" w:rsidRDefault="00336FD6" w:rsidP="00492039">
            <w:pPr>
              <w:pStyle w:val="Defaul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B16C93">
              <w:rPr>
                <w:rFonts w:asciiTheme="minorHAnsi" w:hAnsiTheme="minorHAnsi"/>
                <w:sz w:val="22"/>
                <w:szCs w:val="22"/>
              </w:rPr>
              <w:t>Approve OTA Project Effort plans</w:t>
            </w:r>
          </w:p>
        </w:tc>
        <w:tc>
          <w:tcPr>
            <w:cnfStyle w:val="000010000000" w:firstRow="0" w:lastRow="0" w:firstColumn="0" w:lastColumn="0" w:oddVBand="1" w:evenVBand="0" w:oddHBand="0" w:evenHBand="0" w:firstRowFirstColumn="0" w:firstRowLastColumn="0" w:lastRowFirstColumn="0" w:lastRowLastColumn="0"/>
            <w:tcW w:w="3523" w:type="dxa"/>
          </w:tcPr>
          <w:p w14:paraId="424D3D31" w14:textId="0E1789E1" w:rsidR="00336FD6" w:rsidRPr="00B16C93" w:rsidRDefault="00336FD6" w:rsidP="00492039">
            <w:pPr>
              <w:pStyle w:val="Default"/>
              <w:jc w:val="center"/>
              <w:rPr>
                <w:rFonts w:asciiTheme="minorHAnsi" w:hAnsiTheme="minorHAnsi"/>
                <w:sz w:val="22"/>
                <w:szCs w:val="22"/>
              </w:rPr>
            </w:pPr>
            <w:r w:rsidRPr="00B16C93">
              <w:rPr>
                <w:rFonts w:asciiTheme="minorHAnsi" w:hAnsiTheme="minorHAnsi"/>
                <w:sz w:val="22"/>
                <w:szCs w:val="22"/>
              </w:rPr>
              <w:t>5 - 10 days</w:t>
            </w:r>
          </w:p>
        </w:tc>
      </w:tr>
      <w:tr w:rsidR="00336FD6" w14:paraId="5E86971F" w14:textId="77777777" w:rsidTr="00492039">
        <w:trPr>
          <w:trHeight w:val="126"/>
        </w:trPr>
        <w:tc>
          <w:tcPr>
            <w:cnfStyle w:val="000010000000" w:firstRow="0" w:lastRow="0" w:firstColumn="0" w:lastColumn="0" w:oddVBand="1" w:evenVBand="0" w:oddHBand="0" w:evenHBand="0" w:firstRowFirstColumn="0" w:firstRowLastColumn="0" w:lastRowFirstColumn="0" w:lastRowLastColumn="0"/>
            <w:tcW w:w="2273" w:type="dxa"/>
          </w:tcPr>
          <w:p w14:paraId="0680AD7F" w14:textId="381139F5" w:rsidR="00336FD6" w:rsidRPr="00B16C93" w:rsidRDefault="00336FD6" w:rsidP="00492039">
            <w:pPr>
              <w:pStyle w:val="Default"/>
              <w:jc w:val="center"/>
              <w:rPr>
                <w:rFonts w:asciiTheme="minorHAnsi" w:hAnsiTheme="minorHAnsi"/>
                <w:sz w:val="22"/>
                <w:szCs w:val="22"/>
              </w:rPr>
            </w:pPr>
            <w:r w:rsidRPr="00B16C93">
              <w:rPr>
                <w:rFonts w:asciiTheme="minorHAnsi" w:hAnsiTheme="minorHAnsi"/>
                <w:sz w:val="22"/>
                <w:szCs w:val="22"/>
              </w:rPr>
              <w:t>PMO + CART</w:t>
            </w:r>
          </w:p>
        </w:tc>
        <w:tc>
          <w:tcPr>
            <w:tcW w:w="3744" w:type="dxa"/>
          </w:tcPr>
          <w:p w14:paraId="118CA673" w14:textId="07E92ED8" w:rsidR="00336FD6" w:rsidRPr="00B16C93" w:rsidRDefault="00336FD6" w:rsidP="0049203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B16C93">
              <w:rPr>
                <w:rFonts w:asciiTheme="minorHAnsi" w:hAnsiTheme="minorHAnsi"/>
                <w:sz w:val="22"/>
                <w:szCs w:val="22"/>
              </w:rPr>
              <w:t>Review Recommendation package</w:t>
            </w:r>
          </w:p>
        </w:tc>
        <w:tc>
          <w:tcPr>
            <w:cnfStyle w:val="000010000000" w:firstRow="0" w:lastRow="0" w:firstColumn="0" w:lastColumn="0" w:oddVBand="1" w:evenVBand="0" w:oddHBand="0" w:evenHBand="0" w:firstRowFirstColumn="0" w:firstRowLastColumn="0" w:lastRowFirstColumn="0" w:lastRowLastColumn="0"/>
            <w:tcW w:w="3523" w:type="dxa"/>
          </w:tcPr>
          <w:p w14:paraId="5BDA3DED" w14:textId="17B6C8D9" w:rsidR="00336FD6" w:rsidRPr="00B16C93" w:rsidRDefault="00336FD6" w:rsidP="00492039">
            <w:pPr>
              <w:pStyle w:val="Default"/>
              <w:jc w:val="center"/>
              <w:rPr>
                <w:rFonts w:asciiTheme="minorHAnsi" w:hAnsiTheme="minorHAnsi"/>
                <w:sz w:val="22"/>
                <w:szCs w:val="22"/>
              </w:rPr>
            </w:pPr>
            <w:r w:rsidRPr="00B16C93">
              <w:rPr>
                <w:rFonts w:asciiTheme="minorHAnsi" w:hAnsiTheme="minorHAnsi"/>
                <w:sz w:val="22"/>
                <w:szCs w:val="22"/>
              </w:rPr>
              <w:t>10 - 15 days</w:t>
            </w:r>
          </w:p>
        </w:tc>
      </w:tr>
      <w:tr w:rsidR="00336FD6" w14:paraId="5A2BA035" w14:textId="77777777" w:rsidTr="00492039">
        <w:trPr>
          <w:cnfStyle w:val="000000100000" w:firstRow="0" w:lastRow="0" w:firstColumn="0" w:lastColumn="0" w:oddVBand="0" w:evenVBand="0" w:oddHBand="1" w:evenHBand="0" w:firstRowFirstColumn="0" w:firstRowLastColumn="0" w:lastRowFirstColumn="0" w:lastRowLastColumn="0"/>
          <w:trHeight w:val="126"/>
        </w:trPr>
        <w:tc>
          <w:tcPr>
            <w:cnfStyle w:val="000010000000" w:firstRow="0" w:lastRow="0" w:firstColumn="0" w:lastColumn="0" w:oddVBand="1" w:evenVBand="0" w:oddHBand="0" w:evenHBand="0" w:firstRowFirstColumn="0" w:firstRowLastColumn="0" w:lastRowFirstColumn="0" w:lastRowLastColumn="0"/>
            <w:tcW w:w="2273" w:type="dxa"/>
          </w:tcPr>
          <w:p w14:paraId="6C605AEC" w14:textId="77777777" w:rsidR="00336FD6" w:rsidRPr="00B16C93" w:rsidRDefault="00336FD6" w:rsidP="00492039">
            <w:pPr>
              <w:pStyle w:val="Default"/>
              <w:jc w:val="center"/>
              <w:rPr>
                <w:rFonts w:asciiTheme="minorHAnsi" w:hAnsiTheme="minorHAnsi"/>
                <w:sz w:val="22"/>
                <w:szCs w:val="22"/>
              </w:rPr>
            </w:pPr>
            <w:r w:rsidRPr="00B16C93">
              <w:rPr>
                <w:rFonts w:asciiTheme="minorHAnsi" w:hAnsiTheme="minorHAnsi"/>
                <w:sz w:val="22"/>
                <w:szCs w:val="22"/>
              </w:rPr>
              <w:t>PMO</w:t>
            </w:r>
          </w:p>
        </w:tc>
        <w:tc>
          <w:tcPr>
            <w:tcW w:w="3744" w:type="dxa"/>
          </w:tcPr>
          <w:p w14:paraId="478D07B2" w14:textId="77777777" w:rsidR="00336FD6" w:rsidRPr="00B16C93" w:rsidRDefault="00336FD6" w:rsidP="00492039">
            <w:pPr>
              <w:pStyle w:val="Defaul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B16C93">
              <w:rPr>
                <w:rFonts w:asciiTheme="minorHAnsi" w:hAnsiTheme="minorHAnsi"/>
                <w:sz w:val="22"/>
                <w:szCs w:val="22"/>
              </w:rPr>
              <w:t>Complete PMP, RMP, PMA, and other program artifacts</w:t>
            </w:r>
          </w:p>
        </w:tc>
        <w:tc>
          <w:tcPr>
            <w:cnfStyle w:val="000010000000" w:firstRow="0" w:lastRow="0" w:firstColumn="0" w:lastColumn="0" w:oddVBand="1" w:evenVBand="0" w:oddHBand="0" w:evenHBand="0" w:firstRowFirstColumn="0" w:firstRowLastColumn="0" w:lastRowFirstColumn="0" w:lastRowLastColumn="0"/>
            <w:tcW w:w="3523" w:type="dxa"/>
          </w:tcPr>
          <w:p w14:paraId="086D0A2A" w14:textId="77777777" w:rsidR="00336FD6" w:rsidRPr="00B16C93" w:rsidRDefault="00336FD6" w:rsidP="00492039">
            <w:pPr>
              <w:pStyle w:val="Default"/>
              <w:jc w:val="center"/>
              <w:rPr>
                <w:rFonts w:asciiTheme="minorHAnsi" w:hAnsiTheme="minorHAnsi"/>
                <w:sz w:val="22"/>
                <w:szCs w:val="22"/>
              </w:rPr>
            </w:pPr>
            <w:r w:rsidRPr="00B16C93">
              <w:rPr>
                <w:rFonts w:asciiTheme="minorHAnsi" w:hAnsiTheme="minorHAnsi"/>
                <w:sz w:val="22"/>
                <w:szCs w:val="22"/>
              </w:rPr>
              <w:t>30 days</w:t>
            </w:r>
          </w:p>
        </w:tc>
      </w:tr>
      <w:tr w:rsidR="00336FD6" w14:paraId="32B848AD" w14:textId="77777777" w:rsidTr="00492039">
        <w:trPr>
          <w:trHeight w:val="126"/>
        </w:trPr>
        <w:tc>
          <w:tcPr>
            <w:cnfStyle w:val="000010000000" w:firstRow="0" w:lastRow="0" w:firstColumn="0" w:lastColumn="0" w:oddVBand="1" w:evenVBand="0" w:oddHBand="0" w:evenHBand="0" w:firstRowFirstColumn="0" w:firstRowLastColumn="0" w:lastRowFirstColumn="0" w:lastRowLastColumn="0"/>
            <w:tcW w:w="2273" w:type="dxa"/>
          </w:tcPr>
          <w:p w14:paraId="56ADFEDF" w14:textId="5A43DF08" w:rsidR="00336FD6" w:rsidRPr="00B16C93" w:rsidRDefault="00336FD6" w:rsidP="00492039">
            <w:pPr>
              <w:pStyle w:val="Default"/>
              <w:jc w:val="center"/>
              <w:rPr>
                <w:rFonts w:asciiTheme="minorHAnsi" w:hAnsiTheme="minorHAnsi"/>
                <w:sz w:val="22"/>
                <w:szCs w:val="22"/>
              </w:rPr>
            </w:pPr>
            <w:r w:rsidRPr="00B16C93">
              <w:rPr>
                <w:rFonts w:asciiTheme="minorHAnsi" w:hAnsiTheme="minorHAnsi"/>
                <w:sz w:val="22"/>
                <w:szCs w:val="22"/>
              </w:rPr>
              <w:t>OTA Contractor</w:t>
            </w:r>
          </w:p>
        </w:tc>
        <w:tc>
          <w:tcPr>
            <w:tcW w:w="3744" w:type="dxa"/>
          </w:tcPr>
          <w:p w14:paraId="6C17A73F" w14:textId="78D02A91" w:rsidR="00336FD6" w:rsidRPr="00B16C93" w:rsidRDefault="00336FD6" w:rsidP="0049203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B16C93">
              <w:rPr>
                <w:rFonts w:asciiTheme="minorHAnsi" w:hAnsiTheme="minorHAnsi"/>
                <w:sz w:val="22"/>
                <w:szCs w:val="22"/>
              </w:rPr>
              <w:t>Task solicitation (incl. needs analysis and requirements gathering)</w:t>
            </w:r>
          </w:p>
        </w:tc>
        <w:tc>
          <w:tcPr>
            <w:cnfStyle w:val="000010000000" w:firstRow="0" w:lastRow="0" w:firstColumn="0" w:lastColumn="0" w:oddVBand="1" w:evenVBand="0" w:oddHBand="0" w:evenHBand="0" w:firstRowFirstColumn="0" w:firstRowLastColumn="0" w:lastRowFirstColumn="0" w:lastRowLastColumn="0"/>
            <w:tcW w:w="3523" w:type="dxa"/>
          </w:tcPr>
          <w:p w14:paraId="62780DDA" w14:textId="64FDF5C2" w:rsidR="00336FD6" w:rsidRPr="00B16C93" w:rsidRDefault="00336FD6" w:rsidP="00492039">
            <w:pPr>
              <w:pStyle w:val="Default"/>
              <w:jc w:val="center"/>
              <w:rPr>
                <w:rFonts w:asciiTheme="minorHAnsi" w:hAnsiTheme="minorHAnsi"/>
                <w:sz w:val="22"/>
                <w:szCs w:val="22"/>
              </w:rPr>
            </w:pPr>
            <w:r w:rsidRPr="00B16C93">
              <w:rPr>
                <w:rFonts w:asciiTheme="minorHAnsi" w:hAnsiTheme="minorHAnsi"/>
                <w:sz w:val="22"/>
                <w:szCs w:val="22"/>
              </w:rPr>
              <w:t>10 - 15 days</w:t>
            </w:r>
          </w:p>
        </w:tc>
      </w:tr>
      <w:tr w:rsidR="00336FD6" w14:paraId="748C0971" w14:textId="77777777" w:rsidTr="00492039">
        <w:trPr>
          <w:cnfStyle w:val="000000100000" w:firstRow="0" w:lastRow="0" w:firstColumn="0" w:lastColumn="0" w:oddVBand="0" w:evenVBand="0" w:oddHBand="1" w:evenHBand="0" w:firstRowFirstColumn="0" w:firstRowLastColumn="0" w:lastRowFirstColumn="0" w:lastRowLastColumn="0"/>
          <w:trHeight w:val="126"/>
        </w:trPr>
        <w:tc>
          <w:tcPr>
            <w:cnfStyle w:val="000010000000" w:firstRow="0" w:lastRow="0" w:firstColumn="0" w:lastColumn="0" w:oddVBand="1" w:evenVBand="0" w:oddHBand="0" w:evenHBand="0" w:firstRowFirstColumn="0" w:firstRowLastColumn="0" w:lastRowFirstColumn="0" w:lastRowLastColumn="0"/>
            <w:tcW w:w="2273" w:type="dxa"/>
          </w:tcPr>
          <w:p w14:paraId="62C8DE93" w14:textId="77777777" w:rsidR="00336FD6" w:rsidRPr="00B16C93" w:rsidRDefault="00336FD6" w:rsidP="00492039">
            <w:pPr>
              <w:pStyle w:val="Default"/>
              <w:jc w:val="center"/>
              <w:rPr>
                <w:rFonts w:asciiTheme="minorHAnsi" w:hAnsiTheme="minorHAnsi"/>
                <w:sz w:val="22"/>
                <w:szCs w:val="22"/>
              </w:rPr>
            </w:pPr>
            <w:r w:rsidRPr="00B16C93">
              <w:rPr>
                <w:rFonts w:asciiTheme="minorHAnsi" w:hAnsiTheme="minorHAnsi"/>
                <w:sz w:val="22"/>
                <w:szCs w:val="22"/>
              </w:rPr>
              <w:t>PMO + CART</w:t>
            </w:r>
          </w:p>
        </w:tc>
        <w:tc>
          <w:tcPr>
            <w:tcW w:w="3744" w:type="dxa"/>
          </w:tcPr>
          <w:p w14:paraId="4F0FA36A" w14:textId="7DCA01B1" w:rsidR="00336FD6" w:rsidRPr="00B16C93" w:rsidRDefault="00336FD6" w:rsidP="00492039">
            <w:pPr>
              <w:pStyle w:val="Defaul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B16C93">
              <w:rPr>
                <w:rFonts w:asciiTheme="minorHAnsi" w:hAnsiTheme="minorHAnsi"/>
                <w:sz w:val="22"/>
                <w:szCs w:val="22"/>
              </w:rPr>
              <w:t>Testing determination (representational / operational)</w:t>
            </w:r>
          </w:p>
        </w:tc>
        <w:tc>
          <w:tcPr>
            <w:cnfStyle w:val="000010000000" w:firstRow="0" w:lastRow="0" w:firstColumn="0" w:lastColumn="0" w:oddVBand="1" w:evenVBand="0" w:oddHBand="0" w:evenHBand="0" w:firstRowFirstColumn="0" w:firstRowLastColumn="0" w:lastRowFirstColumn="0" w:lastRowLastColumn="0"/>
            <w:tcW w:w="3523" w:type="dxa"/>
          </w:tcPr>
          <w:p w14:paraId="25FCF692" w14:textId="49AFEAEC" w:rsidR="00336FD6" w:rsidRPr="00B16C93" w:rsidRDefault="00336FD6" w:rsidP="00492039">
            <w:pPr>
              <w:pStyle w:val="Default"/>
              <w:jc w:val="center"/>
              <w:rPr>
                <w:rFonts w:asciiTheme="minorHAnsi" w:hAnsiTheme="minorHAnsi"/>
                <w:sz w:val="22"/>
                <w:szCs w:val="22"/>
              </w:rPr>
            </w:pPr>
            <w:r w:rsidRPr="00B16C93">
              <w:rPr>
                <w:rFonts w:asciiTheme="minorHAnsi" w:hAnsiTheme="minorHAnsi"/>
                <w:sz w:val="22"/>
                <w:szCs w:val="22"/>
              </w:rPr>
              <w:t>5 - 10 days</w:t>
            </w:r>
          </w:p>
        </w:tc>
      </w:tr>
      <w:tr w:rsidR="00336FD6" w14:paraId="73E9D786" w14:textId="77777777" w:rsidTr="00492039">
        <w:trPr>
          <w:trHeight w:val="126"/>
        </w:trPr>
        <w:tc>
          <w:tcPr>
            <w:cnfStyle w:val="000010000000" w:firstRow="0" w:lastRow="0" w:firstColumn="0" w:lastColumn="0" w:oddVBand="1" w:evenVBand="0" w:oddHBand="0" w:evenHBand="0" w:firstRowFirstColumn="0" w:firstRowLastColumn="0" w:lastRowFirstColumn="0" w:lastRowLastColumn="0"/>
            <w:tcW w:w="2273" w:type="dxa"/>
          </w:tcPr>
          <w:p w14:paraId="3B531C0D" w14:textId="7CD430E1" w:rsidR="00336FD6" w:rsidRPr="00B16C93" w:rsidRDefault="00336FD6" w:rsidP="00492039">
            <w:pPr>
              <w:pStyle w:val="Default"/>
              <w:jc w:val="center"/>
              <w:rPr>
                <w:rFonts w:asciiTheme="minorHAnsi" w:hAnsiTheme="minorHAnsi"/>
                <w:sz w:val="22"/>
                <w:szCs w:val="22"/>
              </w:rPr>
            </w:pPr>
            <w:r w:rsidRPr="00B16C93">
              <w:rPr>
                <w:rFonts w:asciiTheme="minorHAnsi" w:hAnsiTheme="minorHAnsi"/>
                <w:sz w:val="22"/>
                <w:szCs w:val="22"/>
              </w:rPr>
              <w:t>OTA Contractor</w:t>
            </w:r>
          </w:p>
        </w:tc>
        <w:tc>
          <w:tcPr>
            <w:tcW w:w="3744" w:type="dxa"/>
          </w:tcPr>
          <w:p w14:paraId="7E67FD0E" w14:textId="73641D13" w:rsidR="00336FD6" w:rsidRPr="00B16C93" w:rsidRDefault="00336FD6" w:rsidP="0049203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B16C93">
              <w:rPr>
                <w:rFonts w:asciiTheme="minorHAnsi" w:hAnsiTheme="minorHAnsi"/>
                <w:sz w:val="22"/>
                <w:szCs w:val="22"/>
              </w:rPr>
              <w:t>Project Effort proposal evaluation</w:t>
            </w:r>
          </w:p>
        </w:tc>
        <w:tc>
          <w:tcPr>
            <w:cnfStyle w:val="000010000000" w:firstRow="0" w:lastRow="0" w:firstColumn="0" w:lastColumn="0" w:oddVBand="1" w:evenVBand="0" w:oddHBand="0" w:evenHBand="0" w:firstRowFirstColumn="0" w:firstRowLastColumn="0" w:lastRowFirstColumn="0" w:lastRowLastColumn="0"/>
            <w:tcW w:w="3523" w:type="dxa"/>
          </w:tcPr>
          <w:p w14:paraId="7663F639" w14:textId="62BC4D1F" w:rsidR="00336FD6" w:rsidRPr="00B16C93" w:rsidRDefault="00336FD6" w:rsidP="00492039">
            <w:pPr>
              <w:pStyle w:val="Default"/>
              <w:jc w:val="center"/>
              <w:rPr>
                <w:rFonts w:asciiTheme="minorHAnsi" w:hAnsiTheme="minorHAnsi"/>
                <w:sz w:val="22"/>
                <w:szCs w:val="22"/>
              </w:rPr>
            </w:pPr>
            <w:r w:rsidRPr="00B16C93">
              <w:rPr>
                <w:rFonts w:asciiTheme="minorHAnsi" w:hAnsiTheme="minorHAnsi"/>
                <w:sz w:val="22"/>
                <w:szCs w:val="22"/>
              </w:rPr>
              <w:t>10 - 15 days</w:t>
            </w:r>
          </w:p>
        </w:tc>
      </w:tr>
      <w:tr w:rsidR="00336FD6" w14:paraId="3873A05A" w14:textId="77777777" w:rsidTr="00492039">
        <w:trPr>
          <w:cnfStyle w:val="000000100000" w:firstRow="0" w:lastRow="0" w:firstColumn="0" w:lastColumn="0" w:oddVBand="0" w:evenVBand="0" w:oddHBand="1" w:evenHBand="0" w:firstRowFirstColumn="0" w:firstRowLastColumn="0" w:lastRowFirstColumn="0" w:lastRowLastColumn="0"/>
          <w:trHeight w:val="126"/>
        </w:trPr>
        <w:tc>
          <w:tcPr>
            <w:cnfStyle w:val="000010000000" w:firstRow="0" w:lastRow="0" w:firstColumn="0" w:lastColumn="0" w:oddVBand="1" w:evenVBand="0" w:oddHBand="0" w:evenHBand="0" w:firstRowFirstColumn="0" w:firstRowLastColumn="0" w:lastRowFirstColumn="0" w:lastRowLastColumn="0"/>
            <w:tcW w:w="2273" w:type="dxa"/>
          </w:tcPr>
          <w:p w14:paraId="6CFE2264" w14:textId="6CE79BC4" w:rsidR="00336FD6" w:rsidRPr="00B16C93" w:rsidRDefault="00336FD6" w:rsidP="00492039">
            <w:pPr>
              <w:pStyle w:val="Default"/>
              <w:jc w:val="center"/>
              <w:rPr>
                <w:rFonts w:asciiTheme="minorHAnsi" w:hAnsiTheme="minorHAnsi"/>
                <w:sz w:val="22"/>
                <w:szCs w:val="22"/>
              </w:rPr>
            </w:pPr>
            <w:r w:rsidRPr="00B16C93">
              <w:rPr>
                <w:rFonts w:asciiTheme="minorHAnsi" w:hAnsiTheme="minorHAnsi"/>
                <w:sz w:val="22"/>
                <w:szCs w:val="22"/>
              </w:rPr>
              <w:lastRenderedPageBreak/>
              <w:t>OTA Contractor</w:t>
            </w:r>
          </w:p>
        </w:tc>
        <w:tc>
          <w:tcPr>
            <w:tcW w:w="3744" w:type="dxa"/>
          </w:tcPr>
          <w:p w14:paraId="6C7A5A20" w14:textId="0C4F9190" w:rsidR="00336FD6" w:rsidRPr="00B16C93" w:rsidRDefault="00336FD6" w:rsidP="00492039">
            <w:pPr>
              <w:pStyle w:val="Defaul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B16C93">
              <w:rPr>
                <w:rFonts w:asciiTheme="minorHAnsi" w:hAnsiTheme="minorHAnsi"/>
                <w:sz w:val="22"/>
                <w:szCs w:val="22"/>
              </w:rPr>
              <w:t>Project Order awarded</w:t>
            </w:r>
          </w:p>
        </w:tc>
        <w:tc>
          <w:tcPr>
            <w:cnfStyle w:val="000010000000" w:firstRow="0" w:lastRow="0" w:firstColumn="0" w:lastColumn="0" w:oddVBand="1" w:evenVBand="0" w:oddHBand="0" w:evenHBand="0" w:firstRowFirstColumn="0" w:firstRowLastColumn="0" w:lastRowFirstColumn="0" w:lastRowLastColumn="0"/>
            <w:tcW w:w="3523" w:type="dxa"/>
          </w:tcPr>
          <w:p w14:paraId="2CE06AF2" w14:textId="638FEF64" w:rsidR="00336FD6" w:rsidRPr="00B16C93" w:rsidRDefault="00336FD6" w:rsidP="00492039">
            <w:pPr>
              <w:pStyle w:val="Default"/>
              <w:jc w:val="center"/>
              <w:rPr>
                <w:rFonts w:asciiTheme="minorHAnsi" w:hAnsiTheme="minorHAnsi"/>
                <w:sz w:val="22"/>
                <w:szCs w:val="22"/>
              </w:rPr>
            </w:pPr>
            <w:r w:rsidRPr="00B16C93">
              <w:rPr>
                <w:rFonts w:asciiTheme="minorHAnsi" w:hAnsiTheme="minorHAnsi"/>
                <w:sz w:val="22"/>
                <w:szCs w:val="22"/>
              </w:rPr>
              <w:t>10 - 15 days</w:t>
            </w:r>
          </w:p>
        </w:tc>
      </w:tr>
      <w:tr w:rsidR="00336FD6" w14:paraId="61A71D37" w14:textId="77777777" w:rsidTr="00492039">
        <w:trPr>
          <w:trHeight w:val="127"/>
        </w:trPr>
        <w:tc>
          <w:tcPr>
            <w:cnfStyle w:val="000010000000" w:firstRow="0" w:lastRow="0" w:firstColumn="0" w:lastColumn="0" w:oddVBand="1" w:evenVBand="0" w:oddHBand="0" w:evenHBand="0" w:firstRowFirstColumn="0" w:firstRowLastColumn="0" w:lastRowFirstColumn="0" w:lastRowLastColumn="0"/>
            <w:tcW w:w="2273" w:type="dxa"/>
            <w:shd w:val="clear" w:color="auto" w:fill="D9D9D9" w:themeFill="background1" w:themeFillShade="D9"/>
          </w:tcPr>
          <w:p w14:paraId="46DB7FC0" w14:textId="77777777" w:rsidR="00336FD6" w:rsidRPr="00B16C93" w:rsidRDefault="00336FD6" w:rsidP="00492039">
            <w:pPr>
              <w:pStyle w:val="Default"/>
              <w:jc w:val="center"/>
              <w:rPr>
                <w:rFonts w:asciiTheme="minorHAnsi" w:hAnsiTheme="minorHAnsi"/>
                <w:sz w:val="22"/>
                <w:szCs w:val="22"/>
              </w:rPr>
            </w:pPr>
          </w:p>
        </w:tc>
        <w:tc>
          <w:tcPr>
            <w:tcW w:w="3744" w:type="dxa"/>
            <w:shd w:val="clear" w:color="auto" w:fill="D9D9D9" w:themeFill="background1" w:themeFillShade="D9"/>
          </w:tcPr>
          <w:p w14:paraId="6DC0C788" w14:textId="77777777" w:rsidR="00336FD6" w:rsidRPr="00B16C93" w:rsidRDefault="00336FD6" w:rsidP="0049203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B16C93">
              <w:rPr>
                <w:rFonts w:asciiTheme="minorHAnsi" w:hAnsiTheme="minorHAnsi"/>
                <w:b/>
                <w:bCs/>
                <w:sz w:val="22"/>
                <w:szCs w:val="22"/>
              </w:rPr>
              <w:t>Representational Testing Phase</w:t>
            </w:r>
          </w:p>
        </w:tc>
        <w:tc>
          <w:tcPr>
            <w:cnfStyle w:val="000010000000" w:firstRow="0" w:lastRow="0" w:firstColumn="0" w:lastColumn="0" w:oddVBand="1" w:evenVBand="0" w:oddHBand="0" w:evenHBand="0" w:firstRowFirstColumn="0" w:firstRowLastColumn="0" w:lastRowFirstColumn="0" w:lastRowLastColumn="0"/>
            <w:tcW w:w="3523" w:type="dxa"/>
            <w:shd w:val="clear" w:color="auto" w:fill="D9D9D9" w:themeFill="background1" w:themeFillShade="D9"/>
          </w:tcPr>
          <w:p w14:paraId="17B3A3FF" w14:textId="77777777" w:rsidR="00336FD6" w:rsidRPr="00B16C93" w:rsidRDefault="00336FD6" w:rsidP="00492039">
            <w:pPr>
              <w:pStyle w:val="Default"/>
              <w:jc w:val="center"/>
              <w:rPr>
                <w:rFonts w:asciiTheme="minorHAnsi" w:hAnsiTheme="minorHAnsi"/>
                <w:sz w:val="22"/>
                <w:szCs w:val="22"/>
              </w:rPr>
            </w:pPr>
          </w:p>
        </w:tc>
      </w:tr>
      <w:tr w:rsidR="00336FD6" w14:paraId="298D4330" w14:textId="77777777" w:rsidTr="00492039">
        <w:trPr>
          <w:cnfStyle w:val="000000100000" w:firstRow="0" w:lastRow="0" w:firstColumn="0" w:lastColumn="0" w:oddVBand="0" w:evenVBand="0" w:oddHBand="1" w:evenHBand="0" w:firstRowFirstColumn="0" w:firstRowLastColumn="0" w:lastRowFirstColumn="0" w:lastRowLastColumn="0"/>
          <w:trHeight w:val="126"/>
        </w:trPr>
        <w:tc>
          <w:tcPr>
            <w:cnfStyle w:val="000010000000" w:firstRow="0" w:lastRow="0" w:firstColumn="0" w:lastColumn="0" w:oddVBand="1" w:evenVBand="0" w:oddHBand="0" w:evenHBand="0" w:firstRowFirstColumn="0" w:firstRowLastColumn="0" w:lastRowFirstColumn="0" w:lastRowLastColumn="0"/>
            <w:tcW w:w="2273" w:type="dxa"/>
          </w:tcPr>
          <w:p w14:paraId="6318ADEE" w14:textId="23DFC45E" w:rsidR="00336FD6" w:rsidRPr="00B16C93" w:rsidRDefault="00336FD6" w:rsidP="00492039">
            <w:pPr>
              <w:pStyle w:val="Default"/>
              <w:jc w:val="center"/>
              <w:rPr>
                <w:rFonts w:asciiTheme="minorHAnsi" w:hAnsiTheme="minorHAnsi"/>
                <w:sz w:val="22"/>
                <w:szCs w:val="22"/>
              </w:rPr>
            </w:pPr>
            <w:r w:rsidRPr="00B16C93">
              <w:rPr>
                <w:rFonts w:asciiTheme="minorHAnsi" w:hAnsiTheme="minorHAnsi"/>
                <w:sz w:val="22"/>
                <w:szCs w:val="22"/>
              </w:rPr>
              <w:t>OTA Contractor</w:t>
            </w:r>
          </w:p>
        </w:tc>
        <w:tc>
          <w:tcPr>
            <w:tcW w:w="3744" w:type="dxa"/>
          </w:tcPr>
          <w:p w14:paraId="44D57354" w14:textId="5A7D1959" w:rsidR="00336FD6" w:rsidRPr="00B16C93" w:rsidRDefault="00336FD6" w:rsidP="00492039">
            <w:pPr>
              <w:pStyle w:val="Defaul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B16C93">
              <w:rPr>
                <w:rFonts w:asciiTheme="minorHAnsi" w:hAnsiTheme="minorHAnsi"/>
                <w:sz w:val="22"/>
                <w:szCs w:val="22"/>
              </w:rPr>
              <w:t>Representational architecture testing execution</w:t>
            </w:r>
          </w:p>
        </w:tc>
        <w:tc>
          <w:tcPr>
            <w:cnfStyle w:val="000010000000" w:firstRow="0" w:lastRow="0" w:firstColumn="0" w:lastColumn="0" w:oddVBand="1" w:evenVBand="0" w:oddHBand="0" w:evenHBand="0" w:firstRowFirstColumn="0" w:firstRowLastColumn="0" w:lastRowFirstColumn="0" w:lastRowLastColumn="0"/>
            <w:tcW w:w="3523" w:type="dxa"/>
          </w:tcPr>
          <w:p w14:paraId="4BB63E9F" w14:textId="0C4244F3" w:rsidR="00336FD6" w:rsidRPr="00B16C93" w:rsidRDefault="00336FD6" w:rsidP="00492039">
            <w:pPr>
              <w:pStyle w:val="Default"/>
              <w:jc w:val="center"/>
              <w:rPr>
                <w:rFonts w:asciiTheme="minorHAnsi" w:hAnsiTheme="minorHAnsi"/>
                <w:sz w:val="22"/>
                <w:szCs w:val="22"/>
              </w:rPr>
            </w:pPr>
            <w:r w:rsidRPr="00B16C93">
              <w:rPr>
                <w:rFonts w:asciiTheme="minorHAnsi" w:hAnsiTheme="minorHAnsi"/>
                <w:sz w:val="22"/>
                <w:szCs w:val="22"/>
              </w:rPr>
              <w:t>90-180 days</w:t>
            </w:r>
          </w:p>
        </w:tc>
      </w:tr>
      <w:tr w:rsidR="00336FD6" w14:paraId="6F4D622C" w14:textId="77777777" w:rsidTr="00492039">
        <w:trPr>
          <w:trHeight w:val="126"/>
        </w:trPr>
        <w:tc>
          <w:tcPr>
            <w:cnfStyle w:val="000010000000" w:firstRow="0" w:lastRow="0" w:firstColumn="0" w:lastColumn="0" w:oddVBand="1" w:evenVBand="0" w:oddHBand="0" w:evenHBand="0" w:firstRowFirstColumn="0" w:firstRowLastColumn="0" w:lastRowFirstColumn="0" w:lastRowLastColumn="0"/>
            <w:tcW w:w="2273" w:type="dxa"/>
          </w:tcPr>
          <w:p w14:paraId="2B5751B8" w14:textId="655BDB0B" w:rsidR="00336FD6" w:rsidRPr="00B16C93" w:rsidRDefault="00336FD6" w:rsidP="00492039">
            <w:pPr>
              <w:pStyle w:val="Default"/>
              <w:jc w:val="center"/>
              <w:rPr>
                <w:rFonts w:asciiTheme="minorHAnsi" w:hAnsiTheme="minorHAnsi"/>
                <w:sz w:val="22"/>
                <w:szCs w:val="22"/>
              </w:rPr>
            </w:pPr>
            <w:r w:rsidRPr="00B16C93">
              <w:rPr>
                <w:rFonts w:asciiTheme="minorHAnsi" w:hAnsiTheme="minorHAnsi"/>
                <w:sz w:val="22"/>
                <w:szCs w:val="22"/>
              </w:rPr>
              <w:t>PMO + CART</w:t>
            </w:r>
          </w:p>
        </w:tc>
        <w:tc>
          <w:tcPr>
            <w:tcW w:w="3744" w:type="dxa"/>
          </w:tcPr>
          <w:p w14:paraId="4FE6CC0C" w14:textId="0FEF1AC1" w:rsidR="00336FD6" w:rsidRPr="00B16C93" w:rsidRDefault="00336FD6" w:rsidP="0049203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B16C93">
              <w:rPr>
                <w:rFonts w:asciiTheme="minorHAnsi" w:hAnsiTheme="minorHAnsi"/>
                <w:sz w:val="22"/>
                <w:szCs w:val="22"/>
              </w:rPr>
              <w:t>Assessment, evaluation and review</w:t>
            </w:r>
          </w:p>
        </w:tc>
        <w:tc>
          <w:tcPr>
            <w:cnfStyle w:val="000010000000" w:firstRow="0" w:lastRow="0" w:firstColumn="0" w:lastColumn="0" w:oddVBand="1" w:evenVBand="0" w:oddHBand="0" w:evenHBand="0" w:firstRowFirstColumn="0" w:firstRowLastColumn="0" w:lastRowFirstColumn="0" w:lastRowLastColumn="0"/>
            <w:tcW w:w="3523" w:type="dxa"/>
          </w:tcPr>
          <w:p w14:paraId="642EB7C8" w14:textId="62E204D9" w:rsidR="00336FD6" w:rsidRPr="00B16C93" w:rsidRDefault="00336FD6" w:rsidP="00492039">
            <w:pPr>
              <w:pStyle w:val="Default"/>
              <w:jc w:val="center"/>
              <w:rPr>
                <w:rFonts w:asciiTheme="minorHAnsi" w:hAnsiTheme="minorHAnsi"/>
                <w:sz w:val="22"/>
                <w:szCs w:val="22"/>
              </w:rPr>
            </w:pPr>
            <w:r w:rsidRPr="00B16C93">
              <w:rPr>
                <w:rFonts w:asciiTheme="minorHAnsi" w:hAnsiTheme="minorHAnsi"/>
                <w:sz w:val="22"/>
                <w:szCs w:val="22"/>
              </w:rPr>
              <w:t>30-60 days</w:t>
            </w:r>
          </w:p>
        </w:tc>
      </w:tr>
      <w:tr w:rsidR="00336FD6" w14:paraId="71F3B227" w14:textId="77777777" w:rsidTr="00492039">
        <w:trPr>
          <w:cnfStyle w:val="000000100000" w:firstRow="0" w:lastRow="0" w:firstColumn="0" w:lastColumn="0" w:oddVBand="0" w:evenVBand="0" w:oddHBand="1" w:evenHBand="0" w:firstRowFirstColumn="0" w:firstRowLastColumn="0" w:lastRowFirstColumn="0" w:lastRowLastColumn="0"/>
          <w:trHeight w:val="127"/>
        </w:trPr>
        <w:tc>
          <w:tcPr>
            <w:cnfStyle w:val="000010000000" w:firstRow="0" w:lastRow="0" w:firstColumn="0" w:lastColumn="0" w:oddVBand="1" w:evenVBand="0" w:oddHBand="0" w:evenHBand="0" w:firstRowFirstColumn="0" w:firstRowLastColumn="0" w:lastRowFirstColumn="0" w:lastRowLastColumn="0"/>
            <w:tcW w:w="2273" w:type="dxa"/>
            <w:shd w:val="clear" w:color="auto" w:fill="D9D9D9" w:themeFill="background1" w:themeFillShade="D9"/>
          </w:tcPr>
          <w:p w14:paraId="06BC2F1E" w14:textId="77777777" w:rsidR="00336FD6" w:rsidRPr="00B16C93" w:rsidRDefault="00336FD6" w:rsidP="00492039">
            <w:pPr>
              <w:pStyle w:val="Default"/>
              <w:jc w:val="center"/>
              <w:rPr>
                <w:rFonts w:asciiTheme="minorHAnsi" w:hAnsiTheme="minorHAnsi"/>
                <w:sz w:val="22"/>
                <w:szCs w:val="22"/>
              </w:rPr>
            </w:pPr>
          </w:p>
        </w:tc>
        <w:tc>
          <w:tcPr>
            <w:tcW w:w="3744" w:type="dxa"/>
            <w:shd w:val="clear" w:color="auto" w:fill="D9D9D9" w:themeFill="background1" w:themeFillShade="D9"/>
          </w:tcPr>
          <w:p w14:paraId="7C68528F" w14:textId="77777777" w:rsidR="00336FD6" w:rsidRPr="00B16C93" w:rsidRDefault="00336FD6" w:rsidP="00492039">
            <w:pPr>
              <w:pStyle w:val="Defaul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B16C93">
              <w:rPr>
                <w:rFonts w:asciiTheme="minorHAnsi" w:hAnsiTheme="minorHAnsi"/>
                <w:b/>
                <w:bCs/>
                <w:sz w:val="22"/>
                <w:szCs w:val="22"/>
              </w:rPr>
              <w:t>Operational Testing Phase</w:t>
            </w:r>
          </w:p>
        </w:tc>
        <w:tc>
          <w:tcPr>
            <w:cnfStyle w:val="000010000000" w:firstRow="0" w:lastRow="0" w:firstColumn="0" w:lastColumn="0" w:oddVBand="1" w:evenVBand="0" w:oddHBand="0" w:evenHBand="0" w:firstRowFirstColumn="0" w:firstRowLastColumn="0" w:lastRowFirstColumn="0" w:lastRowLastColumn="0"/>
            <w:tcW w:w="3523" w:type="dxa"/>
            <w:shd w:val="clear" w:color="auto" w:fill="D9D9D9" w:themeFill="background1" w:themeFillShade="D9"/>
          </w:tcPr>
          <w:p w14:paraId="49342EC9" w14:textId="77777777" w:rsidR="00336FD6" w:rsidRPr="00B16C93" w:rsidRDefault="00336FD6" w:rsidP="00492039">
            <w:pPr>
              <w:pStyle w:val="Default"/>
              <w:jc w:val="center"/>
              <w:rPr>
                <w:rFonts w:asciiTheme="minorHAnsi" w:hAnsiTheme="minorHAnsi"/>
                <w:sz w:val="22"/>
                <w:szCs w:val="22"/>
              </w:rPr>
            </w:pPr>
          </w:p>
        </w:tc>
      </w:tr>
      <w:tr w:rsidR="00336FD6" w14:paraId="1D526C7A" w14:textId="77777777" w:rsidTr="00492039">
        <w:trPr>
          <w:trHeight w:val="126"/>
        </w:trPr>
        <w:tc>
          <w:tcPr>
            <w:cnfStyle w:val="000010000000" w:firstRow="0" w:lastRow="0" w:firstColumn="0" w:lastColumn="0" w:oddVBand="1" w:evenVBand="0" w:oddHBand="0" w:evenHBand="0" w:firstRowFirstColumn="0" w:firstRowLastColumn="0" w:lastRowFirstColumn="0" w:lastRowLastColumn="0"/>
            <w:tcW w:w="2273" w:type="dxa"/>
          </w:tcPr>
          <w:p w14:paraId="2D0679E8" w14:textId="13E0F584" w:rsidR="00336FD6" w:rsidRPr="00B16C93" w:rsidRDefault="00336FD6" w:rsidP="00492039">
            <w:pPr>
              <w:pStyle w:val="Default"/>
              <w:jc w:val="center"/>
              <w:rPr>
                <w:rFonts w:asciiTheme="minorHAnsi" w:hAnsiTheme="minorHAnsi"/>
                <w:sz w:val="22"/>
                <w:szCs w:val="22"/>
              </w:rPr>
            </w:pPr>
            <w:r w:rsidRPr="00B16C93">
              <w:rPr>
                <w:rFonts w:asciiTheme="minorHAnsi" w:hAnsiTheme="minorHAnsi"/>
                <w:sz w:val="22"/>
                <w:szCs w:val="22"/>
              </w:rPr>
              <w:t>OTA Contractor</w:t>
            </w:r>
          </w:p>
        </w:tc>
        <w:tc>
          <w:tcPr>
            <w:tcW w:w="3744" w:type="dxa"/>
          </w:tcPr>
          <w:p w14:paraId="6C7F76F2" w14:textId="38378605" w:rsidR="00336FD6" w:rsidRPr="00B16C93" w:rsidRDefault="00336FD6" w:rsidP="0049203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B16C93">
              <w:rPr>
                <w:rFonts w:asciiTheme="minorHAnsi" w:hAnsiTheme="minorHAnsi"/>
                <w:sz w:val="22"/>
                <w:szCs w:val="22"/>
              </w:rPr>
              <w:t>Operational architecture testing execution</w:t>
            </w:r>
          </w:p>
        </w:tc>
        <w:tc>
          <w:tcPr>
            <w:cnfStyle w:val="000010000000" w:firstRow="0" w:lastRow="0" w:firstColumn="0" w:lastColumn="0" w:oddVBand="1" w:evenVBand="0" w:oddHBand="0" w:evenHBand="0" w:firstRowFirstColumn="0" w:firstRowLastColumn="0" w:lastRowFirstColumn="0" w:lastRowLastColumn="0"/>
            <w:tcW w:w="3523" w:type="dxa"/>
          </w:tcPr>
          <w:p w14:paraId="71030E8F" w14:textId="451D4914" w:rsidR="00336FD6" w:rsidRPr="00B16C93" w:rsidRDefault="00336FD6" w:rsidP="00492039">
            <w:pPr>
              <w:pStyle w:val="Default"/>
              <w:jc w:val="center"/>
              <w:rPr>
                <w:rFonts w:asciiTheme="minorHAnsi" w:hAnsiTheme="minorHAnsi"/>
                <w:sz w:val="22"/>
                <w:szCs w:val="22"/>
              </w:rPr>
            </w:pPr>
            <w:r w:rsidRPr="00B16C93">
              <w:rPr>
                <w:rFonts w:asciiTheme="minorHAnsi" w:hAnsiTheme="minorHAnsi"/>
                <w:sz w:val="22"/>
                <w:szCs w:val="22"/>
              </w:rPr>
              <w:t>90-180 days</w:t>
            </w:r>
          </w:p>
        </w:tc>
      </w:tr>
      <w:tr w:rsidR="00336FD6" w14:paraId="59061AE1" w14:textId="77777777" w:rsidTr="00492039">
        <w:trPr>
          <w:cnfStyle w:val="000000100000" w:firstRow="0" w:lastRow="0" w:firstColumn="0" w:lastColumn="0" w:oddVBand="0" w:evenVBand="0" w:oddHBand="1" w:evenHBand="0" w:firstRowFirstColumn="0" w:firstRowLastColumn="0" w:lastRowFirstColumn="0" w:lastRowLastColumn="0"/>
          <w:trHeight w:val="126"/>
        </w:trPr>
        <w:tc>
          <w:tcPr>
            <w:cnfStyle w:val="000010000000" w:firstRow="0" w:lastRow="0" w:firstColumn="0" w:lastColumn="0" w:oddVBand="1" w:evenVBand="0" w:oddHBand="0" w:evenHBand="0" w:firstRowFirstColumn="0" w:firstRowLastColumn="0" w:lastRowFirstColumn="0" w:lastRowLastColumn="0"/>
            <w:tcW w:w="2273" w:type="dxa"/>
          </w:tcPr>
          <w:p w14:paraId="7E1846C7" w14:textId="0F896740" w:rsidR="00336FD6" w:rsidRPr="00B16C93" w:rsidRDefault="00336FD6" w:rsidP="00492039">
            <w:pPr>
              <w:pStyle w:val="Default"/>
              <w:jc w:val="center"/>
              <w:rPr>
                <w:rFonts w:asciiTheme="minorHAnsi" w:hAnsiTheme="minorHAnsi"/>
                <w:sz w:val="22"/>
                <w:szCs w:val="22"/>
              </w:rPr>
            </w:pPr>
            <w:r w:rsidRPr="00B16C93">
              <w:rPr>
                <w:rFonts w:asciiTheme="minorHAnsi" w:hAnsiTheme="minorHAnsi"/>
                <w:sz w:val="22"/>
                <w:szCs w:val="22"/>
              </w:rPr>
              <w:t>PMO + CART</w:t>
            </w:r>
          </w:p>
        </w:tc>
        <w:tc>
          <w:tcPr>
            <w:tcW w:w="3744" w:type="dxa"/>
          </w:tcPr>
          <w:p w14:paraId="046044EC" w14:textId="254AB3B4" w:rsidR="00336FD6" w:rsidRPr="00B16C93" w:rsidRDefault="00336FD6" w:rsidP="00492039">
            <w:pPr>
              <w:pStyle w:val="Defaul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B16C93">
              <w:rPr>
                <w:rFonts w:asciiTheme="minorHAnsi" w:hAnsiTheme="minorHAnsi"/>
                <w:sz w:val="22"/>
                <w:szCs w:val="22"/>
              </w:rPr>
              <w:t>Assessment, evaluation and review</w:t>
            </w:r>
          </w:p>
        </w:tc>
        <w:tc>
          <w:tcPr>
            <w:cnfStyle w:val="000010000000" w:firstRow="0" w:lastRow="0" w:firstColumn="0" w:lastColumn="0" w:oddVBand="1" w:evenVBand="0" w:oddHBand="0" w:evenHBand="0" w:firstRowFirstColumn="0" w:firstRowLastColumn="0" w:lastRowFirstColumn="0" w:lastRowLastColumn="0"/>
            <w:tcW w:w="3523" w:type="dxa"/>
          </w:tcPr>
          <w:p w14:paraId="7C40B253" w14:textId="3DDCD5BC" w:rsidR="00336FD6" w:rsidRPr="00B16C93" w:rsidRDefault="00336FD6" w:rsidP="00492039">
            <w:pPr>
              <w:pStyle w:val="Default"/>
              <w:jc w:val="center"/>
              <w:rPr>
                <w:rFonts w:asciiTheme="minorHAnsi" w:hAnsiTheme="minorHAnsi"/>
                <w:sz w:val="22"/>
                <w:szCs w:val="22"/>
              </w:rPr>
            </w:pPr>
            <w:r w:rsidRPr="00B16C93">
              <w:rPr>
                <w:rFonts w:asciiTheme="minorHAnsi" w:hAnsiTheme="minorHAnsi"/>
                <w:sz w:val="22"/>
                <w:szCs w:val="22"/>
              </w:rPr>
              <w:t>30-60 days</w:t>
            </w:r>
          </w:p>
        </w:tc>
      </w:tr>
      <w:tr w:rsidR="00336FD6" w14:paraId="78C8F3FA" w14:textId="77777777" w:rsidTr="00492039">
        <w:trPr>
          <w:trHeight w:val="127"/>
        </w:trPr>
        <w:tc>
          <w:tcPr>
            <w:cnfStyle w:val="000010000000" w:firstRow="0" w:lastRow="0" w:firstColumn="0" w:lastColumn="0" w:oddVBand="1" w:evenVBand="0" w:oddHBand="0" w:evenHBand="0" w:firstRowFirstColumn="0" w:firstRowLastColumn="0" w:lastRowFirstColumn="0" w:lastRowLastColumn="0"/>
            <w:tcW w:w="2273" w:type="dxa"/>
            <w:shd w:val="clear" w:color="auto" w:fill="D9D9D9" w:themeFill="background1" w:themeFillShade="D9"/>
          </w:tcPr>
          <w:p w14:paraId="5A4205F9" w14:textId="77777777" w:rsidR="00336FD6" w:rsidRPr="00B16C93" w:rsidRDefault="00336FD6" w:rsidP="00492039">
            <w:pPr>
              <w:pStyle w:val="Default"/>
              <w:jc w:val="center"/>
              <w:rPr>
                <w:rFonts w:asciiTheme="minorHAnsi" w:hAnsiTheme="minorHAnsi"/>
                <w:sz w:val="22"/>
                <w:szCs w:val="22"/>
              </w:rPr>
            </w:pPr>
          </w:p>
        </w:tc>
        <w:tc>
          <w:tcPr>
            <w:tcW w:w="3744" w:type="dxa"/>
            <w:shd w:val="clear" w:color="auto" w:fill="D9D9D9" w:themeFill="background1" w:themeFillShade="D9"/>
          </w:tcPr>
          <w:p w14:paraId="31EC124D" w14:textId="77777777" w:rsidR="00336FD6" w:rsidRPr="00B16C93" w:rsidRDefault="00336FD6" w:rsidP="0049203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B16C93">
              <w:rPr>
                <w:rFonts w:asciiTheme="minorHAnsi" w:hAnsiTheme="minorHAnsi"/>
                <w:b/>
                <w:bCs/>
                <w:sz w:val="22"/>
                <w:szCs w:val="22"/>
              </w:rPr>
              <w:t>Transition Phase</w:t>
            </w:r>
          </w:p>
        </w:tc>
        <w:tc>
          <w:tcPr>
            <w:cnfStyle w:val="000010000000" w:firstRow="0" w:lastRow="0" w:firstColumn="0" w:lastColumn="0" w:oddVBand="1" w:evenVBand="0" w:oddHBand="0" w:evenHBand="0" w:firstRowFirstColumn="0" w:firstRowLastColumn="0" w:lastRowFirstColumn="0" w:lastRowLastColumn="0"/>
            <w:tcW w:w="3523" w:type="dxa"/>
            <w:shd w:val="clear" w:color="auto" w:fill="D9D9D9" w:themeFill="background1" w:themeFillShade="D9"/>
          </w:tcPr>
          <w:p w14:paraId="4886DC94" w14:textId="77777777" w:rsidR="00336FD6" w:rsidRPr="00B16C93" w:rsidRDefault="00336FD6" w:rsidP="00492039">
            <w:pPr>
              <w:pStyle w:val="Default"/>
              <w:jc w:val="center"/>
              <w:rPr>
                <w:rFonts w:asciiTheme="minorHAnsi" w:hAnsiTheme="minorHAnsi"/>
                <w:sz w:val="22"/>
                <w:szCs w:val="22"/>
              </w:rPr>
            </w:pPr>
          </w:p>
        </w:tc>
      </w:tr>
      <w:tr w:rsidR="00336FD6" w14:paraId="6EB12C20" w14:textId="77777777" w:rsidTr="00492039">
        <w:trPr>
          <w:cnfStyle w:val="000000100000" w:firstRow="0" w:lastRow="0" w:firstColumn="0" w:lastColumn="0" w:oddVBand="0" w:evenVBand="0" w:oddHBand="1" w:evenHBand="0" w:firstRowFirstColumn="0" w:firstRowLastColumn="0" w:lastRowFirstColumn="0" w:lastRowLastColumn="0"/>
          <w:trHeight w:val="126"/>
        </w:trPr>
        <w:tc>
          <w:tcPr>
            <w:cnfStyle w:val="000010000000" w:firstRow="0" w:lastRow="0" w:firstColumn="0" w:lastColumn="0" w:oddVBand="1" w:evenVBand="0" w:oddHBand="0" w:evenHBand="0" w:firstRowFirstColumn="0" w:firstRowLastColumn="0" w:lastRowFirstColumn="0" w:lastRowLastColumn="0"/>
            <w:tcW w:w="2273" w:type="dxa"/>
          </w:tcPr>
          <w:p w14:paraId="5044B255" w14:textId="77777777" w:rsidR="00336FD6" w:rsidRPr="00B16C93" w:rsidRDefault="00336FD6" w:rsidP="00336FD6">
            <w:pPr>
              <w:pStyle w:val="Default"/>
              <w:rPr>
                <w:rFonts w:asciiTheme="minorHAnsi" w:hAnsiTheme="minorHAnsi"/>
                <w:sz w:val="22"/>
                <w:szCs w:val="22"/>
              </w:rPr>
            </w:pPr>
            <w:r w:rsidRPr="00B16C93">
              <w:rPr>
                <w:rFonts w:asciiTheme="minorHAnsi" w:hAnsiTheme="minorHAnsi"/>
                <w:sz w:val="22"/>
                <w:szCs w:val="22"/>
              </w:rPr>
              <w:t xml:space="preserve">OTA Contractor </w:t>
            </w:r>
          </w:p>
        </w:tc>
        <w:tc>
          <w:tcPr>
            <w:tcW w:w="3744" w:type="dxa"/>
          </w:tcPr>
          <w:p w14:paraId="767A5219" w14:textId="77777777" w:rsidR="00336FD6" w:rsidRPr="00B16C93" w:rsidRDefault="00336FD6" w:rsidP="00336FD6">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B16C93">
              <w:rPr>
                <w:rFonts w:asciiTheme="minorHAnsi" w:hAnsiTheme="minorHAnsi"/>
                <w:sz w:val="22"/>
                <w:szCs w:val="22"/>
              </w:rPr>
              <w:t xml:space="preserve">Transition or commercialize technology </w:t>
            </w:r>
          </w:p>
        </w:tc>
        <w:tc>
          <w:tcPr>
            <w:cnfStyle w:val="000010000000" w:firstRow="0" w:lastRow="0" w:firstColumn="0" w:lastColumn="0" w:oddVBand="1" w:evenVBand="0" w:oddHBand="0" w:evenHBand="0" w:firstRowFirstColumn="0" w:firstRowLastColumn="0" w:lastRowFirstColumn="0" w:lastRowLastColumn="0"/>
            <w:tcW w:w="3523" w:type="dxa"/>
          </w:tcPr>
          <w:p w14:paraId="4DAC8683" w14:textId="77777777" w:rsidR="00336FD6" w:rsidRPr="00B16C93" w:rsidRDefault="00336FD6" w:rsidP="00336FD6">
            <w:pPr>
              <w:pStyle w:val="Default"/>
              <w:rPr>
                <w:rFonts w:asciiTheme="minorHAnsi" w:hAnsiTheme="minorHAnsi"/>
                <w:sz w:val="22"/>
                <w:szCs w:val="22"/>
              </w:rPr>
            </w:pPr>
            <w:r w:rsidRPr="00B16C93">
              <w:rPr>
                <w:rFonts w:asciiTheme="minorHAnsi" w:hAnsiTheme="minorHAnsi"/>
                <w:sz w:val="22"/>
                <w:szCs w:val="22"/>
              </w:rPr>
              <w:t xml:space="preserve">TBD </w:t>
            </w:r>
          </w:p>
        </w:tc>
      </w:tr>
    </w:tbl>
    <w:p w14:paraId="0A7CC714" w14:textId="77777777" w:rsidR="00307D45" w:rsidRDefault="00307D45" w:rsidP="00E410D2"/>
    <w:p w14:paraId="2C6C01CB" w14:textId="56F4BB48" w:rsidR="00336FD6" w:rsidRDefault="00336FD6" w:rsidP="00336FD6">
      <w:pPr>
        <w:pStyle w:val="Caption"/>
        <w:jc w:val="center"/>
        <w:rPr>
          <w:b/>
          <w:i w:val="0"/>
          <w:sz w:val="22"/>
        </w:rPr>
      </w:pPr>
      <w:r w:rsidRPr="00567460">
        <w:rPr>
          <w:b/>
          <w:i w:val="0"/>
          <w:sz w:val="22"/>
        </w:rPr>
        <w:t xml:space="preserve">Table </w:t>
      </w:r>
      <w:r>
        <w:rPr>
          <w:b/>
          <w:i w:val="0"/>
          <w:sz w:val="22"/>
        </w:rPr>
        <w:t>3</w:t>
      </w:r>
      <w:r w:rsidRPr="00567460">
        <w:rPr>
          <w:b/>
          <w:i w:val="0"/>
          <w:sz w:val="22"/>
        </w:rPr>
        <w:t xml:space="preserve"> - Program Deliver</w:t>
      </w:r>
      <w:r>
        <w:rPr>
          <w:b/>
          <w:i w:val="0"/>
          <w:sz w:val="22"/>
        </w:rPr>
        <w:t>ables</w:t>
      </w:r>
      <w:r w:rsidRPr="00567460">
        <w:rPr>
          <w:b/>
          <w:i w:val="0"/>
          <w:sz w:val="22"/>
        </w:rPr>
        <w:t xml:space="preserve"> by </w:t>
      </w:r>
      <w:r>
        <w:rPr>
          <w:b/>
          <w:i w:val="0"/>
          <w:sz w:val="22"/>
        </w:rPr>
        <w:t>PMO + CART</w:t>
      </w:r>
    </w:p>
    <w:p w14:paraId="1B7D2E75" w14:textId="77777777" w:rsidR="00336FD6" w:rsidRDefault="00336FD6" w:rsidP="00E410D2"/>
    <w:tbl>
      <w:tblPr>
        <w:tblStyle w:val="TableGrid"/>
        <w:tblW w:w="9540" w:type="dxa"/>
        <w:tblInd w:w="-113" w:type="dxa"/>
        <w:tblLook w:val="04A0" w:firstRow="1" w:lastRow="0" w:firstColumn="1" w:lastColumn="0" w:noHBand="0" w:noVBand="1"/>
      </w:tblPr>
      <w:tblGrid>
        <w:gridCol w:w="1620"/>
        <w:gridCol w:w="5940"/>
        <w:gridCol w:w="1980"/>
      </w:tblGrid>
      <w:tr w:rsidR="00B16C93" w14:paraId="15684D2C" w14:textId="77777777" w:rsidTr="00492039">
        <w:tc>
          <w:tcPr>
            <w:tcW w:w="1620" w:type="dxa"/>
            <w:shd w:val="clear" w:color="auto" w:fill="002060"/>
          </w:tcPr>
          <w:p w14:paraId="10CE95FC" w14:textId="77777777" w:rsidR="00F46966" w:rsidRDefault="00B16C93" w:rsidP="00F46966">
            <w:pPr>
              <w:jc w:val="center"/>
              <w:rPr>
                <w:b/>
                <w:bCs/>
                <w:color w:val="FFFF00"/>
              </w:rPr>
            </w:pPr>
            <w:r w:rsidRPr="00E74141">
              <w:rPr>
                <w:b/>
                <w:color w:val="FFFFFF" w:themeColor="background1"/>
              </w:rPr>
              <w:t>Product/action owner</w:t>
            </w:r>
            <w:r w:rsidR="00F46966">
              <w:rPr>
                <w:b/>
                <w:bCs/>
                <w:color w:val="FFFF00"/>
              </w:rPr>
              <w:t xml:space="preserve"> </w:t>
            </w:r>
          </w:p>
          <w:p w14:paraId="44ED613E" w14:textId="605C8F2E" w:rsidR="00B16C93" w:rsidRPr="00E74141" w:rsidRDefault="00F46966" w:rsidP="00F46966">
            <w:pPr>
              <w:jc w:val="center"/>
              <w:rPr>
                <w:b/>
              </w:rPr>
            </w:pPr>
            <w:r>
              <w:rPr>
                <w:b/>
                <w:bCs/>
                <w:color w:val="FFFF00"/>
              </w:rPr>
              <w:t>Cyber Apex SVIP</w:t>
            </w:r>
          </w:p>
        </w:tc>
        <w:tc>
          <w:tcPr>
            <w:tcW w:w="5940" w:type="dxa"/>
            <w:shd w:val="clear" w:color="auto" w:fill="002060"/>
          </w:tcPr>
          <w:p w14:paraId="61B85586" w14:textId="77777777" w:rsidR="00B16C93" w:rsidRPr="00E74141" w:rsidRDefault="00B16C93" w:rsidP="00FC3F0C">
            <w:pPr>
              <w:jc w:val="center"/>
              <w:rPr>
                <w:b/>
              </w:rPr>
            </w:pPr>
            <w:r w:rsidRPr="00E74141">
              <w:rPr>
                <w:b/>
                <w:color w:val="FFFFFF" w:themeColor="background1"/>
              </w:rPr>
              <w:t>Major Program Milestones/Deliverables</w:t>
            </w:r>
          </w:p>
        </w:tc>
        <w:tc>
          <w:tcPr>
            <w:tcW w:w="1980" w:type="dxa"/>
            <w:shd w:val="clear" w:color="auto" w:fill="002060"/>
          </w:tcPr>
          <w:p w14:paraId="77B5D2E3" w14:textId="77777777" w:rsidR="00B16C93" w:rsidRPr="00E74141" w:rsidRDefault="00B16C93" w:rsidP="00FC3F0C">
            <w:pPr>
              <w:jc w:val="center"/>
              <w:rPr>
                <w:b/>
              </w:rPr>
            </w:pPr>
            <w:r>
              <w:rPr>
                <w:b/>
                <w:color w:val="FFFFFF" w:themeColor="background1"/>
              </w:rPr>
              <w:t>Estimated</w:t>
            </w:r>
            <w:r w:rsidRPr="00E74141">
              <w:rPr>
                <w:b/>
                <w:color w:val="FFFFFF" w:themeColor="background1"/>
              </w:rPr>
              <w:t xml:space="preserve"> </w:t>
            </w:r>
            <w:r>
              <w:rPr>
                <w:b/>
                <w:color w:val="FFFFFF" w:themeColor="background1"/>
              </w:rPr>
              <w:t>Duration</w:t>
            </w:r>
          </w:p>
        </w:tc>
      </w:tr>
      <w:tr w:rsidR="00B16C93" w14:paraId="45ED82C6" w14:textId="77777777" w:rsidTr="00492039">
        <w:tc>
          <w:tcPr>
            <w:tcW w:w="1620" w:type="dxa"/>
            <w:shd w:val="clear" w:color="auto" w:fill="D0CECE" w:themeFill="background2" w:themeFillShade="E6"/>
          </w:tcPr>
          <w:p w14:paraId="5D654A74" w14:textId="77777777" w:rsidR="00B16C93" w:rsidRDefault="00B16C93" w:rsidP="00FC3F0C"/>
        </w:tc>
        <w:tc>
          <w:tcPr>
            <w:tcW w:w="7920" w:type="dxa"/>
            <w:gridSpan w:val="2"/>
            <w:shd w:val="clear" w:color="auto" w:fill="D0CECE" w:themeFill="background2" w:themeFillShade="E6"/>
          </w:tcPr>
          <w:p w14:paraId="11E62A32" w14:textId="77777777" w:rsidR="00B16C93" w:rsidRPr="00E74141" w:rsidRDefault="00B16C93" w:rsidP="00FC3F0C">
            <w:pPr>
              <w:rPr>
                <w:b/>
              </w:rPr>
            </w:pPr>
            <w:r w:rsidRPr="00E74141">
              <w:rPr>
                <w:b/>
              </w:rPr>
              <w:t>Deliverables</w:t>
            </w:r>
          </w:p>
        </w:tc>
      </w:tr>
      <w:tr w:rsidR="00B16C93" w14:paraId="2220A421" w14:textId="77777777" w:rsidTr="00492039">
        <w:tc>
          <w:tcPr>
            <w:tcW w:w="1620" w:type="dxa"/>
          </w:tcPr>
          <w:p w14:paraId="43BED220" w14:textId="77777777" w:rsidR="00B16C93" w:rsidRDefault="00B16C93" w:rsidP="00FC3F0C">
            <w:r>
              <w:t>PMO (SVIP)</w:t>
            </w:r>
          </w:p>
        </w:tc>
        <w:tc>
          <w:tcPr>
            <w:tcW w:w="5940" w:type="dxa"/>
          </w:tcPr>
          <w:p w14:paraId="0A8FFA8F" w14:textId="77777777" w:rsidR="00B16C93" w:rsidRDefault="00B16C93" w:rsidP="00FC3F0C">
            <w:r>
              <w:t>Phase 1 (Proof of concept demo)</w:t>
            </w:r>
          </w:p>
        </w:tc>
        <w:tc>
          <w:tcPr>
            <w:tcW w:w="1980" w:type="dxa"/>
          </w:tcPr>
          <w:p w14:paraId="508BE6C3" w14:textId="77777777" w:rsidR="00B16C93" w:rsidRDefault="00B16C93" w:rsidP="00FC3F0C">
            <w:r>
              <w:t>90-180 days</w:t>
            </w:r>
          </w:p>
        </w:tc>
      </w:tr>
      <w:tr w:rsidR="00B16C93" w14:paraId="0B4431BB" w14:textId="77777777" w:rsidTr="00492039">
        <w:tc>
          <w:tcPr>
            <w:tcW w:w="1620" w:type="dxa"/>
          </w:tcPr>
          <w:p w14:paraId="59453EEF" w14:textId="77777777" w:rsidR="00B16C93" w:rsidRDefault="00B16C93" w:rsidP="00FC3F0C">
            <w:r>
              <w:t>PMO (SVIP)</w:t>
            </w:r>
          </w:p>
        </w:tc>
        <w:tc>
          <w:tcPr>
            <w:tcW w:w="5940" w:type="dxa"/>
          </w:tcPr>
          <w:p w14:paraId="508C3276" w14:textId="77777777" w:rsidR="00B16C93" w:rsidRDefault="00B16C93" w:rsidP="00FC3F0C">
            <w:r>
              <w:t>Phase 2 (Prototype demo)</w:t>
            </w:r>
          </w:p>
        </w:tc>
        <w:tc>
          <w:tcPr>
            <w:tcW w:w="1980" w:type="dxa"/>
          </w:tcPr>
          <w:p w14:paraId="2D78B854" w14:textId="77777777" w:rsidR="00B16C93" w:rsidRDefault="00B16C93" w:rsidP="00FC3F0C">
            <w:r>
              <w:t>90-180 days</w:t>
            </w:r>
          </w:p>
        </w:tc>
      </w:tr>
      <w:tr w:rsidR="00B16C93" w14:paraId="3B51EC8E" w14:textId="77777777" w:rsidTr="00492039">
        <w:tc>
          <w:tcPr>
            <w:tcW w:w="1620" w:type="dxa"/>
          </w:tcPr>
          <w:p w14:paraId="523483C9" w14:textId="77777777" w:rsidR="00B16C93" w:rsidRDefault="00B16C93" w:rsidP="00FC3F0C">
            <w:r>
              <w:t>PMO (SVIP)</w:t>
            </w:r>
          </w:p>
        </w:tc>
        <w:tc>
          <w:tcPr>
            <w:tcW w:w="5940" w:type="dxa"/>
          </w:tcPr>
          <w:p w14:paraId="43B0A058" w14:textId="77777777" w:rsidR="00B16C93" w:rsidRDefault="00B16C93" w:rsidP="00FC3F0C">
            <w:r>
              <w:t>Phase 3 (Pilot prototype in operational environment)</w:t>
            </w:r>
          </w:p>
        </w:tc>
        <w:tc>
          <w:tcPr>
            <w:tcW w:w="1980" w:type="dxa"/>
          </w:tcPr>
          <w:p w14:paraId="6A042024" w14:textId="77777777" w:rsidR="00B16C93" w:rsidRDefault="00B16C93" w:rsidP="00FC3F0C">
            <w:r>
              <w:t>90-180 days</w:t>
            </w:r>
          </w:p>
        </w:tc>
      </w:tr>
      <w:tr w:rsidR="00B16C93" w14:paraId="1014F6B7" w14:textId="77777777" w:rsidTr="00492039">
        <w:tc>
          <w:tcPr>
            <w:tcW w:w="1620" w:type="dxa"/>
          </w:tcPr>
          <w:p w14:paraId="50ECD781" w14:textId="77777777" w:rsidR="00B16C93" w:rsidRDefault="00B16C93" w:rsidP="00FC3F0C">
            <w:r>
              <w:t>PMO (SVIP)</w:t>
            </w:r>
          </w:p>
        </w:tc>
        <w:tc>
          <w:tcPr>
            <w:tcW w:w="5940" w:type="dxa"/>
          </w:tcPr>
          <w:p w14:paraId="29145A7D" w14:textId="77777777" w:rsidR="00B16C93" w:rsidRDefault="00B16C93" w:rsidP="00FC3F0C">
            <w:r>
              <w:t>Phase 4 (Pilot using multiple scenarios, conditions, and scale – optional phase)</w:t>
            </w:r>
          </w:p>
        </w:tc>
        <w:tc>
          <w:tcPr>
            <w:tcW w:w="1980" w:type="dxa"/>
          </w:tcPr>
          <w:p w14:paraId="0CE03319" w14:textId="77777777" w:rsidR="00B16C93" w:rsidRDefault="00B16C93" w:rsidP="00FC3F0C">
            <w:r>
              <w:t>90-180 days</w:t>
            </w:r>
          </w:p>
        </w:tc>
      </w:tr>
      <w:tr w:rsidR="00B16C93" w14:paraId="175C9D6D" w14:textId="77777777" w:rsidTr="00492039">
        <w:tc>
          <w:tcPr>
            <w:tcW w:w="1620" w:type="dxa"/>
          </w:tcPr>
          <w:p w14:paraId="0F49798A" w14:textId="77777777" w:rsidR="00B16C93" w:rsidRDefault="00B16C93" w:rsidP="00FC3F0C">
            <w:r>
              <w:t>PMO (SVIP)</w:t>
            </w:r>
          </w:p>
        </w:tc>
        <w:tc>
          <w:tcPr>
            <w:tcW w:w="5940" w:type="dxa"/>
          </w:tcPr>
          <w:p w14:paraId="10C8594F" w14:textId="77777777" w:rsidR="00B16C93" w:rsidRDefault="00B16C93" w:rsidP="00FC3F0C">
            <w:r>
              <w:t xml:space="preserve">Transition of prototype </w:t>
            </w:r>
          </w:p>
        </w:tc>
        <w:tc>
          <w:tcPr>
            <w:tcW w:w="1980" w:type="dxa"/>
          </w:tcPr>
          <w:p w14:paraId="7116EBAF" w14:textId="77777777" w:rsidR="00B16C93" w:rsidRDefault="00B16C93" w:rsidP="00FC3F0C">
            <w:r>
              <w:t>TBD</w:t>
            </w:r>
          </w:p>
        </w:tc>
      </w:tr>
    </w:tbl>
    <w:p w14:paraId="0A5B4153" w14:textId="77777777" w:rsidR="00336FD6" w:rsidRDefault="00336FD6" w:rsidP="00336FD6"/>
    <w:p w14:paraId="1EDCF137" w14:textId="3705933E" w:rsidR="00B16C93" w:rsidRPr="00567460" w:rsidRDefault="00B16C93" w:rsidP="00B16C93">
      <w:pPr>
        <w:pStyle w:val="Caption"/>
        <w:keepNext/>
        <w:jc w:val="center"/>
        <w:rPr>
          <w:b/>
          <w:i w:val="0"/>
          <w:sz w:val="22"/>
        </w:rPr>
      </w:pPr>
      <w:r w:rsidRPr="00567460">
        <w:rPr>
          <w:b/>
          <w:i w:val="0"/>
          <w:sz w:val="22"/>
        </w:rPr>
        <w:t xml:space="preserve">Table </w:t>
      </w:r>
      <w:r>
        <w:rPr>
          <w:b/>
          <w:i w:val="0"/>
          <w:sz w:val="22"/>
        </w:rPr>
        <w:t>4</w:t>
      </w:r>
      <w:r w:rsidRPr="00567460">
        <w:rPr>
          <w:b/>
          <w:i w:val="0"/>
          <w:sz w:val="22"/>
        </w:rPr>
        <w:t xml:space="preserve"> </w:t>
      </w:r>
      <w:r>
        <w:rPr>
          <w:b/>
          <w:i w:val="0"/>
          <w:sz w:val="22"/>
        </w:rPr>
        <w:t>–</w:t>
      </w:r>
      <w:r w:rsidRPr="00567460">
        <w:rPr>
          <w:b/>
          <w:i w:val="0"/>
          <w:sz w:val="22"/>
        </w:rPr>
        <w:t xml:space="preserve"> </w:t>
      </w:r>
      <w:r>
        <w:rPr>
          <w:b/>
          <w:i w:val="0"/>
          <w:sz w:val="22"/>
        </w:rPr>
        <w:t>Program Milestones and Deliverables (SVIP)</w:t>
      </w:r>
    </w:p>
    <w:p w14:paraId="711B71E5" w14:textId="77777777" w:rsidR="00B16C93" w:rsidRPr="00336FD6" w:rsidRDefault="00B16C93" w:rsidP="00336FD6"/>
    <w:tbl>
      <w:tblPr>
        <w:tblStyle w:val="TableGrid11"/>
        <w:tblW w:w="9540" w:type="dxa"/>
        <w:tblInd w:w="-113" w:type="dxa"/>
        <w:tblLook w:val="04A0" w:firstRow="1" w:lastRow="0" w:firstColumn="1" w:lastColumn="0" w:noHBand="0" w:noVBand="1"/>
      </w:tblPr>
      <w:tblGrid>
        <w:gridCol w:w="1620"/>
        <w:gridCol w:w="5940"/>
        <w:gridCol w:w="1980"/>
      </w:tblGrid>
      <w:tr w:rsidR="00336FD6" w:rsidRPr="00336FD6" w14:paraId="4822F46D" w14:textId="77777777" w:rsidTr="00776BF2">
        <w:trPr>
          <w:trHeight w:val="809"/>
        </w:trPr>
        <w:tc>
          <w:tcPr>
            <w:tcW w:w="1620" w:type="dxa"/>
            <w:shd w:val="clear" w:color="auto" w:fill="002060"/>
          </w:tcPr>
          <w:p w14:paraId="309CB552" w14:textId="55AE3788" w:rsidR="00336FD6" w:rsidRPr="00336FD6" w:rsidRDefault="00336FD6" w:rsidP="00776BF2">
            <w:pPr>
              <w:jc w:val="center"/>
              <w:rPr>
                <w:b/>
                <w:color w:val="FFFF00"/>
              </w:rPr>
            </w:pPr>
            <w:r w:rsidRPr="00336FD6">
              <w:rPr>
                <w:b/>
                <w:color w:val="FFFFFF" w:themeColor="background1"/>
              </w:rPr>
              <w:t>Product/action owner</w:t>
            </w:r>
          </w:p>
        </w:tc>
        <w:tc>
          <w:tcPr>
            <w:tcW w:w="5940" w:type="dxa"/>
            <w:shd w:val="clear" w:color="auto" w:fill="002060"/>
          </w:tcPr>
          <w:p w14:paraId="06E4E5E8" w14:textId="77777777" w:rsidR="00336FD6" w:rsidRPr="00336FD6" w:rsidRDefault="00336FD6" w:rsidP="00336FD6">
            <w:pPr>
              <w:jc w:val="center"/>
              <w:rPr>
                <w:b/>
              </w:rPr>
            </w:pPr>
            <w:r w:rsidRPr="00336FD6">
              <w:rPr>
                <w:b/>
                <w:color w:val="FFFFFF" w:themeColor="background1"/>
              </w:rPr>
              <w:t>Major Program Milestones/Deliverables</w:t>
            </w:r>
          </w:p>
        </w:tc>
        <w:tc>
          <w:tcPr>
            <w:tcW w:w="1980" w:type="dxa"/>
            <w:shd w:val="clear" w:color="auto" w:fill="002060"/>
          </w:tcPr>
          <w:p w14:paraId="1654A3F7" w14:textId="77777777" w:rsidR="00336FD6" w:rsidRPr="00336FD6" w:rsidRDefault="00336FD6" w:rsidP="00336FD6">
            <w:pPr>
              <w:jc w:val="center"/>
              <w:rPr>
                <w:b/>
              </w:rPr>
            </w:pPr>
            <w:r w:rsidRPr="00336FD6">
              <w:rPr>
                <w:b/>
                <w:color w:val="FFFFFF" w:themeColor="background1"/>
              </w:rPr>
              <w:t>Completion Dates</w:t>
            </w:r>
          </w:p>
        </w:tc>
      </w:tr>
      <w:tr w:rsidR="00336FD6" w:rsidRPr="00336FD6" w14:paraId="11F5FC3C" w14:textId="77777777" w:rsidTr="00492039">
        <w:tc>
          <w:tcPr>
            <w:tcW w:w="1620" w:type="dxa"/>
            <w:shd w:val="clear" w:color="auto" w:fill="D9D9D9" w:themeFill="background1" w:themeFillShade="D9"/>
          </w:tcPr>
          <w:p w14:paraId="0007CE32" w14:textId="77777777" w:rsidR="00336FD6" w:rsidRPr="00336FD6" w:rsidRDefault="00336FD6" w:rsidP="00336FD6">
            <w:pPr>
              <w:rPr>
                <w:b/>
                <w:color w:val="FFFFFF" w:themeColor="background1"/>
              </w:rPr>
            </w:pPr>
          </w:p>
        </w:tc>
        <w:tc>
          <w:tcPr>
            <w:tcW w:w="5940" w:type="dxa"/>
            <w:shd w:val="clear" w:color="auto" w:fill="D9D9D9" w:themeFill="background1" w:themeFillShade="D9"/>
          </w:tcPr>
          <w:p w14:paraId="467E0A69" w14:textId="77777777" w:rsidR="00336FD6" w:rsidRPr="00336FD6" w:rsidRDefault="00336FD6" w:rsidP="00336FD6">
            <w:pPr>
              <w:rPr>
                <w:b/>
                <w:color w:val="FFFFFF" w:themeColor="background1"/>
              </w:rPr>
            </w:pPr>
            <w:r w:rsidRPr="00336FD6">
              <w:rPr>
                <w:b/>
              </w:rPr>
              <w:t>Deliverables</w:t>
            </w:r>
          </w:p>
        </w:tc>
        <w:tc>
          <w:tcPr>
            <w:tcW w:w="1980" w:type="dxa"/>
            <w:shd w:val="clear" w:color="auto" w:fill="D9D9D9" w:themeFill="background1" w:themeFillShade="D9"/>
          </w:tcPr>
          <w:p w14:paraId="6C624B77" w14:textId="77777777" w:rsidR="00336FD6" w:rsidRPr="00336FD6" w:rsidRDefault="00336FD6" w:rsidP="00336FD6">
            <w:pPr>
              <w:jc w:val="center"/>
              <w:rPr>
                <w:b/>
                <w:color w:val="FFFFFF" w:themeColor="background1"/>
              </w:rPr>
            </w:pPr>
          </w:p>
        </w:tc>
      </w:tr>
      <w:tr w:rsidR="00336FD6" w:rsidRPr="00336FD6" w14:paraId="1CE3EA23" w14:textId="77777777" w:rsidTr="00492039">
        <w:tc>
          <w:tcPr>
            <w:tcW w:w="1620" w:type="dxa"/>
          </w:tcPr>
          <w:p w14:paraId="24DA41C5" w14:textId="77777777" w:rsidR="00336FD6" w:rsidRPr="0028791D" w:rsidRDefault="00336FD6" w:rsidP="00336FD6">
            <w:r w:rsidRPr="0028791D">
              <w:lastRenderedPageBreak/>
              <w:t>HSSEDI</w:t>
            </w:r>
          </w:p>
        </w:tc>
        <w:tc>
          <w:tcPr>
            <w:tcW w:w="5940" w:type="dxa"/>
          </w:tcPr>
          <w:p w14:paraId="6419F057" w14:textId="77777777" w:rsidR="00336FD6" w:rsidRPr="0028791D" w:rsidRDefault="00336FD6" w:rsidP="00336FD6">
            <w:r w:rsidRPr="0028791D">
              <w:t>Open-systems Architecture (OSA) Project Management Plan (PMP)</w:t>
            </w:r>
          </w:p>
        </w:tc>
        <w:tc>
          <w:tcPr>
            <w:tcW w:w="1980" w:type="dxa"/>
          </w:tcPr>
          <w:p w14:paraId="52262846" w14:textId="77777777" w:rsidR="00336FD6" w:rsidRPr="0028791D" w:rsidRDefault="00336FD6" w:rsidP="00336FD6">
            <w:r w:rsidRPr="0028791D">
              <w:t>Award + 30 days</w:t>
            </w:r>
          </w:p>
        </w:tc>
      </w:tr>
      <w:tr w:rsidR="00336FD6" w:rsidRPr="00336FD6" w14:paraId="29721547" w14:textId="77777777" w:rsidTr="00492039">
        <w:tc>
          <w:tcPr>
            <w:tcW w:w="1620" w:type="dxa"/>
          </w:tcPr>
          <w:p w14:paraId="6E99F8FC" w14:textId="77777777" w:rsidR="00336FD6" w:rsidRPr="0028791D" w:rsidRDefault="00336FD6" w:rsidP="00336FD6">
            <w:r w:rsidRPr="0028791D">
              <w:t>HSSEDI</w:t>
            </w:r>
          </w:p>
        </w:tc>
        <w:tc>
          <w:tcPr>
            <w:tcW w:w="5940" w:type="dxa"/>
          </w:tcPr>
          <w:p w14:paraId="23F1C533" w14:textId="77777777" w:rsidR="00336FD6" w:rsidRPr="0028791D" w:rsidRDefault="00336FD6" w:rsidP="00336FD6">
            <w:r w:rsidRPr="0028791D">
              <w:t>Alpha specification (OSA)</w:t>
            </w:r>
          </w:p>
        </w:tc>
        <w:tc>
          <w:tcPr>
            <w:tcW w:w="1980" w:type="dxa"/>
          </w:tcPr>
          <w:p w14:paraId="0D26ED81" w14:textId="77777777" w:rsidR="00336FD6" w:rsidRPr="0028791D" w:rsidRDefault="00336FD6" w:rsidP="00336FD6">
            <w:r w:rsidRPr="0028791D">
              <w:t>Award + 60 days</w:t>
            </w:r>
          </w:p>
        </w:tc>
      </w:tr>
      <w:tr w:rsidR="00336FD6" w:rsidRPr="00336FD6" w14:paraId="35241551" w14:textId="77777777" w:rsidTr="00492039">
        <w:tc>
          <w:tcPr>
            <w:tcW w:w="1620" w:type="dxa"/>
          </w:tcPr>
          <w:p w14:paraId="18A70D1A" w14:textId="77777777" w:rsidR="00336FD6" w:rsidRPr="0028791D" w:rsidRDefault="00336FD6" w:rsidP="00336FD6">
            <w:r w:rsidRPr="0028791D">
              <w:t>HSSEDI</w:t>
            </w:r>
          </w:p>
        </w:tc>
        <w:tc>
          <w:tcPr>
            <w:tcW w:w="5940" w:type="dxa"/>
          </w:tcPr>
          <w:p w14:paraId="5BAE5CC9" w14:textId="77777777" w:rsidR="00336FD6" w:rsidRPr="0028791D" w:rsidRDefault="00336FD6" w:rsidP="00336FD6">
            <w:r w:rsidRPr="0028791D">
              <w:t>Beta specification  (OSA)</w:t>
            </w:r>
          </w:p>
        </w:tc>
        <w:tc>
          <w:tcPr>
            <w:tcW w:w="1980" w:type="dxa"/>
          </w:tcPr>
          <w:p w14:paraId="4B2A69A7" w14:textId="77777777" w:rsidR="00336FD6" w:rsidRPr="0028791D" w:rsidRDefault="00336FD6" w:rsidP="00336FD6">
            <w:r w:rsidRPr="0028791D">
              <w:t>Award + 120 days</w:t>
            </w:r>
          </w:p>
        </w:tc>
      </w:tr>
      <w:tr w:rsidR="00336FD6" w:rsidRPr="00336FD6" w14:paraId="18C59EB1" w14:textId="77777777" w:rsidTr="00492039">
        <w:tc>
          <w:tcPr>
            <w:tcW w:w="1620" w:type="dxa"/>
          </w:tcPr>
          <w:p w14:paraId="4452A29C" w14:textId="77777777" w:rsidR="00336FD6" w:rsidRPr="0028791D" w:rsidRDefault="00336FD6" w:rsidP="00336FD6">
            <w:r w:rsidRPr="0028791D">
              <w:t>HSSEDI</w:t>
            </w:r>
          </w:p>
        </w:tc>
        <w:tc>
          <w:tcPr>
            <w:tcW w:w="5940" w:type="dxa"/>
          </w:tcPr>
          <w:p w14:paraId="313520E0" w14:textId="77777777" w:rsidR="00336FD6" w:rsidRPr="0028791D" w:rsidRDefault="00336FD6" w:rsidP="00336FD6">
            <w:r w:rsidRPr="0028791D">
              <w:t>Summary report of findings – Alpha spec.</w:t>
            </w:r>
          </w:p>
        </w:tc>
        <w:tc>
          <w:tcPr>
            <w:tcW w:w="1980" w:type="dxa"/>
          </w:tcPr>
          <w:p w14:paraId="5E3B01EC" w14:textId="77777777" w:rsidR="00336FD6" w:rsidRPr="0028791D" w:rsidRDefault="00336FD6" w:rsidP="00336FD6">
            <w:r w:rsidRPr="0028791D">
              <w:t>Award + 120 days</w:t>
            </w:r>
          </w:p>
        </w:tc>
      </w:tr>
      <w:tr w:rsidR="00336FD6" w:rsidRPr="00336FD6" w14:paraId="7B1B5285" w14:textId="77777777" w:rsidTr="00492039">
        <w:tc>
          <w:tcPr>
            <w:tcW w:w="1620" w:type="dxa"/>
          </w:tcPr>
          <w:p w14:paraId="7065AB9D" w14:textId="77777777" w:rsidR="00336FD6" w:rsidRPr="0028791D" w:rsidRDefault="00336FD6" w:rsidP="00336FD6">
            <w:r w:rsidRPr="0028791D">
              <w:t>HSSEDI</w:t>
            </w:r>
          </w:p>
        </w:tc>
        <w:tc>
          <w:tcPr>
            <w:tcW w:w="5940" w:type="dxa"/>
          </w:tcPr>
          <w:p w14:paraId="07759289" w14:textId="77777777" w:rsidR="00336FD6" w:rsidRPr="0028791D" w:rsidRDefault="00336FD6" w:rsidP="00336FD6">
            <w:r w:rsidRPr="0028791D">
              <w:t>Summary report of findings – Beta spec.</w:t>
            </w:r>
          </w:p>
        </w:tc>
        <w:tc>
          <w:tcPr>
            <w:tcW w:w="1980" w:type="dxa"/>
          </w:tcPr>
          <w:p w14:paraId="448345D8" w14:textId="77777777" w:rsidR="00336FD6" w:rsidRPr="0028791D" w:rsidRDefault="00336FD6" w:rsidP="00336FD6">
            <w:r w:rsidRPr="0028791D">
              <w:t>Award + 180 days</w:t>
            </w:r>
          </w:p>
        </w:tc>
      </w:tr>
      <w:tr w:rsidR="00336FD6" w:rsidRPr="00336FD6" w14:paraId="7307D578" w14:textId="77777777" w:rsidTr="00492039">
        <w:tc>
          <w:tcPr>
            <w:tcW w:w="1620" w:type="dxa"/>
          </w:tcPr>
          <w:p w14:paraId="6239BD76" w14:textId="77777777" w:rsidR="00336FD6" w:rsidRPr="0028791D" w:rsidRDefault="00336FD6" w:rsidP="00336FD6">
            <w:r w:rsidRPr="0028791D">
              <w:t>HSSEDI</w:t>
            </w:r>
          </w:p>
        </w:tc>
        <w:tc>
          <w:tcPr>
            <w:tcW w:w="5940" w:type="dxa"/>
          </w:tcPr>
          <w:p w14:paraId="5C264F87" w14:textId="77777777" w:rsidR="00336FD6" w:rsidRPr="0028791D" w:rsidRDefault="00336FD6" w:rsidP="00336FD6">
            <w:r w:rsidRPr="0028791D">
              <w:t xml:space="preserve">Stakeholder Assessment Analysis – Draft   </w:t>
            </w:r>
          </w:p>
        </w:tc>
        <w:tc>
          <w:tcPr>
            <w:tcW w:w="1980" w:type="dxa"/>
          </w:tcPr>
          <w:p w14:paraId="44C5CAF4" w14:textId="77777777" w:rsidR="00336FD6" w:rsidRPr="0028791D" w:rsidRDefault="00336FD6" w:rsidP="00336FD6">
            <w:r w:rsidRPr="0028791D">
              <w:t>Award + 90 days</w:t>
            </w:r>
          </w:p>
        </w:tc>
      </w:tr>
      <w:tr w:rsidR="00336FD6" w:rsidRPr="00336FD6" w14:paraId="79C9842C" w14:textId="77777777" w:rsidTr="00492039">
        <w:tc>
          <w:tcPr>
            <w:tcW w:w="1620" w:type="dxa"/>
          </w:tcPr>
          <w:p w14:paraId="0E954CD7" w14:textId="77777777" w:rsidR="00336FD6" w:rsidRPr="0028791D" w:rsidRDefault="00336FD6" w:rsidP="00336FD6">
            <w:r w:rsidRPr="0028791D">
              <w:t>HSSEDI</w:t>
            </w:r>
          </w:p>
        </w:tc>
        <w:tc>
          <w:tcPr>
            <w:tcW w:w="5940" w:type="dxa"/>
          </w:tcPr>
          <w:p w14:paraId="10B18B7B" w14:textId="77777777" w:rsidR="00336FD6" w:rsidRPr="0028791D" w:rsidRDefault="00336FD6" w:rsidP="00336FD6">
            <w:r w:rsidRPr="0028791D">
              <w:t>Stakeholder Assessment Analysis - Beta</w:t>
            </w:r>
          </w:p>
        </w:tc>
        <w:tc>
          <w:tcPr>
            <w:tcW w:w="1980" w:type="dxa"/>
          </w:tcPr>
          <w:p w14:paraId="0640AA14" w14:textId="77777777" w:rsidR="00336FD6" w:rsidRPr="0028791D" w:rsidRDefault="00336FD6" w:rsidP="00336FD6">
            <w:r w:rsidRPr="0028791D">
              <w:t>Award + 180 days</w:t>
            </w:r>
          </w:p>
        </w:tc>
      </w:tr>
      <w:tr w:rsidR="00336FD6" w:rsidRPr="00336FD6" w14:paraId="37F25DD4" w14:textId="77777777" w:rsidTr="00492039">
        <w:tc>
          <w:tcPr>
            <w:tcW w:w="1620" w:type="dxa"/>
          </w:tcPr>
          <w:p w14:paraId="42E0940E" w14:textId="77777777" w:rsidR="00336FD6" w:rsidRPr="0028791D" w:rsidRDefault="00336FD6" w:rsidP="00336FD6">
            <w:r w:rsidRPr="0028791D">
              <w:t>HSSEDI</w:t>
            </w:r>
          </w:p>
        </w:tc>
        <w:tc>
          <w:tcPr>
            <w:tcW w:w="5940" w:type="dxa"/>
          </w:tcPr>
          <w:p w14:paraId="3C9CB188" w14:textId="77777777" w:rsidR="00336FD6" w:rsidRPr="0028791D" w:rsidRDefault="00336FD6" w:rsidP="00336FD6">
            <w:r w:rsidRPr="0028791D">
              <w:t>Cyber Risk Metrics Survey</w:t>
            </w:r>
          </w:p>
        </w:tc>
        <w:tc>
          <w:tcPr>
            <w:tcW w:w="1980" w:type="dxa"/>
          </w:tcPr>
          <w:p w14:paraId="62537D14" w14:textId="77777777" w:rsidR="00336FD6" w:rsidRPr="0028791D" w:rsidRDefault="00336FD6" w:rsidP="00336FD6">
            <w:r w:rsidRPr="0028791D">
              <w:t>Award + 90 days</w:t>
            </w:r>
          </w:p>
        </w:tc>
      </w:tr>
      <w:tr w:rsidR="00336FD6" w:rsidRPr="00336FD6" w14:paraId="330C6A45" w14:textId="77777777" w:rsidTr="00492039">
        <w:tc>
          <w:tcPr>
            <w:tcW w:w="1620" w:type="dxa"/>
          </w:tcPr>
          <w:p w14:paraId="680667A1" w14:textId="77777777" w:rsidR="00336FD6" w:rsidRPr="0028791D" w:rsidRDefault="00336FD6" w:rsidP="00336FD6">
            <w:r w:rsidRPr="0028791D">
              <w:t>HSSEDI</w:t>
            </w:r>
          </w:p>
        </w:tc>
        <w:tc>
          <w:tcPr>
            <w:tcW w:w="5940" w:type="dxa"/>
          </w:tcPr>
          <w:p w14:paraId="58C26E9E" w14:textId="77777777" w:rsidR="00336FD6" w:rsidRPr="0028791D" w:rsidRDefault="00336FD6" w:rsidP="00336FD6">
            <w:r w:rsidRPr="0028791D">
              <w:t>Cyber Risk Metrics Assessment</w:t>
            </w:r>
          </w:p>
        </w:tc>
        <w:tc>
          <w:tcPr>
            <w:tcW w:w="1980" w:type="dxa"/>
          </w:tcPr>
          <w:p w14:paraId="361A8927" w14:textId="77777777" w:rsidR="00336FD6" w:rsidRPr="0028791D" w:rsidRDefault="00336FD6" w:rsidP="00336FD6">
            <w:r w:rsidRPr="0028791D">
              <w:t>Award + 120 days</w:t>
            </w:r>
          </w:p>
        </w:tc>
      </w:tr>
      <w:tr w:rsidR="00336FD6" w:rsidRPr="00336FD6" w14:paraId="7BD72078" w14:textId="77777777" w:rsidTr="00492039">
        <w:tc>
          <w:tcPr>
            <w:tcW w:w="1620" w:type="dxa"/>
          </w:tcPr>
          <w:p w14:paraId="7E55AF61" w14:textId="77777777" w:rsidR="00336FD6" w:rsidRPr="0028791D" w:rsidRDefault="00336FD6" w:rsidP="00336FD6">
            <w:r w:rsidRPr="0028791D">
              <w:t>HSSEDI</w:t>
            </w:r>
          </w:p>
        </w:tc>
        <w:tc>
          <w:tcPr>
            <w:tcW w:w="5940" w:type="dxa"/>
          </w:tcPr>
          <w:p w14:paraId="38362608" w14:textId="77777777" w:rsidR="00336FD6" w:rsidRPr="0028791D" w:rsidRDefault="00336FD6" w:rsidP="00336FD6">
            <w:r w:rsidRPr="0028791D">
              <w:t>Cyber Risk Metrics Implementation Plan</w:t>
            </w:r>
          </w:p>
        </w:tc>
        <w:tc>
          <w:tcPr>
            <w:tcW w:w="1980" w:type="dxa"/>
          </w:tcPr>
          <w:p w14:paraId="105DDC3F" w14:textId="77777777" w:rsidR="00336FD6" w:rsidRPr="0028791D" w:rsidRDefault="00336FD6" w:rsidP="00336FD6">
            <w:r w:rsidRPr="0028791D">
              <w:t>Award + 150 days</w:t>
            </w:r>
          </w:p>
        </w:tc>
      </w:tr>
      <w:tr w:rsidR="00336FD6" w:rsidRPr="00336FD6" w14:paraId="33F95FD9" w14:textId="77777777" w:rsidTr="00492039">
        <w:tc>
          <w:tcPr>
            <w:tcW w:w="1620" w:type="dxa"/>
          </w:tcPr>
          <w:p w14:paraId="070595A8" w14:textId="77777777" w:rsidR="00336FD6" w:rsidRPr="0028791D" w:rsidRDefault="00336FD6" w:rsidP="00336FD6">
            <w:r w:rsidRPr="0028791D">
              <w:t>HSSEDI</w:t>
            </w:r>
          </w:p>
        </w:tc>
        <w:tc>
          <w:tcPr>
            <w:tcW w:w="5940" w:type="dxa"/>
          </w:tcPr>
          <w:p w14:paraId="7C4AFD75" w14:textId="77777777" w:rsidR="00336FD6" w:rsidRPr="0028791D" w:rsidRDefault="00336FD6" w:rsidP="00336FD6">
            <w:r w:rsidRPr="0028791D">
              <w:t>Threat Model Survey</w:t>
            </w:r>
          </w:p>
        </w:tc>
        <w:tc>
          <w:tcPr>
            <w:tcW w:w="1980" w:type="dxa"/>
          </w:tcPr>
          <w:p w14:paraId="63EA70E1" w14:textId="77777777" w:rsidR="00336FD6" w:rsidRPr="0028791D" w:rsidRDefault="00336FD6" w:rsidP="00336FD6">
            <w:r w:rsidRPr="0028791D">
              <w:t>Award + 90 days</w:t>
            </w:r>
          </w:p>
        </w:tc>
      </w:tr>
      <w:tr w:rsidR="00336FD6" w:rsidRPr="00336FD6" w14:paraId="2A89511A" w14:textId="77777777" w:rsidTr="00492039">
        <w:tc>
          <w:tcPr>
            <w:tcW w:w="1620" w:type="dxa"/>
          </w:tcPr>
          <w:p w14:paraId="00DEE832" w14:textId="77777777" w:rsidR="00336FD6" w:rsidRPr="0028791D" w:rsidRDefault="00336FD6" w:rsidP="00336FD6">
            <w:r w:rsidRPr="0028791D">
              <w:t>HSSEDI</w:t>
            </w:r>
          </w:p>
        </w:tc>
        <w:tc>
          <w:tcPr>
            <w:tcW w:w="5940" w:type="dxa"/>
          </w:tcPr>
          <w:p w14:paraId="027E69E9" w14:textId="77777777" w:rsidR="00336FD6" w:rsidRPr="0028791D" w:rsidRDefault="00336FD6" w:rsidP="00336FD6">
            <w:r w:rsidRPr="0028791D">
              <w:t>Threat Model Survey Assessment</w:t>
            </w:r>
          </w:p>
        </w:tc>
        <w:tc>
          <w:tcPr>
            <w:tcW w:w="1980" w:type="dxa"/>
          </w:tcPr>
          <w:p w14:paraId="46B1B569" w14:textId="77777777" w:rsidR="00336FD6" w:rsidRPr="0028791D" w:rsidRDefault="00336FD6" w:rsidP="00336FD6">
            <w:r w:rsidRPr="0028791D">
              <w:t>Award + 120 days</w:t>
            </w:r>
          </w:p>
        </w:tc>
      </w:tr>
      <w:tr w:rsidR="00336FD6" w:rsidRPr="00336FD6" w14:paraId="5EC9658F" w14:textId="77777777" w:rsidTr="00492039">
        <w:tc>
          <w:tcPr>
            <w:tcW w:w="1620" w:type="dxa"/>
          </w:tcPr>
          <w:p w14:paraId="70F91667" w14:textId="77777777" w:rsidR="00336FD6" w:rsidRPr="0028791D" w:rsidRDefault="00336FD6" w:rsidP="00336FD6">
            <w:r w:rsidRPr="0028791D">
              <w:t>HSSEDI</w:t>
            </w:r>
          </w:p>
        </w:tc>
        <w:tc>
          <w:tcPr>
            <w:tcW w:w="5940" w:type="dxa"/>
          </w:tcPr>
          <w:p w14:paraId="1EDD63F5" w14:textId="77777777" w:rsidR="00336FD6" w:rsidRPr="0028791D" w:rsidRDefault="00336FD6" w:rsidP="00336FD6">
            <w:r w:rsidRPr="0028791D">
              <w:t>Threat Model Survey Implementation Plan</w:t>
            </w:r>
          </w:p>
        </w:tc>
        <w:tc>
          <w:tcPr>
            <w:tcW w:w="1980" w:type="dxa"/>
          </w:tcPr>
          <w:p w14:paraId="2E506F45" w14:textId="77777777" w:rsidR="00336FD6" w:rsidRPr="0028791D" w:rsidRDefault="00336FD6" w:rsidP="00336FD6">
            <w:r w:rsidRPr="0028791D">
              <w:t>Award + 150 days</w:t>
            </w:r>
          </w:p>
        </w:tc>
      </w:tr>
    </w:tbl>
    <w:p w14:paraId="6FEE0BC0" w14:textId="77777777" w:rsidR="00307D45" w:rsidRDefault="00307D45" w:rsidP="00E410D2"/>
    <w:p w14:paraId="3B1C0053" w14:textId="3ACF702A" w:rsidR="00471CD1" w:rsidRDefault="00471CD1" w:rsidP="00BF0B2C">
      <w:pPr>
        <w:pStyle w:val="Caption"/>
        <w:jc w:val="center"/>
        <w:rPr>
          <w:b/>
          <w:i w:val="0"/>
          <w:sz w:val="22"/>
        </w:rPr>
      </w:pPr>
      <w:r w:rsidRPr="00567460">
        <w:rPr>
          <w:b/>
          <w:i w:val="0"/>
          <w:sz w:val="22"/>
        </w:rPr>
        <w:t xml:space="preserve">Table </w:t>
      </w:r>
      <w:r w:rsidR="00B16C93">
        <w:rPr>
          <w:b/>
          <w:i w:val="0"/>
          <w:sz w:val="22"/>
        </w:rPr>
        <w:t>5</w:t>
      </w:r>
      <w:r w:rsidRPr="00567460">
        <w:rPr>
          <w:b/>
          <w:i w:val="0"/>
          <w:sz w:val="22"/>
        </w:rPr>
        <w:t xml:space="preserve"> </w:t>
      </w:r>
      <w:r w:rsidR="00E94FEB" w:rsidRPr="00567460">
        <w:rPr>
          <w:b/>
          <w:i w:val="0"/>
          <w:sz w:val="22"/>
        </w:rPr>
        <w:t>-</w:t>
      </w:r>
      <w:r w:rsidRPr="00567460">
        <w:rPr>
          <w:b/>
          <w:i w:val="0"/>
          <w:sz w:val="22"/>
        </w:rPr>
        <w:t xml:space="preserve"> Program Deliver</w:t>
      </w:r>
      <w:r w:rsidR="00CD2724">
        <w:rPr>
          <w:b/>
          <w:i w:val="0"/>
          <w:sz w:val="22"/>
        </w:rPr>
        <w:t>ables</w:t>
      </w:r>
      <w:r w:rsidRPr="00567460">
        <w:rPr>
          <w:b/>
          <w:i w:val="0"/>
          <w:sz w:val="22"/>
        </w:rPr>
        <w:t xml:space="preserve"> by </w:t>
      </w:r>
      <w:r w:rsidR="00C85B33">
        <w:rPr>
          <w:b/>
          <w:i w:val="0"/>
          <w:sz w:val="22"/>
        </w:rPr>
        <w:t>HSSEDI</w:t>
      </w:r>
    </w:p>
    <w:p w14:paraId="07B1E137" w14:textId="77777777" w:rsidR="00E410D2" w:rsidRDefault="00E410D2" w:rsidP="00E410D2">
      <w:pPr>
        <w:pStyle w:val="Heading3"/>
      </w:pPr>
      <w:bookmarkStart w:id="67" w:name="_Toc467154490"/>
      <w:r>
        <w:t>Schedule Control Plan</w:t>
      </w:r>
      <w:bookmarkEnd w:id="67"/>
    </w:p>
    <w:p w14:paraId="4E199E32" w14:textId="544B8296" w:rsidR="00E410D2" w:rsidRDefault="00E410D2" w:rsidP="00E410D2">
      <w:r>
        <w:t>Progress made by t</w:t>
      </w:r>
      <w:r w:rsidR="006646EA">
        <w:t>he performers of either OTA (Cyber Apex Consortium &amp; SVIP Cyber Apex)</w:t>
      </w:r>
      <w:r>
        <w:t xml:space="preserve"> </w:t>
      </w:r>
      <w:r w:rsidRPr="00E410D2">
        <w:t xml:space="preserve">will be </w:t>
      </w:r>
      <w:r w:rsidR="00C71BAB">
        <w:t xml:space="preserve">assessed </w:t>
      </w:r>
      <w:r w:rsidRPr="00E410D2">
        <w:t xml:space="preserve">utilizing the monthly reports due to DHS S&amp;T, as well as through weekly </w:t>
      </w:r>
      <w:r>
        <w:t xml:space="preserve">DHS </w:t>
      </w:r>
      <w:r w:rsidR="0017162F">
        <w:t xml:space="preserve">S&amp;T </w:t>
      </w:r>
      <w:r>
        <w:t xml:space="preserve">PMO / </w:t>
      </w:r>
      <w:r w:rsidR="006646EA">
        <w:t>performers</w:t>
      </w:r>
      <w:r w:rsidR="00D20435" w:rsidRPr="00E410D2">
        <w:t xml:space="preserve"> </w:t>
      </w:r>
      <w:r w:rsidRPr="00E410D2">
        <w:t xml:space="preserve">meetings established to coordinate task status and overall progress.  This will allow the </w:t>
      </w:r>
      <w:r>
        <w:t xml:space="preserve">DHS </w:t>
      </w:r>
      <w:r w:rsidR="0017162F">
        <w:t xml:space="preserve">S&amp;T </w:t>
      </w:r>
      <w:r w:rsidRPr="00E410D2">
        <w:t xml:space="preserve">PMO to easily address task status concerns and discuss corrective actions.    </w:t>
      </w:r>
      <w:r>
        <w:t xml:space="preserve"> </w:t>
      </w:r>
    </w:p>
    <w:p w14:paraId="47D6CC3D" w14:textId="77777777" w:rsidR="00C47109" w:rsidRDefault="00C47109" w:rsidP="00C47109">
      <w:pPr>
        <w:pStyle w:val="Heading2"/>
      </w:pPr>
      <w:bookmarkStart w:id="68" w:name="_Toc467154491"/>
      <w:r>
        <w:t>Cost Management</w:t>
      </w:r>
      <w:bookmarkEnd w:id="68"/>
    </w:p>
    <w:p w14:paraId="16662577" w14:textId="77777777" w:rsidR="00C47109" w:rsidRDefault="00C47109" w:rsidP="00C47109">
      <w:pPr>
        <w:pStyle w:val="Heading3"/>
      </w:pPr>
      <w:bookmarkStart w:id="69" w:name="_Toc432607007"/>
      <w:bookmarkStart w:id="70" w:name="_Toc467154492"/>
      <w:r>
        <w:t>Cost Estimate</w:t>
      </w:r>
      <w:bookmarkEnd w:id="69"/>
      <w:bookmarkEnd w:id="70"/>
    </w:p>
    <w:p w14:paraId="67B80FE2" w14:textId="043D8FBB" w:rsidR="00C47109" w:rsidRPr="00C47109" w:rsidRDefault="00C47109" w:rsidP="00C47109">
      <w:r w:rsidRPr="00C47109">
        <w:t>The NGCI Apex pro</w:t>
      </w:r>
      <w:r w:rsidR="003A7B9E">
        <w:t>gram</w:t>
      </w:r>
      <w:r w:rsidRPr="00C47109">
        <w:t xml:space="preserve"> has </w:t>
      </w:r>
      <w:r w:rsidR="00D20435">
        <w:t>estimated</w:t>
      </w:r>
      <w:r w:rsidR="00D20435" w:rsidRPr="00C47109">
        <w:t xml:space="preserve"> </w:t>
      </w:r>
      <w:r w:rsidRPr="00C47109">
        <w:t xml:space="preserve">funding for a period of 5 years, totaling </w:t>
      </w:r>
      <w:r w:rsidR="0017162F">
        <w:t>~</w:t>
      </w:r>
      <w:r w:rsidRPr="00C47109">
        <w:t>$</w:t>
      </w:r>
      <w:r w:rsidR="0017162F" w:rsidRPr="00C47109">
        <w:t>5</w:t>
      </w:r>
      <w:r w:rsidR="0017162F">
        <w:t>5</w:t>
      </w:r>
      <w:r w:rsidR="0017162F" w:rsidRPr="00C47109">
        <w:t>M</w:t>
      </w:r>
      <w:r w:rsidRPr="00C47109">
        <w:t>.</w:t>
      </w:r>
    </w:p>
    <w:p w14:paraId="1B464026" w14:textId="77777777" w:rsidR="00C47109" w:rsidRDefault="00C47109" w:rsidP="00C47109">
      <w:pPr>
        <w:pStyle w:val="Heading3"/>
      </w:pPr>
      <w:bookmarkStart w:id="71" w:name="_Toc432607008"/>
      <w:bookmarkStart w:id="72" w:name="_Toc467154493"/>
      <w:r>
        <w:t>Cost Baseline</w:t>
      </w:r>
      <w:bookmarkEnd w:id="71"/>
      <w:bookmarkEnd w:id="72"/>
    </w:p>
    <w:p w14:paraId="53908500" w14:textId="5FD33C2D" w:rsidR="00471CD1" w:rsidRDefault="00C47109" w:rsidP="00C47109">
      <w:r>
        <w:t xml:space="preserve">Table </w:t>
      </w:r>
      <w:r w:rsidR="00F23418">
        <w:t>5</w:t>
      </w:r>
      <w:r>
        <w:t xml:space="preserve"> shows the budget breakdown by task order over the five-year pro</w:t>
      </w:r>
      <w:r w:rsidR="003A7B9E">
        <w:t>gram</w:t>
      </w:r>
      <w:r>
        <w:t xml:space="preserve"> lifecycle.</w:t>
      </w:r>
    </w:p>
    <w:p w14:paraId="061803B2" w14:textId="30801B06" w:rsidR="00C47109" w:rsidRDefault="0017162F" w:rsidP="0002327C">
      <w:pPr>
        <w:spacing w:after="0"/>
        <w:rPr>
          <w:noProof/>
        </w:rPr>
      </w:pPr>
      <w:r w:rsidRPr="0017162F">
        <w:rPr>
          <w:noProof/>
        </w:rPr>
        <w:lastRenderedPageBreak/>
        <w:t xml:space="preserve"> </w:t>
      </w:r>
      <w:r w:rsidR="00C47C50">
        <w:rPr>
          <w:noProof/>
        </w:rPr>
        <w:drawing>
          <wp:inline distT="0" distB="0" distL="0" distR="0" wp14:anchorId="3D997758" wp14:editId="0CD4EEA1">
            <wp:extent cx="5943600" cy="2667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gram budget char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667635"/>
                    </a:xfrm>
                    <a:prstGeom prst="rect">
                      <a:avLst/>
                    </a:prstGeom>
                  </pic:spPr>
                </pic:pic>
              </a:graphicData>
            </a:graphic>
          </wp:inline>
        </w:drawing>
      </w:r>
    </w:p>
    <w:p w14:paraId="4CB4F28E" w14:textId="613CB896" w:rsidR="008A4AA6" w:rsidRPr="008A4AA6" w:rsidRDefault="008A4AA6">
      <w:pPr>
        <w:pStyle w:val="Caption"/>
        <w:keepNext/>
        <w:spacing w:after="0"/>
        <w:rPr>
          <w:ins w:id="73" w:author="Buleza, Laurel (CTR)" w:date="2017-04-24T15:53:00Z"/>
          <w:i w:val="0"/>
          <w:rPrChange w:id="74" w:author="Buleza, Laurel (CTR)" w:date="2017-04-24T15:53:00Z">
            <w:rPr>
              <w:ins w:id="75" w:author="Buleza, Laurel (CTR)" w:date="2017-04-24T15:53:00Z"/>
              <w:b/>
              <w:i w:val="0"/>
              <w:sz w:val="22"/>
            </w:rPr>
          </w:rPrChange>
        </w:rPr>
        <w:pPrChange w:id="76" w:author="Buleza, Laurel (CTR)" w:date="2017-04-24T15:53:00Z">
          <w:pPr>
            <w:pStyle w:val="Caption"/>
            <w:keepNext/>
            <w:spacing w:after="0"/>
            <w:jc w:val="center"/>
          </w:pPr>
        </w:pPrChange>
      </w:pPr>
      <w:ins w:id="77" w:author="Buleza, Laurel (CTR)" w:date="2017-04-24T15:53:00Z">
        <w:r>
          <w:rPr>
            <w:i w:val="0"/>
          </w:rPr>
          <w:t>TTA1 = Intrusion Deception</w:t>
        </w:r>
        <w:r>
          <w:rPr>
            <w:i w:val="0"/>
          </w:rPr>
          <w:tab/>
        </w:r>
      </w:ins>
      <w:ins w:id="78" w:author="Buleza, Laurel (CTR)" w:date="2017-04-24T15:54:00Z">
        <w:r>
          <w:rPr>
            <w:i w:val="0"/>
          </w:rPr>
          <w:tab/>
        </w:r>
      </w:ins>
      <w:ins w:id="79" w:author="Buleza, Laurel (CTR)" w:date="2017-04-24T15:53:00Z">
        <w:r>
          <w:rPr>
            <w:i w:val="0"/>
          </w:rPr>
          <w:t>TTA2 = Moving Target Defense</w:t>
        </w:r>
        <w:r>
          <w:rPr>
            <w:i w:val="0"/>
          </w:rPr>
          <w:tab/>
          <w:t>TTA3 = Isolation &amp; Containment</w:t>
        </w:r>
      </w:ins>
    </w:p>
    <w:p w14:paraId="62D69355" w14:textId="30EFD982" w:rsidR="00471CD1" w:rsidRPr="00567460" w:rsidRDefault="00471CD1" w:rsidP="0002327C">
      <w:pPr>
        <w:pStyle w:val="Caption"/>
        <w:keepNext/>
        <w:spacing w:after="0"/>
        <w:jc w:val="center"/>
        <w:rPr>
          <w:b/>
          <w:i w:val="0"/>
          <w:sz w:val="22"/>
        </w:rPr>
      </w:pPr>
      <w:r w:rsidRPr="00567460">
        <w:rPr>
          <w:b/>
          <w:i w:val="0"/>
          <w:sz w:val="22"/>
        </w:rPr>
        <w:t xml:space="preserve">Table </w:t>
      </w:r>
      <w:r w:rsidR="007C6512">
        <w:rPr>
          <w:b/>
          <w:i w:val="0"/>
          <w:sz w:val="22"/>
        </w:rPr>
        <w:t>6</w:t>
      </w:r>
      <w:r w:rsidRPr="00567460">
        <w:rPr>
          <w:b/>
          <w:i w:val="0"/>
          <w:sz w:val="22"/>
        </w:rPr>
        <w:t xml:space="preserve"> </w:t>
      </w:r>
      <w:r w:rsidR="00E94FEB" w:rsidRPr="00567460">
        <w:rPr>
          <w:b/>
          <w:i w:val="0"/>
          <w:sz w:val="22"/>
        </w:rPr>
        <w:t>-</w:t>
      </w:r>
      <w:r w:rsidRPr="00567460">
        <w:rPr>
          <w:b/>
          <w:i w:val="0"/>
          <w:sz w:val="22"/>
        </w:rPr>
        <w:t xml:space="preserve"> Task Order Breakdown by Fiscal Year</w:t>
      </w:r>
    </w:p>
    <w:p w14:paraId="625269E0" w14:textId="77777777" w:rsidR="00C47109" w:rsidRDefault="00C47109" w:rsidP="00C47109">
      <w:pPr>
        <w:pStyle w:val="Heading3"/>
      </w:pPr>
      <w:bookmarkStart w:id="80" w:name="_Toc432607009"/>
      <w:bookmarkStart w:id="81" w:name="_Toc467154494"/>
      <w:r>
        <w:t>Cost Control Plan</w:t>
      </w:r>
      <w:bookmarkEnd w:id="80"/>
      <w:bookmarkEnd w:id="81"/>
    </w:p>
    <w:p w14:paraId="0EB4A8A5" w14:textId="50368F0F" w:rsidR="00C47109" w:rsidRDefault="00C47109" w:rsidP="00C47109">
      <w:r w:rsidRPr="00C47109">
        <w:t>DHS S&amp;T will receive monthly expenditure report</w:t>
      </w:r>
      <w:r w:rsidR="0017162F">
        <w:t>s</w:t>
      </w:r>
      <w:r w:rsidRPr="00C47109">
        <w:t xml:space="preserve"> detailing </w:t>
      </w:r>
      <w:r w:rsidR="0017162F">
        <w:t>pro</w:t>
      </w:r>
      <w:r w:rsidR="00024056">
        <w:t>gram</w:t>
      </w:r>
      <w:r w:rsidR="0017162F">
        <w:t xml:space="preserve"> </w:t>
      </w:r>
      <w:r w:rsidRPr="00C47109">
        <w:t xml:space="preserve">spending </w:t>
      </w:r>
      <w:r w:rsidR="0017162F">
        <w:t>trends</w:t>
      </w:r>
      <w:r w:rsidR="0017162F" w:rsidRPr="00C47109">
        <w:t xml:space="preserve"> </w:t>
      </w:r>
      <w:r w:rsidRPr="00C47109">
        <w:t xml:space="preserve">and cost breakdowns.  These documents will be reviewed by the </w:t>
      </w:r>
      <w:r>
        <w:t xml:space="preserve">DHS </w:t>
      </w:r>
      <w:r w:rsidR="0017162F">
        <w:t xml:space="preserve">S&amp;T </w:t>
      </w:r>
      <w:r w:rsidRPr="00C47109">
        <w:t>PMO to ensure compliance and oversight.</w:t>
      </w:r>
    </w:p>
    <w:p w14:paraId="54E226C6" w14:textId="5AF5E003" w:rsidR="005C4D8C" w:rsidRDefault="005C4D8C" w:rsidP="005C4D8C">
      <w:pPr>
        <w:pStyle w:val="Heading2"/>
      </w:pPr>
      <w:bookmarkStart w:id="82" w:name="_Toc467154495"/>
      <w:r>
        <w:t xml:space="preserve">Status </w:t>
      </w:r>
      <w:r w:rsidR="00231901">
        <w:t>Reporting</w:t>
      </w:r>
      <w:bookmarkEnd w:id="82"/>
    </w:p>
    <w:p w14:paraId="7E53D495" w14:textId="47C96801" w:rsidR="00B774AD" w:rsidRDefault="00231901" w:rsidP="00B774AD">
      <w:pPr>
        <w:pStyle w:val="Heading3"/>
      </w:pPr>
      <w:bookmarkStart w:id="83" w:name="_Toc467154496"/>
      <w:r>
        <w:t>Deliverable tracking</w:t>
      </w:r>
      <w:bookmarkEnd w:id="83"/>
      <w:r>
        <w:t xml:space="preserve"> </w:t>
      </w:r>
      <w:r w:rsidR="00B774AD">
        <w:t xml:space="preserve"> </w:t>
      </w:r>
    </w:p>
    <w:p w14:paraId="02F66EE6" w14:textId="4CD19A8B" w:rsidR="005C4D8C" w:rsidRDefault="005C4D8C" w:rsidP="005C4D8C">
      <w:r>
        <w:t>On a recurring basis (monthly)</w:t>
      </w:r>
      <w:r w:rsidR="00BD77F2">
        <w:t xml:space="preserve">, </w:t>
      </w:r>
      <w:r>
        <w:t xml:space="preserve">the </w:t>
      </w:r>
      <w:r w:rsidR="009674C4">
        <w:t>Cyber Apex Consortium</w:t>
      </w:r>
      <w:r>
        <w:t xml:space="preserve"> </w:t>
      </w:r>
      <w:r w:rsidR="00D20435">
        <w:t>c</w:t>
      </w:r>
      <w:r>
        <w:t xml:space="preserve">ontractor </w:t>
      </w:r>
      <w:r w:rsidR="00CA490C">
        <w:t xml:space="preserve">and any SVIP acquired startup vendors, </w:t>
      </w:r>
      <w:r>
        <w:t xml:space="preserve">will furnish the following to the DHS </w:t>
      </w:r>
      <w:r w:rsidR="00974EB1">
        <w:t xml:space="preserve">S&amp;T </w:t>
      </w:r>
      <w:r>
        <w:t xml:space="preserve">PMO to monitor the </w:t>
      </w:r>
      <w:r w:rsidR="009674C4">
        <w:t>Cyber Apex Consortium</w:t>
      </w:r>
      <w:r>
        <w:t xml:space="preserve"> </w:t>
      </w:r>
      <w:r w:rsidR="00D20435">
        <w:t xml:space="preserve">contractor’s </w:t>
      </w:r>
      <w:r>
        <w:t>performance:</w:t>
      </w:r>
    </w:p>
    <w:p w14:paraId="43090F6C" w14:textId="0EB98304" w:rsidR="00E35C76" w:rsidRDefault="001D5B19" w:rsidP="00E35C76">
      <w:pPr>
        <w:pStyle w:val="ListParagraph"/>
        <w:numPr>
          <w:ilvl w:val="0"/>
          <w:numId w:val="9"/>
        </w:numPr>
      </w:pPr>
      <w:r>
        <w:t>F</w:t>
      </w:r>
      <w:r w:rsidR="00E35C76">
        <w:t>inancial status report</w:t>
      </w:r>
    </w:p>
    <w:p w14:paraId="4DA17FF9" w14:textId="7DE3FB01" w:rsidR="00E35C76" w:rsidRDefault="001D5B19" w:rsidP="00E35C76">
      <w:pPr>
        <w:pStyle w:val="ListParagraph"/>
        <w:numPr>
          <w:ilvl w:val="0"/>
          <w:numId w:val="9"/>
        </w:numPr>
      </w:pPr>
      <w:r>
        <w:t>P</w:t>
      </w:r>
      <w:r w:rsidR="00E35C76">
        <w:t>rogram plan outlining activities completed during the current reporting period and those planned for the upcoming reporting period</w:t>
      </w:r>
    </w:p>
    <w:p w14:paraId="47B746DA" w14:textId="52B2DD71" w:rsidR="00E35C76" w:rsidRDefault="004A425F" w:rsidP="00E35C76">
      <w:pPr>
        <w:pStyle w:val="ListParagraph"/>
        <w:numPr>
          <w:ilvl w:val="0"/>
          <w:numId w:val="9"/>
        </w:numPr>
      </w:pPr>
      <w:r>
        <w:t>Project</w:t>
      </w:r>
      <w:r w:rsidR="00E35C76">
        <w:t xml:space="preserve"> </w:t>
      </w:r>
      <w:r w:rsidR="00A6786F">
        <w:t xml:space="preserve">Status </w:t>
      </w:r>
      <w:r w:rsidR="00E35C76">
        <w:t>Report</w:t>
      </w:r>
      <w:r w:rsidR="00974EB1">
        <w:t>s</w:t>
      </w:r>
    </w:p>
    <w:p w14:paraId="395586DA" w14:textId="2123307D" w:rsidR="001D5B19" w:rsidRDefault="001D5B19" w:rsidP="00E35C76">
      <w:pPr>
        <w:pStyle w:val="ListParagraph"/>
        <w:numPr>
          <w:ilvl w:val="0"/>
          <w:numId w:val="9"/>
        </w:numPr>
      </w:pPr>
      <w:r>
        <w:t>Schedule of activities</w:t>
      </w:r>
    </w:p>
    <w:p w14:paraId="5D25F967" w14:textId="32E61770" w:rsidR="00E35C76" w:rsidRDefault="00E35C76" w:rsidP="00E35C76">
      <w:pPr>
        <w:pStyle w:val="ListParagraph"/>
        <w:numPr>
          <w:ilvl w:val="0"/>
          <w:numId w:val="9"/>
        </w:numPr>
      </w:pPr>
      <w:r>
        <w:lastRenderedPageBreak/>
        <w:t xml:space="preserve">High-level program overview (quad chart format) </w:t>
      </w:r>
    </w:p>
    <w:p w14:paraId="70BC15A1" w14:textId="7EF7B6E4" w:rsidR="00B774AD" w:rsidRDefault="00C01D7C" w:rsidP="00E35C76">
      <w:pPr>
        <w:pStyle w:val="ListParagraph"/>
        <w:numPr>
          <w:ilvl w:val="0"/>
          <w:numId w:val="9"/>
        </w:numPr>
      </w:pPr>
      <w:r>
        <w:t>Monthly summary report</w:t>
      </w:r>
    </w:p>
    <w:p w14:paraId="3AAFEF6A" w14:textId="27C521D0" w:rsidR="00B774AD" w:rsidRDefault="00B774AD" w:rsidP="00B774AD">
      <w:pPr>
        <w:pStyle w:val="Heading3"/>
      </w:pPr>
      <w:bookmarkStart w:id="84" w:name="_Toc467154497"/>
      <w:r>
        <w:t>Configuration Management</w:t>
      </w:r>
      <w:bookmarkEnd w:id="84"/>
    </w:p>
    <w:p w14:paraId="14DDC6F4" w14:textId="0547F9EE" w:rsidR="00E35C76" w:rsidRDefault="00EC4B94" w:rsidP="00567460">
      <w:r>
        <w:t>The DHS S&amp;T PMO will control all</w:t>
      </w:r>
      <w:r w:rsidR="00B774AD">
        <w:t xml:space="preserve"> NGCI </w:t>
      </w:r>
      <w:r w:rsidR="00D20435">
        <w:t xml:space="preserve">Apex </w:t>
      </w:r>
      <w:r w:rsidR="00B774AD">
        <w:t>program-level deliverables, such as the items listed i</w:t>
      </w:r>
      <w:r>
        <w:t xml:space="preserve">n 4.6.1. </w:t>
      </w:r>
      <w:r w:rsidR="00990246">
        <w:t xml:space="preserve"> </w:t>
      </w:r>
      <w:r w:rsidR="00CC4900">
        <w:t xml:space="preserve">All </w:t>
      </w:r>
      <w:r>
        <w:t>CART meeting summaries</w:t>
      </w:r>
      <w:r w:rsidR="00CC4900">
        <w:t>, program management plan (PMP), risk registers,</w:t>
      </w:r>
      <w:r w:rsidR="00D20435">
        <w:t xml:space="preserve"> </w:t>
      </w:r>
      <w:r w:rsidR="00CC4900">
        <w:t>SOW</w:t>
      </w:r>
      <w:r w:rsidR="00D20435">
        <w:t>s</w:t>
      </w:r>
      <w:r w:rsidR="00CC4900">
        <w:t xml:space="preserve">, and other acquisition documents will be maintained on the DHS S&amp;T </w:t>
      </w:r>
      <w:r w:rsidR="00BD77F2">
        <w:t>SharePoint</w:t>
      </w:r>
      <w:r w:rsidR="00CC4900">
        <w:t xml:space="preserve"> site.  The</w:t>
      </w:r>
      <w:r w:rsidR="00D20435">
        <w:t xml:space="preserve"> DHS S&amp;T</w:t>
      </w:r>
      <w:r w:rsidR="00CC4900">
        <w:t xml:space="preserve"> PMO will regularly access and maintain the site with updated program artifacts.</w:t>
      </w:r>
    </w:p>
    <w:p w14:paraId="1B262CA6" w14:textId="6BC13129" w:rsidR="00E35C76" w:rsidRDefault="000315B9" w:rsidP="00E35C76">
      <w:r>
        <w:t>Items, such as, f</w:t>
      </w:r>
      <w:r w:rsidR="00E35C76" w:rsidRPr="00E35C76">
        <w:t>und expenditures, pro</w:t>
      </w:r>
      <w:r w:rsidR="00024056">
        <w:t>gram</w:t>
      </w:r>
      <w:r w:rsidR="00E35C76" w:rsidRPr="00E35C76">
        <w:t xml:space="preserve"> schedule </w:t>
      </w:r>
      <w:r w:rsidR="00E35C76">
        <w:t>compliance, performance metrics and</w:t>
      </w:r>
      <w:r w:rsidR="00E35C76" w:rsidRPr="00E35C76">
        <w:t xml:space="preserve"> risk factors</w:t>
      </w:r>
      <w:r w:rsidR="00E35C76">
        <w:t xml:space="preserve"> are examples of products that will provide an overview on deliverables.</w:t>
      </w:r>
      <w:r w:rsidR="00765F23">
        <w:t xml:space="preserve"> </w:t>
      </w:r>
      <w:r w:rsidR="00E35C76">
        <w:t xml:space="preserve"> The DHS </w:t>
      </w:r>
      <w:r w:rsidR="007C4EA1">
        <w:t xml:space="preserve">S&amp;T </w:t>
      </w:r>
      <w:r w:rsidR="00E35C76">
        <w:t xml:space="preserve">PMO will interact </w:t>
      </w:r>
      <w:r w:rsidR="00E35C76" w:rsidRPr="004539C4">
        <w:t xml:space="preserve">with the </w:t>
      </w:r>
      <w:r w:rsidR="009674C4">
        <w:t>Cyber Apex Consortium</w:t>
      </w:r>
      <w:r w:rsidR="00E35C76" w:rsidRPr="004539C4">
        <w:t xml:space="preserve"> contractor on a weekly basis for coordination, clarification, or follow-up on any specific items.</w:t>
      </w:r>
      <w:r w:rsidR="00E35C76">
        <w:t xml:space="preserve">  A </w:t>
      </w:r>
      <w:r w:rsidR="00974EB1">
        <w:t>project</w:t>
      </w:r>
      <w:r w:rsidR="00E35C76">
        <w:t xml:space="preserve"> dashboard will be used to </w:t>
      </w:r>
      <w:r w:rsidR="00974EB1">
        <w:t>provide an overall summary of pro</w:t>
      </w:r>
      <w:r w:rsidR="00FD40A1">
        <w:t>gram</w:t>
      </w:r>
      <w:r w:rsidR="00974EB1">
        <w:t xml:space="preserve"> status with regards to cost, schedule and performance</w:t>
      </w:r>
      <w:r w:rsidR="00E35C76">
        <w:t xml:space="preserve">. </w:t>
      </w:r>
      <w:r w:rsidR="00024056">
        <w:t xml:space="preserve"> </w:t>
      </w:r>
      <w:r w:rsidR="00E35C76">
        <w:t xml:space="preserve">Figure </w:t>
      </w:r>
      <w:r w:rsidR="00024056">
        <w:t>1</w:t>
      </w:r>
      <w:r w:rsidR="00F0200B">
        <w:t>3</w:t>
      </w:r>
      <w:r w:rsidR="00E35C76">
        <w:t xml:space="preserve"> shows an example of a dashboard.</w:t>
      </w:r>
    </w:p>
    <w:p w14:paraId="228BA403" w14:textId="77777777" w:rsidR="00E35C76" w:rsidRDefault="00E35C76" w:rsidP="0002327C">
      <w:pPr>
        <w:spacing w:after="0"/>
      </w:pPr>
      <w:r>
        <w:rPr>
          <w:i/>
          <w:noProof/>
        </w:rPr>
        <w:lastRenderedPageBreak/>
        <w:drawing>
          <wp:inline distT="0" distB="0" distL="0" distR="0" wp14:anchorId="528D5355" wp14:editId="12C2BE9F">
            <wp:extent cx="5715000" cy="35725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shboard snippet.PNG"/>
                    <pic:cNvPicPr/>
                  </pic:nvPicPr>
                  <pic:blipFill>
                    <a:blip r:embed="rId36">
                      <a:extLst>
                        <a:ext uri="{28A0092B-C50C-407E-A947-70E740481C1C}">
                          <a14:useLocalDpi xmlns:a14="http://schemas.microsoft.com/office/drawing/2010/main" val="0"/>
                        </a:ext>
                      </a:extLst>
                    </a:blip>
                    <a:stretch>
                      <a:fillRect/>
                    </a:stretch>
                  </pic:blipFill>
                  <pic:spPr>
                    <a:xfrm>
                      <a:off x="0" y="0"/>
                      <a:ext cx="5715000" cy="3572510"/>
                    </a:xfrm>
                    <a:prstGeom prst="rect">
                      <a:avLst/>
                    </a:prstGeom>
                  </pic:spPr>
                </pic:pic>
              </a:graphicData>
            </a:graphic>
          </wp:inline>
        </w:drawing>
      </w:r>
    </w:p>
    <w:p w14:paraId="621FDA69" w14:textId="7C7826D7" w:rsidR="00E35C76" w:rsidRDefault="00E35C76" w:rsidP="0002327C">
      <w:pPr>
        <w:pStyle w:val="Caption"/>
        <w:spacing w:after="0"/>
        <w:jc w:val="center"/>
        <w:rPr>
          <w:b/>
          <w:i w:val="0"/>
          <w:sz w:val="22"/>
        </w:rPr>
      </w:pPr>
      <w:r w:rsidRPr="00E35C76">
        <w:rPr>
          <w:b/>
          <w:i w:val="0"/>
          <w:sz w:val="22"/>
        </w:rPr>
        <w:t xml:space="preserve">Figure </w:t>
      </w:r>
      <w:r w:rsidR="00E42A65">
        <w:rPr>
          <w:b/>
          <w:i w:val="0"/>
          <w:sz w:val="22"/>
        </w:rPr>
        <w:t>1</w:t>
      </w:r>
      <w:r w:rsidR="00D644F0">
        <w:rPr>
          <w:b/>
          <w:i w:val="0"/>
          <w:sz w:val="22"/>
        </w:rPr>
        <w:t>4</w:t>
      </w:r>
      <w:r w:rsidR="00E42A65">
        <w:rPr>
          <w:b/>
          <w:i w:val="0"/>
          <w:sz w:val="22"/>
        </w:rPr>
        <w:t xml:space="preserve"> </w:t>
      </w:r>
      <w:r w:rsidR="00A6786F">
        <w:rPr>
          <w:b/>
          <w:i w:val="0"/>
          <w:sz w:val="22"/>
        </w:rPr>
        <w:t>-</w:t>
      </w:r>
      <w:r w:rsidR="00E42A65">
        <w:rPr>
          <w:b/>
          <w:i w:val="0"/>
          <w:sz w:val="22"/>
        </w:rPr>
        <w:t xml:space="preserve"> </w:t>
      </w:r>
      <w:r w:rsidRPr="00E35C76">
        <w:rPr>
          <w:b/>
          <w:i w:val="0"/>
          <w:sz w:val="22"/>
        </w:rPr>
        <w:t>Sample Dashboard</w:t>
      </w:r>
    </w:p>
    <w:p w14:paraId="504221E5" w14:textId="77777777" w:rsidR="00F43441" w:rsidRPr="00F43441" w:rsidRDefault="00F43441" w:rsidP="00F43441"/>
    <w:p w14:paraId="5237B9EA" w14:textId="6F19BD70" w:rsidR="00072125" w:rsidRPr="0002327C" w:rsidRDefault="00072125" w:rsidP="0002327C">
      <w:pPr>
        <w:pStyle w:val="Heading2"/>
      </w:pPr>
      <w:bookmarkStart w:id="85" w:name="_Toc467154498"/>
      <w:r w:rsidRPr="0002327C">
        <w:t>Human Systems Integration (HSI)</w:t>
      </w:r>
      <w:bookmarkEnd w:id="85"/>
    </w:p>
    <w:p w14:paraId="7811FDBE" w14:textId="52072247" w:rsidR="00072125" w:rsidRPr="00072125" w:rsidRDefault="00D31818" w:rsidP="002D631C">
      <w:pPr>
        <w:rPr>
          <w:rFonts w:asciiTheme="majorHAnsi" w:hAnsiTheme="majorHAnsi"/>
          <w:color w:val="2E74B5" w:themeColor="accent1" w:themeShade="BF"/>
          <w:sz w:val="24"/>
          <w:szCs w:val="24"/>
        </w:rPr>
      </w:pPr>
      <w:r>
        <w:t xml:space="preserve">Many of the acquisition systems in use are too </w:t>
      </w:r>
      <w:r w:rsidR="00F43441">
        <w:t>complex</w:t>
      </w:r>
      <w:r>
        <w:t xml:space="preserve"> </w:t>
      </w:r>
      <w:r w:rsidR="00F43441">
        <w:t>and require multiple</w:t>
      </w:r>
      <w:r>
        <w:t xml:space="preserve"> discipline</w:t>
      </w:r>
      <w:r w:rsidR="00F43441">
        <w:t>s</w:t>
      </w:r>
      <w:r>
        <w:t xml:space="preserve"> </w:t>
      </w:r>
      <w:r w:rsidR="00F43441">
        <w:t xml:space="preserve">in order </w:t>
      </w:r>
      <w:r>
        <w:t>to</w:t>
      </w:r>
      <w:r w:rsidR="00F43441">
        <w:t xml:space="preserve"> properly</w:t>
      </w:r>
      <w:r>
        <w:t xml:space="preserve"> define, design, integrate, test, evaluate, or deploy </w:t>
      </w:r>
      <w:r w:rsidR="00F43441">
        <w:t>s</w:t>
      </w:r>
      <w:r>
        <w:t>uccessful systems</w:t>
      </w:r>
      <w:r w:rsidR="00F43441">
        <w:t xml:space="preserve">. </w:t>
      </w:r>
      <w:r>
        <w:t xml:space="preserve"> </w:t>
      </w:r>
      <w:r w:rsidR="00F43441">
        <w:t xml:space="preserve">HSI </w:t>
      </w:r>
      <w:r>
        <w:t>require</w:t>
      </w:r>
      <w:r w:rsidR="00F43441">
        <w:t>s</w:t>
      </w:r>
      <w:r>
        <w:t xml:space="preserve"> </w:t>
      </w:r>
      <w:r w:rsidR="00FD7DF1">
        <w:t>involvement</w:t>
      </w:r>
      <w:r w:rsidR="00F43441">
        <w:t xml:space="preserve"> and</w:t>
      </w:r>
      <w:r w:rsidR="00FD7DF1">
        <w:t xml:space="preserve"> interaction</w:t>
      </w:r>
      <w:r w:rsidR="00F43441">
        <w:t xml:space="preserve"> from</w:t>
      </w:r>
      <w:r w:rsidR="00FD7DF1">
        <w:t xml:space="preserve"> </w:t>
      </w:r>
      <w:r>
        <w:t>program managers, systems engineers, operators, analysts, trainers, developers, and so forth</w:t>
      </w:r>
      <w:r w:rsidRPr="002F30C1">
        <w:t xml:space="preserve">.  The combined knowledge </w:t>
      </w:r>
      <w:r w:rsidR="00CB7320" w:rsidRPr="002F30C1">
        <w:t>efforts</w:t>
      </w:r>
      <w:r w:rsidRPr="002F30C1">
        <w:t xml:space="preserve"> of these </w:t>
      </w:r>
      <w:r w:rsidR="00CB7320" w:rsidRPr="002F30C1">
        <w:t xml:space="preserve">distinct professions / competencies </w:t>
      </w:r>
      <w:r w:rsidR="00FD7DF1" w:rsidRPr="002F30C1">
        <w:t>must</w:t>
      </w:r>
      <w:r w:rsidR="00CB7320" w:rsidRPr="002F30C1">
        <w:t xml:space="preserve"> be coordinated and syncretized to achieve maximum effectiveness for best results.</w:t>
      </w:r>
      <w:r w:rsidR="00CB7320">
        <w:t xml:space="preserve">  </w:t>
      </w:r>
      <w:r w:rsidR="00D0680B">
        <w:t>In the case of</w:t>
      </w:r>
      <w:r w:rsidR="00CB7320">
        <w:t xml:space="preserve"> </w:t>
      </w:r>
      <w:r w:rsidR="00B11BB1">
        <w:t>Cyber</w:t>
      </w:r>
      <w:r w:rsidR="00CB7320">
        <w:t xml:space="preserve"> Apex, there will be varying levels of HSI involved in </w:t>
      </w:r>
      <w:r w:rsidR="00B11BB1">
        <w:t>each</w:t>
      </w:r>
      <w:r w:rsidR="00CB7320">
        <w:t xml:space="preserve"> phase of </w:t>
      </w:r>
      <w:r w:rsidR="00B11BB1">
        <w:t>the</w:t>
      </w:r>
      <w:r w:rsidR="00CB7320">
        <w:t xml:space="preserve"> project effort</w:t>
      </w:r>
      <w:r w:rsidR="00B11BB1">
        <w:t>s</w:t>
      </w:r>
      <w:r w:rsidR="00D4529E">
        <w:t xml:space="preserve"> (project effort dependent)</w:t>
      </w:r>
      <w:r w:rsidR="00B11BB1">
        <w:t xml:space="preserve">. </w:t>
      </w:r>
      <w:r w:rsidR="00CB7320">
        <w:t xml:space="preserve"> </w:t>
      </w:r>
      <w:r w:rsidR="00D0680B">
        <w:t>For example</w:t>
      </w:r>
      <w:r w:rsidR="00FD7DF1">
        <w:t xml:space="preserve">, HSI </w:t>
      </w:r>
      <w:r w:rsidR="00FD7DF1">
        <w:lastRenderedPageBreak/>
        <w:t xml:space="preserve">can be expected to play a role in the design of the testing architectures for the program, inputs </w:t>
      </w:r>
      <w:r w:rsidR="00D4529E">
        <w:t>made to</w:t>
      </w:r>
      <w:r w:rsidR="00FD7DF1">
        <w:t xml:space="preserve"> optimize testing parameters, </w:t>
      </w:r>
      <w:r w:rsidR="00D4529E">
        <w:t xml:space="preserve">design of threat models for testing phases, threat simulations (exercise inputs/scenarios), integration into operational environment of financial institutions, etc.  HSI will be considered for all of the phases within the program.  </w:t>
      </w:r>
      <w:r w:rsidR="00072125">
        <w:rPr>
          <w:rFonts w:asciiTheme="majorHAnsi" w:hAnsiTheme="majorHAnsi"/>
          <w:color w:val="2E74B5" w:themeColor="accent1" w:themeShade="BF"/>
          <w:sz w:val="24"/>
          <w:szCs w:val="24"/>
        </w:rPr>
        <w:tab/>
      </w:r>
    </w:p>
    <w:p w14:paraId="37B96C63" w14:textId="309A270D" w:rsidR="00130EC2" w:rsidRDefault="00130EC2" w:rsidP="0002327C">
      <w:pPr>
        <w:pStyle w:val="Heading2"/>
      </w:pPr>
      <w:bookmarkStart w:id="86" w:name="_Toc467154499"/>
      <w:r>
        <w:t>Security and Classification</w:t>
      </w:r>
      <w:bookmarkEnd w:id="86"/>
    </w:p>
    <w:p w14:paraId="5F7FEB0E" w14:textId="25C09B49" w:rsidR="00130EC2" w:rsidRDefault="00130EC2" w:rsidP="00130EC2">
      <w:r>
        <w:t xml:space="preserve">Although there may be specific information relating to financial sector critical infrastructure which is classified, the NGCI Apex program </w:t>
      </w:r>
      <w:r w:rsidR="00DF05AE">
        <w:t xml:space="preserve">is, in and of itself, </w:t>
      </w:r>
      <w:r>
        <w:t xml:space="preserve">unclassified. </w:t>
      </w:r>
    </w:p>
    <w:p w14:paraId="7B0AC761" w14:textId="77777777" w:rsidR="00E35C76" w:rsidRDefault="00E35C76" w:rsidP="00E35C76">
      <w:pPr>
        <w:pStyle w:val="Heading1"/>
      </w:pPr>
      <w:bookmarkStart w:id="87" w:name="_Toc467154500"/>
      <w:r>
        <w:t>Risk Management</w:t>
      </w:r>
      <w:bookmarkEnd w:id="87"/>
    </w:p>
    <w:p w14:paraId="678FE140" w14:textId="77777777" w:rsidR="00E35C76" w:rsidRDefault="00E35C76" w:rsidP="00E35C76">
      <w:pPr>
        <w:pStyle w:val="Heading2"/>
      </w:pPr>
      <w:bookmarkStart w:id="88" w:name="_Toc467154501"/>
      <w:r>
        <w:t>Risk Management Plan</w:t>
      </w:r>
      <w:bookmarkEnd w:id="88"/>
    </w:p>
    <w:p w14:paraId="15C14EC3" w14:textId="5A0CF4F2" w:rsidR="00E35C76" w:rsidRDefault="00E35C76" w:rsidP="00E35C76">
      <w:r>
        <w:t xml:space="preserve">The Risk Management Plan </w:t>
      </w:r>
      <w:r w:rsidR="00072CA4">
        <w:t>(RMP) describes</w:t>
      </w:r>
      <w:r>
        <w:t xml:space="preserve"> how generic and program-specific risks are identified, analyzed and prioritized. </w:t>
      </w:r>
      <w:r w:rsidR="00024056">
        <w:t xml:space="preserve"> </w:t>
      </w:r>
      <w:r w:rsidR="00072CA4">
        <w:t>T</w:t>
      </w:r>
      <w:r w:rsidR="00B0750E">
        <w:t>h</w:t>
      </w:r>
      <w:r w:rsidR="00072CA4">
        <w:t>e RMP is a separate document which outlines</w:t>
      </w:r>
      <w:r w:rsidR="00B0750E">
        <w:t xml:space="preserve"> procedures for tracking risks, evaluating changes in the level of individual risks (e.g. when a risk goes from High to Medium), and responses to those changes. </w:t>
      </w:r>
      <w:r w:rsidR="00024056">
        <w:t xml:space="preserve"> </w:t>
      </w:r>
    </w:p>
    <w:p w14:paraId="33F741A4" w14:textId="77777777" w:rsidR="006B52C7" w:rsidRDefault="00E74215" w:rsidP="00E35C76">
      <w:r>
        <w:t>The</w:t>
      </w:r>
      <w:r w:rsidR="006B52C7">
        <w:t xml:space="preserve"> risk management plan </w:t>
      </w:r>
      <w:r>
        <w:t>will</w:t>
      </w:r>
      <w:r w:rsidR="006B52C7">
        <w:t xml:space="preserve"> describe how to address the following questions for each risk:</w:t>
      </w:r>
    </w:p>
    <w:p w14:paraId="2F9E1043" w14:textId="77777777" w:rsidR="006B52C7" w:rsidRDefault="006B52C7" w:rsidP="006B52C7">
      <w:pPr>
        <w:pStyle w:val="ListParagraph"/>
        <w:numPr>
          <w:ilvl w:val="0"/>
          <w:numId w:val="13"/>
        </w:numPr>
      </w:pPr>
      <w:r>
        <w:t>What might happen?</w:t>
      </w:r>
    </w:p>
    <w:p w14:paraId="5DE2B274" w14:textId="77777777" w:rsidR="006B52C7" w:rsidRDefault="006B52C7" w:rsidP="006B52C7">
      <w:pPr>
        <w:pStyle w:val="ListParagraph"/>
        <w:numPr>
          <w:ilvl w:val="0"/>
          <w:numId w:val="13"/>
        </w:numPr>
      </w:pPr>
      <w:r>
        <w:t>How likely is it that it will happen (and when, if this can be addressed)?</w:t>
      </w:r>
    </w:p>
    <w:p w14:paraId="5CE4FD5B" w14:textId="2A1F0BA5" w:rsidR="006B52C7" w:rsidRDefault="006B52C7" w:rsidP="006B52C7">
      <w:pPr>
        <w:pStyle w:val="ListParagraph"/>
        <w:numPr>
          <w:ilvl w:val="0"/>
          <w:numId w:val="13"/>
        </w:numPr>
      </w:pPr>
      <w:r>
        <w:t xml:space="preserve">If it does happen, what are the consequences (and when, </w:t>
      </w:r>
      <w:r w:rsidR="00DF05AE">
        <w:t>if this can</w:t>
      </w:r>
      <w:r>
        <w:t xml:space="preserve"> be addressed)?</w:t>
      </w:r>
    </w:p>
    <w:p w14:paraId="57D87781" w14:textId="77777777" w:rsidR="006B52C7" w:rsidRDefault="006B52C7" w:rsidP="006B52C7">
      <w:pPr>
        <w:pStyle w:val="ListParagraph"/>
        <w:numPr>
          <w:ilvl w:val="0"/>
          <w:numId w:val="13"/>
        </w:numPr>
      </w:pPr>
      <w:r>
        <w:t>What could be done about the given risk (and when, if this can be addressed)?</w:t>
      </w:r>
    </w:p>
    <w:p w14:paraId="266D7BD6" w14:textId="77777777" w:rsidR="006B52C7" w:rsidRDefault="006B52C7" w:rsidP="006B52C7">
      <w:pPr>
        <w:pStyle w:val="ListParagraph"/>
        <w:numPr>
          <w:ilvl w:val="0"/>
          <w:numId w:val="13"/>
        </w:numPr>
      </w:pPr>
      <w:r>
        <w:t>What should be done about the given risk (and when, if this can be addressed)?</w:t>
      </w:r>
    </w:p>
    <w:p w14:paraId="513490C4" w14:textId="77777777" w:rsidR="006B52C7" w:rsidRDefault="006B52C7" w:rsidP="006B52C7">
      <w:pPr>
        <w:pStyle w:val="ListParagraph"/>
        <w:numPr>
          <w:ilvl w:val="0"/>
          <w:numId w:val="13"/>
        </w:numPr>
      </w:pPr>
      <w:r>
        <w:t>What is going to be done about the given risk (and when, if this can be addressed)?</w:t>
      </w:r>
    </w:p>
    <w:p w14:paraId="68A288BE" w14:textId="77777777" w:rsidR="006B52C7" w:rsidRDefault="006B52C7" w:rsidP="006B52C7">
      <w:pPr>
        <w:pStyle w:val="ListParagraph"/>
        <w:numPr>
          <w:ilvl w:val="0"/>
          <w:numId w:val="13"/>
        </w:numPr>
      </w:pPr>
      <w:r>
        <w:t>How well is the chosen course of action (of mitigating the risk) working?</w:t>
      </w:r>
    </w:p>
    <w:p w14:paraId="3E64BD30" w14:textId="77777777" w:rsidR="006B52C7" w:rsidRDefault="006B52C7" w:rsidP="006B52C7">
      <w:pPr>
        <w:pStyle w:val="ListParagraph"/>
        <w:numPr>
          <w:ilvl w:val="0"/>
          <w:numId w:val="13"/>
        </w:numPr>
      </w:pPr>
      <w:r>
        <w:t>Has anything changed that requires altering existing risk management measures (and when, if this can be addressed)?</w:t>
      </w:r>
    </w:p>
    <w:p w14:paraId="39BA9DF3" w14:textId="77777777" w:rsidR="006B52C7" w:rsidRDefault="006B52C7" w:rsidP="006B52C7">
      <w:pPr>
        <w:pStyle w:val="ListParagraph"/>
        <w:numPr>
          <w:ilvl w:val="0"/>
          <w:numId w:val="13"/>
        </w:numPr>
      </w:pPr>
      <w:r>
        <w:t>Are there current trends and/or potential future development that could require altering existing risk management measures (and when, if this can be addressed)?</w:t>
      </w:r>
    </w:p>
    <w:p w14:paraId="474A4001" w14:textId="77777777" w:rsidR="006B52C7" w:rsidRDefault="006B52C7" w:rsidP="006B52C7">
      <w:pPr>
        <w:pStyle w:val="ListParagraph"/>
        <w:numPr>
          <w:ilvl w:val="0"/>
          <w:numId w:val="13"/>
        </w:numPr>
      </w:pPr>
      <w:r>
        <w:t>What information about the given risk needs to be communicated (and when, if this can be addressed)?</w:t>
      </w:r>
    </w:p>
    <w:p w14:paraId="06864035" w14:textId="77777777" w:rsidR="006B52C7" w:rsidRDefault="006B52C7" w:rsidP="006B52C7">
      <w:pPr>
        <w:pStyle w:val="ListParagraph"/>
        <w:numPr>
          <w:ilvl w:val="0"/>
          <w:numId w:val="13"/>
        </w:numPr>
      </w:pPr>
      <w:r>
        <w:lastRenderedPageBreak/>
        <w:t>Who needs to know about the given risk (and when, if this can be addressed)?</w:t>
      </w:r>
    </w:p>
    <w:p w14:paraId="6759DC8F" w14:textId="77777777" w:rsidR="006B52C7" w:rsidRPr="00E35C76" w:rsidRDefault="00E74215" w:rsidP="006B52C7">
      <w:pPr>
        <w:pStyle w:val="ListParagraph"/>
        <w:numPr>
          <w:ilvl w:val="0"/>
          <w:numId w:val="13"/>
        </w:numPr>
      </w:pPr>
      <w:r>
        <w:t>How can necessary risk information be most effectively communicated (and when, if this can be addressed)?</w:t>
      </w:r>
    </w:p>
    <w:p w14:paraId="7D6F59B3" w14:textId="77777777" w:rsidR="00E35C76" w:rsidRDefault="00E35C76" w:rsidP="00E35C76">
      <w:pPr>
        <w:pStyle w:val="Heading2"/>
      </w:pPr>
      <w:bookmarkStart w:id="89" w:name="_Toc467154502"/>
      <w:r>
        <w:t>Risk Identification and Assessment</w:t>
      </w:r>
      <w:bookmarkEnd w:id="89"/>
    </w:p>
    <w:p w14:paraId="33D11C9E" w14:textId="040E7F27" w:rsidR="00B0750E" w:rsidRDefault="00B0750E" w:rsidP="00B0750E">
      <w:r>
        <w:t xml:space="preserve">Risks to the </w:t>
      </w:r>
      <w:r w:rsidR="00974EB1">
        <w:t xml:space="preserve">NGCI </w:t>
      </w:r>
      <w:r>
        <w:t>Apex program can be divided into the high-level categories outlined below.</w:t>
      </w:r>
    </w:p>
    <w:p w14:paraId="7843A526" w14:textId="77777777" w:rsidR="00B0750E" w:rsidRDefault="00B0750E" w:rsidP="00B0750E">
      <w:pPr>
        <w:pStyle w:val="Heading3"/>
      </w:pPr>
      <w:bookmarkStart w:id="90" w:name="_Toc467154503"/>
      <w:r>
        <w:t>Technical Risks</w:t>
      </w:r>
      <w:bookmarkEnd w:id="90"/>
    </w:p>
    <w:p w14:paraId="56239525" w14:textId="12A4A350" w:rsidR="00B0750E" w:rsidRPr="00B0750E" w:rsidRDefault="00B0750E" w:rsidP="00B0750E">
      <w:r>
        <w:t>The NGCI Apex pro</w:t>
      </w:r>
      <w:r w:rsidR="00024056">
        <w:t>gram</w:t>
      </w:r>
      <w:r>
        <w:t xml:space="preserve"> </w:t>
      </w:r>
      <w:r w:rsidRPr="00B0750E">
        <w:t>employs the use of advanced cyber technologies to deter d</w:t>
      </w:r>
      <w:r>
        <w:t>etrimental and disruptive cyber</w:t>
      </w:r>
      <w:r w:rsidRPr="00B0750E">
        <w:t xml:space="preserve">attacks.  </w:t>
      </w:r>
      <w:r>
        <w:t>This leads to risks involved with software development, engineering, integration</w:t>
      </w:r>
      <w:r w:rsidR="00F0200B">
        <w:t>,</w:t>
      </w:r>
      <w:r>
        <w:t xml:space="preserve"> and</w:t>
      </w:r>
      <w:r w:rsidRPr="00B0750E">
        <w:t xml:space="preserve"> testing</w:t>
      </w:r>
      <w:r>
        <w:t xml:space="preserve">; these risks can involve both the </w:t>
      </w:r>
      <w:r w:rsidR="009674C4">
        <w:t>Cyber Apex Consortium</w:t>
      </w:r>
      <w:r>
        <w:t xml:space="preserve"> </w:t>
      </w:r>
      <w:r w:rsidR="00D20435">
        <w:t>c</w:t>
      </w:r>
      <w:r>
        <w:t xml:space="preserve">ontractor and </w:t>
      </w:r>
      <w:r w:rsidR="00DF05AE">
        <w:t>c</w:t>
      </w:r>
      <w:r>
        <w:t>onsortium vendors</w:t>
      </w:r>
      <w:r w:rsidRPr="00B0750E">
        <w:t xml:space="preserve">.  </w:t>
      </w:r>
      <w:r>
        <w:t>Examples of technical risks</w:t>
      </w:r>
      <w:r w:rsidR="00DF05AE">
        <w:t xml:space="preserve"> include;</w:t>
      </w:r>
      <w:r w:rsidRPr="00B0750E">
        <w:t xml:space="preserve"> programming errors, glitches, lack of technical knowledge, </w:t>
      </w:r>
      <w:r w:rsidR="00DF05AE">
        <w:t xml:space="preserve">incorrect threat modeling, scalability issues, </w:t>
      </w:r>
      <w:r w:rsidRPr="00B0750E">
        <w:t xml:space="preserve">unclear </w:t>
      </w:r>
      <w:r w:rsidR="00DF05AE">
        <w:t>/</w:t>
      </w:r>
      <w:r w:rsidRPr="00B0750E">
        <w:t xml:space="preserve"> undefined </w:t>
      </w:r>
      <w:r w:rsidR="00F2065C">
        <w:t xml:space="preserve">data </w:t>
      </w:r>
      <w:r w:rsidRPr="00B0750E">
        <w:t>collection requirements</w:t>
      </w:r>
      <w:r w:rsidR="00DF05AE">
        <w:t>, and other concerns</w:t>
      </w:r>
      <w:r w:rsidRPr="00B0750E">
        <w:t>.</w:t>
      </w:r>
    </w:p>
    <w:p w14:paraId="2E1D8D7A" w14:textId="77777777" w:rsidR="00B0750E" w:rsidRDefault="00B0750E" w:rsidP="00B0750E">
      <w:pPr>
        <w:pStyle w:val="Heading3"/>
      </w:pPr>
      <w:bookmarkStart w:id="91" w:name="_Toc467154504"/>
      <w:r>
        <w:t>Programmatic Risks</w:t>
      </w:r>
      <w:bookmarkEnd w:id="91"/>
    </w:p>
    <w:p w14:paraId="3EC93D6A" w14:textId="77777777" w:rsidR="00B0750E" w:rsidRDefault="00B0750E" w:rsidP="00B0750E">
      <w:pPr>
        <w:pStyle w:val="Heading4"/>
      </w:pPr>
      <w:r>
        <w:t>Cost Risks</w:t>
      </w:r>
    </w:p>
    <w:p w14:paraId="4945D8E9" w14:textId="6BC2D48F" w:rsidR="00B0750E" w:rsidRPr="00B0750E" w:rsidRDefault="00B0750E" w:rsidP="00B0750E">
      <w:r w:rsidRPr="00B0750E">
        <w:t xml:space="preserve">Funding for NGCI Apex </w:t>
      </w:r>
      <w:r w:rsidR="00D20435">
        <w:t xml:space="preserve">program </w:t>
      </w:r>
      <w:r w:rsidRPr="00B0750E">
        <w:t>will be managed by DHS S&amp;T</w:t>
      </w:r>
      <w:r>
        <w:t xml:space="preserve">.  However, the </w:t>
      </w:r>
      <w:r w:rsidR="009674C4">
        <w:t>Cyber Apex Consortium</w:t>
      </w:r>
      <w:r>
        <w:t xml:space="preserve"> </w:t>
      </w:r>
      <w:r w:rsidR="00D20435">
        <w:t>c</w:t>
      </w:r>
      <w:r w:rsidR="00D20435" w:rsidRPr="00B0750E">
        <w:t xml:space="preserve">ontractor </w:t>
      </w:r>
      <w:r w:rsidRPr="00B0750E">
        <w:t xml:space="preserve">will be approved to manage the money assigned to each </w:t>
      </w:r>
      <w:r w:rsidR="00923E13">
        <w:t>p</w:t>
      </w:r>
      <w:r w:rsidR="00DF05AE">
        <w:t>roject</w:t>
      </w:r>
      <w:r w:rsidRPr="00B0750E">
        <w:t xml:space="preserve">.  DHS S&amp;T will receive a monthly expenditure report detailing spending </w:t>
      </w:r>
      <w:r w:rsidR="00974EB1">
        <w:t>trends</w:t>
      </w:r>
      <w:r w:rsidR="00974EB1" w:rsidRPr="00B0750E">
        <w:t xml:space="preserve"> </w:t>
      </w:r>
      <w:r w:rsidRPr="00B0750E">
        <w:t xml:space="preserve">and cost breakdowns.  These risks will </w:t>
      </w:r>
      <w:r w:rsidR="00974EB1">
        <w:t xml:space="preserve">be </w:t>
      </w:r>
      <w:r w:rsidRPr="00B0750E">
        <w:t xml:space="preserve">monitored as a </w:t>
      </w:r>
      <w:r w:rsidR="00D464C9">
        <w:t>part</w:t>
      </w:r>
      <w:r w:rsidRPr="00B0750E">
        <w:t xml:space="preserve"> of the </w:t>
      </w:r>
      <w:r w:rsidR="00D464C9">
        <w:t xml:space="preserve">DHS </w:t>
      </w:r>
      <w:r w:rsidR="00974EB1">
        <w:t xml:space="preserve">S&amp;T </w:t>
      </w:r>
      <w:r w:rsidRPr="00B0750E">
        <w:t>PMO’s risk management plan.</w:t>
      </w:r>
    </w:p>
    <w:p w14:paraId="179F2E7A" w14:textId="77777777" w:rsidR="00B0750E" w:rsidRDefault="00B0750E" w:rsidP="00B0750E">
      <w:pPr>
        <w:pStyle w:val="Heading4"/>
      </w:pPr>
      <w:r>
        <w:t>Scope and Performance Risks</w:t>
      </w:r>
    </w:p>
    <w:p w14:paraId="50C6AAE7" w14:textId="77777777" w:rsidR="00D464C9" w:rsidRDefault="00D464C9" w:rsidP="00D464C9">
      <w:r>
        <w:t>Examples of risks associated with scope or technical performance include:</w:t>
      </w:r>
    </w:p>
    <w:p w14:paraId="70973CAD" w14:textId="77777777" w:rsidR="00D464C9" w:rsidRDefault="00D464C9" w:rsidP="00D464C9">
      <w:pPr>
        <w:pStyle w:val="ListParagraph"/>
        <w:numPr>
          <w:ilvl w:val="0"/>
          <w:numId w:val="10"/>
        </w:numPr>
      </w:pPr>
      <w:r>
        <w:t>Software defects</w:t>
      </w:r>
    </w:p>
    <w:p w14:paraId="74FFB41A" w14:textId="77777777" w:rsidR="00D464C9" w:rsidRDefault="00D464C9" w:rsidP="00D464C9">
      <w:pPr>
        <w:pStyle w:val="ListParagraph"/>
        <w:numPr>
          <w:ilvl w:val="0"/>
          <w:numId w:val="10"/>
        </w:numPr>
      </w:pPr>
      <w:r>
        <w:t>Scope gap (scope is not well defined and subject to disputes that could impact cost and schedule)</w:t>
      </w:r>
    </w:p>
    <w:p w14:paraId="10AD4202" w14:textId="77777777" w:rsidR="00974EB1" w:rsidRDefault="00974EB1" w:rsidP="00D464C9">
      <w:pPr>
        <w:pStyle w:val="ListParagraph"/>
        <w:numPr>
          <w:ilvl w:val="0"/>
          <w:numId w:val="10"/>
        </w:numPr>
      </w:pPr>
      <w:r>
        <w:t>Scope creep</w:t>
      </w:r>
    </w:p>
    <w:p w14:paraId="61CA043E" w14:textId="77777777" w:rsidR="00D464C9" w:rsidRDefault="00D464C9" w:rsidP="00D464C9">
      <w:pPr>
        <w:pStyle w:val="ListParagraph"/>
        <w:numPr>
          <w:ilvl w:val="0"/>
          <w:numId w:val="10"/>
        </w:numPr>
      </w:pPr>
      <w:r>
        <w:t xml:space="preserve">Dependency changes, such as unexpected </w:t>
      </w:r>
      <w:r w:rsidRPr="00D464C9">
        <w:t>legal, regulatory, compliance action</w:t>
      </w:r>
    </w:p>
    <w:p w14:paraId="1E119D3C" w14:textId="77777777" w:rsidR="00D464C9" w:rsidRPr="00D464C9" w:rsidRDefault="00D464C9" w:rsidP="00D464C9">
      <w:pPr>
        <w:pStyle w:val="ListParagraph"/>
        <w:numPr>
          <w:ilvl w:val="0"/>
          <w:numId w:val="10"/>
        </w:numPr>
      </w:pPr>
      <w:r>
        <w:t>Integration issues due to changes in expected behavior</w:t>
      </w:r>
    </w:p>
    <w:p w14:paraId="24C9D10E" w14:textId="77777777" w:rsidR="00B0750E" w:rsidRDefault="00B0750E" w:rsidP="00B0750E">
      <w:pPr>
        <w:pStyle w:val="Heading4"/>
      </w:pPr>
      <w:r>
        <w:lastRenderedPageBreak/>
        <w:t>Schedule Risks</w:t>
      </w:r>
    </w:p>
    <w:p w14:paraId="6D65B9C9" w14:textId="77777777" w:rsidR="00D464C9" w:rsidRDefault="00D464C9" w:rsidP="00D464C9">
      <w:r>
        <w:t>Examples of risks associated with schedule include:</w:t>
      </w:r>
    </w:p>
    <w:p w14:paraId="72953A98" w14:textId="4C848B10" w:rsidR="00D464C9" w:rsidRDefault="00DF05AE" w:rsidP="00D464C9">
      <w:pPr>
        <w:pStyle w:val="ListParagraph"/>
        <w:numPr>
          <w:ilvl w:val="0"/>
          <w:numId w:val="11"/>
        </w:numPr>
      </w:pPr>
      <w:r>
        <w:t>Project</w:t>
      </w:r>
      <w:r w:rsidR="00D464C9">
        <w:t xml:space="preserve"> </w:t>
      </w:r>
      <w:r w:rsidR="00D464C9" w:rsidRPr="00D464C9">
        <w:t>dependencies (a risk associated with one task m</w:t>
      </w:r>
      <w:r w:rsidR="00D464C9">
        <w:t>a</w:t>
      </w:r>
      <w:r w:rsidR="00D464C9" w:rsidRPr="00D464C9">
        <w:t xml:space="preserve">y </w:t>
      </w:r>
      <w:r w:rsidR="00D464C9">
        <w:t>generate</w:t>
      </w:r>
      <w:r w:rsidR="00D464C9" w:rsidRPr="00D464C9">
        <w:t xml:space="preserve"> a risk for another)</w:t>
      </w:r>
    </w:p>
    <w:p w14:paraId="61F5CCAE" w14:textId="77777777" w:rsidR="00D464C9" w:rsidRDefault="00D464C9" w:rsidP="00D464C9">
      <w:pPr>
        <w:pStyle w:val="ListParagraph"/>
        <w:numPr>
          <w:ilvl w:val="0"/>
          <w:numId w:val="11"/>
        </w:numPr>
      </w:pPr>
      <w:r>
        <w:t>Errors in estimating length of a given task</w:t>
      </w:r>
    </w:p>
    <w:p w14:paraId="2DBA2BF8" w14:textId="13D7B1C4" w:rsidR="00D464C9" w:rsidRDefault="00D464C9" w:rsidP="00D464C9">
      <w:pPr>
        <w:pStyle w:val="ListParagraph"/>
        <w:numPr>
          <w:ilvl w:val="0"/>
          <w:numId w:val="11"/>
        </w:numPr>
      </w:pPr>
      <w:r>
        <w:t xml:space="preserve">Delays in decisions to award </w:t>
      </w:r>
      <w:r w:rsidR="00DF05AE">
        <w:t>projects</w:t>
      </w:r>
      <w:r>
        <w:t xml:space="preserve"> (these could happen due to multiple factors)</w:t>
      </w:r>
    </w:p>
    <w:p w14:paraId="5A358D21" w14:textId="77777777" w:rsidR="00D464C9" w:rsidRDefault="00D464C9" w:rsidP="00D464C9">
      <w:pPr>
        <w:pStyle w:val="ListParagraph"/>
        <w:numPr>
          <w:ilvl w:val="0"/>
          <w:numId w:val="11"/>
        </w:numPr>
      </w:pPr>
      <w:r>
        <w:t>Issues associated with product integration</w:t>
      </w:r>
    </w:p>
    <w:p w14:paraId="53740221" w14:textId="77777777" w:rsidR="00D464C9" w:rsidRDefault="00D464C9" w:rsidP="00D464C9">
      <w:pPr>
        <w:pStyle w:val="ListParagraph"/>
        <w:numPr>
          <w:ilvl w:val="0"/>
          <w:numId w:val="11"/>
        </w:numPr>
      </w:pPr>
      <w:r>
        <w:t>Issues associated with product testing at any level</w:t>
      </w:r>
    </w:p>
    <w:p w14:paraId="24828F58" w14:textId="77777777" w:rsidR="00D464C9" w:rsidRPr="00D464C9" w:rsidRDefault="00D464C9" w:rsidP="00D464C9">
      <w:pPr>
        <w:pStyle w:val="ListParagraph"/>
        <w:numPr>
          <w:ilvl w:val="0"/>
          <w:numId w:val="11"/>
        </w:numPr>
      </w:pPr>
      <w:r>
        <w:t>Issues involved in technology transition</w:t>
      </w:r>
    </w:p>
    <w:p w14:paraId="3FC1F743" w14:textId="77777777" w:rsidR="00B0750E" w:rsidRDefault="00B0750E" w:rsidP="00B0750E">
      <w:pPr>
        <w:pStyle w:val="Heading3"/>
      </w:pPr>
      <w:bookmarkStart w:id="92" w:name="_Toc467154505"/>
      <w:r>
        <w:t>Operational Risks</w:t>
      </w:r>
      <w:bookmarkEnd w:id="92"/>
    </w:p>
    <w:p w14:paraId="0F37AC72" w14:textId="2E96743F" w:rsidR="00D464C9" w:rsidRPr="00D464C9" w:rsidRDefault="00D464C9" w:rsidP="00D464C9">
      <w:r w:rsidRPr="00D464C9">
        <w:t xml:space="preserve">When the </w:t>
      </w:r>
      <w:r w:rsidR="009674C4">
        <w:t>Cyber Apex Consortium</w:t>
      </w:r>
      <w:r w:rsidRPr="00D464C9">
        <w:t xml:space="preserve"> </w:t>
      </w:r>
      <w:r w:rsidR="00D20435">
        <w:t>c</w:t>
      </w:r>
      <w:r w:rsidR="00D20435" w:rsidRPr="00D464C9">
        <w:t xml:space="preserve">ontractor </w:t>
      </w:r>
      <w:r w:rsidRPr="00D464C9">
        <w:t xml:space="preserve">begins representational </w:t>
      </w:r>
      <w:r w:rsidR="00D069FA">
        <w:t xml:space="preserve">(open-source) architecture testing </w:t>
      </w:r>
      <w:r w:rsidRPr="00D464C9">
        <w:t xml:space="preserve">and operational </w:t>
      </w:r>
      <w:r w:rsidR="00D069FA">
        <w:t xml:space="preserve">architecture </w:t>
      </w:r>
      <w:r w:rsidRPr="00D464C9">
        <w:t>testing</w:t>
      </w:r>
      <w:r w:rsidR="00D069FA">
        <w:t>,</w:t>
      </w:r>
      <w:r w:rsidRPr="00D464C9">
        <w:t xml:space="preserve"> </w:t>
      </w:r>
      <w:r w:rsidR="00D069FA">
        <w:t>using</w:t>
      </w:r>
      <w:r w:rsidRPr="00D464C9">
        <w:t xml:space="preserve"> </w:t>
      </w:r>
      <w:r w:rsidR="00D069FA">
        <w:t>institution-specific parameters,</w:t>
      </w:r>
      <w:r>
        <w:t xml:space="preserve"> (see Figure </w:t>
      </w:r>
      <w:r w:rsidR="0059042F">
        <w:t>10</w:t>
      </w:r>
      <w:r>
        <w:t>)</w:t>
      </w:r>
      <w:r w:rsidRPr="00D464C9">
        <w:t xml:space="preserve">, different risk factors will </w:t>
      </w:r>
      <w:r w:rsidR="00D069FA">
        <w:t>apply</w:t>
      </w:r>
      <w:r w:rsidRPr="00D464C9">
        <w:t xml:space="preserve">.  Poorly managed software integration for testing purposes has the potential to generate setbacks.  Improper testing and evaluation methods could result in a cyber technology product not fully ready for deployment.  </w:t>
      </w:r>
      <w:r w:rsidR="00DF05AE">
        <w:t xml:space="preserve">The same is true of inaccurate threat modeling.  </w:t>
      </w:r>
      <w:r w:rsidRPr="00D464C9">
        <w:t>Not having deployable-ready technologies available to the customer</w:t>
      </w:r>
      <w:r w:rsidR="00F2065C">
        <w:t xml:space="preserve"> can lead to schedule delays</w:t>
      </w:r>
      <w:r w:rsidRPr="00D464C9">
        <w:t xml:space="preserve">.  Sub-standard software performance </w:t>
      </w:r>
      <w:r>
        <w:t>may have</w:t>
      </w:r>
      <w:r w:rsidRPr="00D464C9">
        <w:t xml:space="preserve"> the same</w:t>
      </w:r>
      <w:r>
        <w:t xml:space="preserve"> effect</w:t>
      </w:r>
      <w:r w:rsidRPr="00D464C9">
        <w:t>.  Since the NGCI Apex pro</w:t>
      </w:r>
      <w:r w:rsidR="007C4EA1">
        <w:t xml:space="preserve">gram </w:t>
      </w:r>
      <w:r w:rsidRPr="00D464C9">
        <w:t xml:space="preserve">will be broken up into </w:t>
      </w:r>
      <w:r w:rsidR="00224DC8">
        <w:t xml:space="preserve">distinct </w:t>
      </w:r>
      <w:r w:rsidR="00923E13">
        <w:t>p</w:t>
      </w:r>
      <w:r w:rsidR="00224DC8">
        <w:t xml:space="preserve">roject </w:t>
      </w:r>
      <w:r w:rsidR="00923E13">
        <w:t>e</w:t>
      </w:r>
      <w:r w:rsidR="00224DC8">
        <w:t>fforts</w:t>
      </w:r>
      <w:r w:rsidRPr="00D464C9">
        <w:t xml:space="preserve">, some risks may be </w:t>
      </w:r>
      <w:r w:rsidR="00224DC8">
        <w:t>project</w:t>
      </w:r>
      <w:r w:rsidR="001B4D5C">
        <w:t xml:space="preserve"> </w:t>
      </w:r>
      <w:r w:rsidRPr="00D464C9">
        <w:t xml:space="preserve">dependent.  </w:t>
      </w:r>
    </w:p>
    <w:p w14:paraId="65DF427D" w14:textId="77777777" w:rsidR="00B0750E" w:rsidRDefault="00B0750E" w:rsidP="00B0750E">
      <w:pPr>
        <w:pStyle w:val="Heading2"/>
      </w:pPr>
      <w:bookmarkStart w:id="93" w:name="_Toc467154506"/>
      <w:r>
        <w:t>Risk Register</w:t>
      </w:r>
      <w:bookmarkEnd w:id="93"/>
    </w:p>
    <w:p w14:paraId="4106B4A3" w14:textId="6D13FE1C" w:rsidR="001B4D5C" w:rsidRDefault="001B4D5C" w:rsidP="001B4D5C">
      <w:r>
        <w:t xml:space="preserve">The NGCI Apex Risk Register </w:t>
      </w:r>
      <w:r w:rsidR="00954C95">
        <w:t>c</w:t>
      </w:r>
      <w:r>
        <w:t>ontain</w:t>
      </w:r>
      <w:r w:rsidR="00954C95">
        <w:t>s</w:t>
      </w:r>
      <w:r>
        <w:t xml:space="preserve"> the following information</w:t>
      </w:r>
      <w:r w:rsidR="00836DF2">
        <w:t xml:space="preserve"> and is an excel document located on the </w:t>
      </w:r>
      <w:r w:rsidR="0058015C">
        <w:t>S&amp;T CSD Shared drive</w:t>
      </w:r>
      <w:r>
        <w:t>:</w:t>
      </w:r>
      <w:r w:rsidR="0058015C">
        <w:t xml:space="preserve"> </w:t>
      </w:r>
      <w:r w:rsidR="0058015C" w:rsidRPr="0058015C">
        <w:t>\\dhsnet.ds1.dhs\S&amp;T_shares\Cyber Security\NGCI Apex</w:t>
      </w:r>
      <w:r w:rsidR="0058015C">
        <w:t xml:space="preserve"> </w:t>
      </w:r>
    </w:p>
    <w:p w14:paraId="394CBB64" w14:textId="77777777" w:rsidR="001B4D5C" w:rsidRDefault="001B4D5C" w:rsidP="001B4D5C">
      <w:pPr>
        <w:pStyle w:val="ListParagraph"/>
        <w:numPr>
          <w:ilvl w:val="0"/>
          <w:numId w:val="12"/>
        </w:numPr>
      </w:pPr>
      <w:r>
        <w:t>Issue Date – Date when the risk was first recorded</w:t>
      </w:r>
    </w:p>
    <w:p w14:paraId="4FBDAD90" w14:textId="77777777" w:rsidR="001B4D5C" w:rsidRDefault="001B4D5C" w:rsidP="001B4D5C">
      <w:pPr>
        <w:pStyle w:val="ListParagraph"/>
        <w:numPr>
          <w:ilvl w:val="0"/>
          <w:numId w:val="12"/>
        </w:numPr>
      </w:pPr>
      <w:r>
        <w:t>Date Last Reviewed – Date when the risk was last reviewed by the program risk management board</w:t>
      </w:r>
    </w:p>
    <w:p w14:paraId="3AB85D08" w14:textId="77777777" w:rsidR="001B4D5C" w:rsidRDefault="001B4D5C" w:rsidP="001B4D5C">
      <w:pPr>
        <w:pStyle w:val="ListParagraph"/>
        <w:numPr>
          <w:ilvl w:val="0"/>
          <w:numId w:val="12"/>
        </w:numPr>
      </w:pPr>
      <w:r>
        <w:t>Risk Title – A short name for the risk</w:t>
      </w:r>
    </w:p>
    <w:p w14:paraId="4DD5CF13" w14:textId="77777777" w:rsidR="001B4D5C" w:rsidRDefault="001B4D5C" w:rsidP="001B4D5C">
      <w:pPr>
        <w:pStyle w:val="ListParagraph"/>
        <w:numPr>
          <w:ilvl w:val="0"/>
          <w:numId w:val="12"/>
        </w:numPr>
      </w:pPr>
      <w:r>
        <w:t>Risk ID</w:t>
      </w:r>
    </w:p>
    <w:p w14:paraId="1E75FD92" w14:textId="77777777" w:rsidR="001B4D5C" w:rsidRDefault="001B4D5C" w:rsidP="001B4D5C">
      <w:pPr>
        <w:pStyle w:val="ListParagraph"/>
        <w:numPr>
          <w:ilvl w:val="0"/>
          <w:numId w:val="12"/>
        </w:numPr>
      </w:pPr>
      <w:r>
        <w:lastRenderedPageBreak/>
        <w:t>Risk Category – Cost, Schedule, Performance, Supportability, Representational, Operational</w:t>
      </w:r>
      <w:r>
        <w:rPr>
          <w:rStyle w:val="FootnoteReference"/>
        </w:rPr>
        <w:footnoteReference w:id="9"/>
      </w:r>
    </w:p>
    <w:p w14:paraId="2F8D9292" w14:textId="77777777" w:rsidR="001B4D5C" w:rsidRDefault="001B4D5C" w:rsidP="001B4D5C">
      <w:pPr>
        <w:pStyle w:val="ListParagraph"/>
        <w:numPr>
          <w:ilvl w:val="0"/>
          <w:numId w:val="12"/>
        </w:numPr>
      </w:pPr>
      <w:r>
        <w:t>Risk Status – Open or Closed</w:t>
      </w:r>
    </w:p>
    <w:p w14:paraId="653CBE48" w14:textId="77777777" w:rsidR="001B4D5C" w:rsidRDefault="001B4D5C" w:rsidP="001B4D5C">
      <w:pPr>
        <w:pStyle w:val="ListParagraph"/>
        <w:numPr>
          <w:ilvl w:val="0"/>
          <w:numId w:val="12"/>
        </w:numPr>
      </w:pPr>
      <w:r>
        <w:t>Risk Description – Complete details on what the risk entails and the consequences if not mitigated</w:t>
      </w:r>
    </w:p>
    <w:p w14:paraId="665CC8CA" w14:textId="77777777" w:rsidR="001B4D5C" w:rsidRDefault="001B4D5C" w:rsidP="001B4D5C">
      <w:pPr>
        <w:pStyle w:val="ListParagraph"/>
        <w:numPr>
          <w:ilvl w:val="0"/>
          <w:numId w:val="12"/>
        </w:numPr>
      </w:pPr>
      <w:r>
        <w:t>Risk Mitigation Category – Avoid, Transfer, Mitigate, Accept</w:t>
      </w:r>
    </w:p>
    <w:p w14:paraId="108FD829" w14:textId="77777777" w:rsidR="001B4D5C" w:rsidRDefault="001B4D5C" w:rsidP="001B4D5C">
      <w:pPr>
        <w:pStyle w:val="ListParagraph"/>
        <w:numPr>
          <w:ilvl w:val="0"/>
          <w:numId w:val="12"/>
        </w:numPr>
      </w:pPr>
      <w:r>
        <w:t>Risk Mitigation Details – Complete details on how the risk will be mitigated, including how the mitigation effort will be monitored</w:t>
      </w:r>
    </w:p>
    <w:p w14:paraId="79644A26" w14:textId="63F55346" w:rsidR="001B4D5C" w:rsidRDefault="001B4D5C" w:rsidP="009674C4">
      <w:pPr>
        <w:pStyle w:val="ListParagraph"/>
        <w:numPr>
          <w:ilvl w:val="0"/>
          <w:numId w:val="12"/>
        </w:numPr>
      </w:pPr>
      <w:r>
        <w:t>Risk Owner – DHS</w:t>
      </w:r>
      <w:r w:rsidR="00E74CA1">
        <w:t xml:space="preserve"> S&amp;T</w:t>
      </w:r>
      <w:r>
        <w:t xml:space="preserve"> PMO, </w:t>
      </w:r>
      <w:r w:rsidR="009674C4">
        <w:t>Cyber Apex Consortium</w:t>
      </w:r>
      <w:r>
        <w:t xml:space="preserve"> Contractor, Vendor</w:t>
      </w:r>
    </w:p>
    <w:p w14:paraId="177D88EC" w14:textId="77777777" w:rsidR="001B4D5C" w:rsidRDefault="001B4D5C" w:rsidP="001B4D5C">
      <w:pPr>
        <w:pStyle w:val="ListParagraph"/>
        <w:numPr>
          <w:ilvl w:val="0"/>
          <w:numId w:val="12"/>
        </w:numPr>
      </w:pPr>
      <w:r>
        <w:t>Probability (of occurrence) – Very Low, Low, Medium, High, Very High (scale of 1-5)</w:t>
      </w:r>
    </w:p>
    <w:p w14:paraId="45FA759D" w14:textId="77777777" w:rsidR="001B4D5C" w:rsidRDefault="001B4D5C" w:rsidP="001B4D5C">
      <w:pPr>
        <w:pStyle w:val="ListParagraph"/>
        <w:numPr>
          <w:ilvl w:val="0"/>
          <w:numId w:val="12"/>
        </w:numPr>
      </w:pPr>
      <w:r>
        <w:t>Impact (of occurrence) - Very Low, Low, Medium, High, Very High (scale of 1-5)</w:t>
      </w:r>
    </w:p>
    <w:p w14:paraId="347EE47F" w14:textId="77777777" w:rsidR="001B4D5C" w:rsidRDefault="001B4D5C" w:rsidP="001B4D5C">
      <w:pPr>
        <w:pStyle w:val="ListParagraph"/>
        <w:numPr>
          <w:ilvl w:val="0"/>
          <w:numId w:val="12"/>
        </w:numPr>
      </w:pPr>
      <w:r>
        <w:t>Risk Score – Product of Probability and Impact.  Risk color assignments are: Green (1-4), Yellow (5-10), Red (11 and higher)</w:t>
      </w:r>
    </w:p>
    <w:p w14:paraId="1C2D9C14" w14:textId="30FBA36C" w:rsidR="00E410D2" w:rsidRPr="00E410D2" w:rsidRDefault="00E410D2" w:rsidP="00E410D2"/>
    <w:sectPr w:rsidR="00E410D2" w:rsidRPr="00E410D2" w:rsidSect="0066438C">
      <w:footerReference w:type="default" r:id="rId37"/>
      <w:pgSz w:w="12240" w:h="15840"/>
      <w:pgMar w:top="1440" w:right="1440" w:bottom="1152"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Costello, Michael (CTR)" w:date="2016-10-28T06:37:00Z" w:initials="CM(">
    <w:p w14:paraId="1BF5289A" w14:textId="2A358729" w:rsidR="00FC3F0C" w:rsidRDefault="00FC3F0C">
      <w:pPr>
        <w:pStyle w:val="CommentText"/>
      </w:pPr>
      <w:r>
        <w:rPr>
          <w:rStyle w:val="CommentReference"/>
        </w:rPr>
        <w:annotationRef/>
      </w:r>
      <w:r>
        <w:t>I can revised but I need to get the numbers from HSARPA, they weren’t included in our RAP.</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F5289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09A8DF" w14:textId="77777777" w:rsidR="00FC3F0C" w:rsidRDefault="00FC3F0C" w:rsidP="000229D1">
      <w:pPr>
        <w:spacing w:after="0" w:line="240" w:lineRule="auto"/>
      </w:pPr>
      <w:r>
        <w:separator/>
      </w:r>
    </w:p>
  </w:endnote>
  <w:endnote w:type="continuationSeparator" w:id="0">
    <w:p w14:paraId="3F0F9D94" w14:textId="77777777" w:rsidR="00FC3F0C" w:rsidRDefault="00FC3F0C" w:rsidP="00022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4348809"/>
      <w:docPartObj>
        <w:docPartGallery w:val="Page Numbers (Bottom of Page)"/>
        <w:docPartUnique/>
      </w:docPartObj>
    </w:sdtPr>
    <w:sdtEndPr>
      <w:rPr>
        <w:noProof/>
      </w:rPr>
    </w:sdtEndPr>
    <w:sdtContent>
      <w:p w14:paraId="08E263E5" w14:textId="77777777" w:rsidR="00FC3F0C" w:rsidRDefault="00FC3F0C" w:rsidP="00B2023D">
        <w:pPr>
          <w:pStyle w:val="Footer"/>
          <w:jc w:val="center"/>
        </w:pPr>
        <w:r>
          <w:fldChar w:fldCharType="begin"/>
        </w:r>
        <w:r>
          <w:instrText xml:space="preserve"> PAGE   \* MERGEFORMAT </w:instrText>
        </w:r>
        <w:r>
          <w:fldChar w:fldCharType="separate"/>
        </w:r>
        <w:r w:rsidR="0005610E">
          <w:rPr>
            <w:noProof/>
          </w:rPr>
          <w:t>i</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5870140"/>
      <w:docPartObj>
        <w:docPartGallery w:val="Page Numbers (Bottom of Page)"/>
        <w:docPartUnique/>
      </w:docPartObj>
    </w:sdtPr>
    <w:sdtEndPr>
      <w:rPr>
        <w:noProof/>
      </w:rPr>
    </w:sdtEndPr>
    <w:sdtContent>
      <w:p w14:paraId="6F5364AC" w14:textId="77777777" w:rsidR="00FC3F0C" w:rsidRDefault="00FC3F0C" w:rsidP="00B2023D">
        <w:pPr>
          <w:pStyle w:val="Footer"/>
          <w:jc w:val="center"/>
        </w:pPr>
        <w:r>
          <w:fldChar w:fldCharType="begin"/>
        </w:r>
        <w:r>
          <w:instrText xml:space="preserve"> PAGE   \* MERGEFORMAT </w:instrText>
        </w:r>
        <w:r>
          <w:fldChar w:fldCharType="separate"/>
        </w:r>
        <w:r w:rsidR="0005610E">
          <w:rPr>
            <w:noProof/>
          </w:rPr>
          <w:t>16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8ABF38" w14:textId="77777777" w:rsidR="00FC3F0C" w:rsidRDefault="00FC3F0C" w:rsidP="000229D1">
      <w:pPr>
        <w:spacing w:after="0" w:line="240" w:lineRule="auto"/>
      </w:pPr>
      <w:r>
        <w:separator/>
      </w:r>
    </w:p>
  </w:footnote>
  <w:footnote w:type="continuationSeparator" w:id="0">
    <w:p w14:paraId="4B238E91" w14:textId="77777777" w:rsidR="00FC3F0C" w:rsidRDefault="00FC3F0C" w:rsidP="000229D1">
      <w:pPr>
        <w:spacing w:after="0" w:line="240" w:lineRule="auto"/>
      </w:pPr>
      <w:r>
        <w:continuationSeparator/>
      </w:r>
    </w:p>
  </w:footnote>
  <w:footnote w:id="1">
    <w:p w14:paraId="2CEB352E" w14:textId="77777777" w:rsidR="00FC3F0C" w:rsidRPr="000229D1" w:rsidRDefault="00FC3F0C">
      <w:pPr>
        <w:pStyle w:val="FootnoteText"/>
        <w:rPr>
          <w:i/>
        </w:rPr>
      </w:pPr>
      <w:r>
        <w:rPr>
          <w:rStyle w:val="FootnoteReference"/>
        </w:rPr>
        <w:footnoteRef/>
      </w:r>
      <w:r>
        <w:t xml:space="preserve"> Executive Order 13636, </w:t>
      </w:r>
      <w:r w:rsidRPr="000229D1">
        <w:rPr>
          <w:i/>
        </w:rPr>
        <w:t>Improving Critical Infrastructure Cybersecurity</w:t>
      </w:r>
    </w:p>
  </w:footnote>
  <w:footnote w:id="2">
    <w:p w14:paraId="5663F8E1" w14:textId="77777777" w:rsidR="00FC3F0C" w:rsidRPr="00EC0542" w:rsidRDefault="00FC3F0C">
      <w:pPr>
        <w:pStyle w:val="FootnoteText"/>
        <w:rPr>
          <w:i/>
        </w:rPr>
      </w:pPr>
      <w:r>
        <w:rPr>
          <w:rStyle w:val="FootnoteReference"/>
        </w:rPr>
        <w:footnoteRef/>
      </w:r>
      <w:r>
        <w:t xml:space="preserve"> Presidential Policy Directive 21, </w:t>
      </w:r>
      <w:r w:rsidRPr="00EC0542">
        <w:rPr>
          <w:i/>
        </w:rPr>
        <w:t>Critical Infrastructure Security and Resilience</w:t>
      </w:r>
    </w:p>
  </w:footnote>
  <w:footnote w:id="3">
    <w:p w14:paraId="544FC167" w14:textId="77777777" w:rsidR="00FC3F0C" w:rsidRDefault="00FC3F0C">
      <w:pPr>
        <w:pStyle w:val="FootnoteText"/>
      </w:pPr>
      <w:r>
        <w:rPr>
          <w:rStyle w:val="FootnoteReference"/>
        </w:rPr>
        <w:footnoteRef/>
      </w:r>
      <w:r>
        <w:t xml:space="preserve"> NIST, </w:t>
      </w:r>
      <w:r w:rsidRPr="00EC0542">
        <w:rPr>
          <w:i/>
        </w:rPr>
        <w:t>Framework for Improving Critical Infrastructure Cybersecurity</w:t>
      </w:r>
      <w:r>
        <w:t>, 12 February 2014</w:t>
      </w:r>
    </w:p>
  </w:footnote>
  <w:footnote w:id="4">
    <w:p w14:paraId="2D4EC5D4" w14:textId="028FBC50" w:rsidR="00FC3F0C" w:rsidRDefault="00FC3F0C">
      <w:pPr>
        <w:pStyle w:val="FootnoteText"/>
      </w:pPr>
      <w:r>
        <w:rPr>
          <w:rStyle w:val="FootnoteReference"/>
        </w:rPr>
        <w:footnoteRef/>
      </w:r>
      <w:r>
        <w:t xml:space="preserve"> “Silicon Valley Innovation Program: FY2016-FY2020 Strategic Plan”. June 2016.</w:t>
      </w:r>
    </w:p>
  </w:footnote>
  <w:footnote w:id="5">
    <w:p w14:paraId="20E94EA9" w14:textId="2A55FB9C" w:rsidR="00FC3F0C" w:rsidRDefault="00FC3F0C">
      <w:pPr>
        <w:pStyle w:val="FootnoteText"/>
      </w:pPr>
      <w:r>
        <w:rPr>
          <w:rStyle w:val="FootnoteReference"/>
        </w:rPr>
        <w:footnoteRef/>
      </w:r>
      <w:r>
        <w:t xml:space="preserve"> Memorandum of Understanding between DHS, and FSSCC, June 2016. </w:t>
      </w:r>
    </w:p>
  </w:footnote>
  <w:footnote w:id="6">
    <w:p w14:paraId="4E55B17C" w14:textId="71BC189A" w:rsidR="00FC3F0C" w:rsidRDefault="00FC3F0C">
      <w:pPr>
        <w:pStyle w:val="FootnoteText"/>
      </w:pPr>
      <w:r>
        <w:rPr>
          <w:rStyle w:val="FootnoteReference"/>
        </w:rPr>
        <w:footnoteRef/>
      </w:r>
      <w:r>
        <w:t xml:space="preserve"> “Silicon Valley Innovation Program: FY2016-FY2020 Strategic Plan”. June 2016.</w:t>
      </w:r>
    </w:p>
  </w:footnote>
  <w:footnote w:id="7">
    <w:p w14:paraId="45A48474" w14:textId="77777777" w:rsidR="00FC3F0C" w:rsidRDefault="00FC3F0C" w:rsidP="00B8737B">
      <w:pPr>
        <w:pStyle w:val="FootnoteText"/>
      </w:pPr>
      <w:r>
        <w:rPr>
          <w:rStyle w:val="FootnoteReference"/>
        </w:rPr>
        <w:footnoteRef/>
      </w:r>
      <w:r>
        <w:t xml:space="preserve"> Silicon Valley Innovation Program (SVIP) 5-Year Innovation Other Transaction Solicitation (OTS), HSHQDC-16-R-B0005, </w:t>
      </w:r>
      <w:hyperlink r:id="rId1" w:history="1">
        <w:r w:rsidRPr="002A2A68">
          <w:rPr>
            <w:rStyle w:val="Hyperlink"/>
          </w:rPr>
          <w:t>https://</w:t>
        </w:r>
      </w:hyperlink>
      <w:hyperlink r:id="rId2" w:history="1">
        <w:r w:rsidRPr="002A2A68">
          <w:rPr>
            <w:rStyle w:val="Hyperlink"/>
          </w:rPr>
          <w:t>www.fbo.gov/spg/DHS/OCPO/DHS-OCPO/</w:t>
        </w:r>
      </w:hyperlink>
      <w:hyperlink r:id="rId3" w:history="1">
        <w:r w:rsidRPr="002A2A68">
          <w:rPr>
            <w:rStyle w:val="Hyperlink"/>
            <w:bCs/>
          </w:rPr>
          <w:t>HSHQDC16RB0005</w:t>
        </w:r>
      </w:hyperlink>
      <w:hyperlink r:id="rId4" w:history="1">
        <w:r w:rsidRPr="002A2A68">
          <w:rPr>
            <w:rStyle w:val="Hyperlink"/>
          </w:rPr>
          <w:t>/listing.html</w:t>
        </w:r>
      </w:hyperlink>
      <w:r w:rsidRPr="002A2A68">
        <w:t xml:space="preserve"> </w:t>
      </w:r>
    </w:p>
  </w:footnote>
  <w:footnote w:id="8">
    <w:p w14:paraId="1C2FEAC2" w14:textId="0BDD8DB0" w:rsidR="00FC3F0C" w:rsidRDefault="00FC3F0C">
      <w:pPr>
        <w:pStyle w:val="FootnoteText"/>
      </w:pPr>
      <w:r>
        <w:rPr>
          <w:rStyle w:val="FootnoteReference"/>
        </w:rPr>
        <w:footnoteRef/>
      </w:r>
      <w:r>
        <w:t xml:space="preserve"> “Silicon Valley Innovation Program: FY2016-FY2020 Strategic Plan”. June 2016.</w:t>
      </w:r>
    </w:p>
  </w:footnote>
  <w:footnote w:id="9">
    <w:p w14:paraId="3D767F4F" w14:textId="77777777" w:rsidR="00FC3F0C" w:rsidRDefault="00FC3F0C">
      <w:pPr>
        <w:pStyle w:val="FootnoteText"/>
      </w:pPr>
      <w:r>
        <w:rPr>
          <w:rStyle w:val="FootnoteReference"/>
        </w:rPr>
        <w:footnoteRef/>
      </w:r>
      <w:r>
        <w:t xml:space="preserve"> A given risk may span one or more risk categories.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B1720"/>
    <w:multiLevelType w:val="hybridMultilevel"/>
    <w:tmpl w:val="D09C6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52817"/>
    <w:multiLevelType w:val="hybridMultilevel"/>
    <w:tmpl w:val="59F69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475398"/>
    <w:multiLevelType w:val="hybridMultilevel"/>
    <w:tmpl w:val="6A908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7F55A8"/>
    <w:multiLevelType w:val="hybridMultilevel"/>
    <w:tmpl w:val="BDB2D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DB42E5"/>
    <w:multiLevelType w:val="hybridMultilevel"/>
    <w:tmpl w:val="23F273D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22694395"/>
    <w:multiLevelType w:val="hybridMultilevel"/>
    <w:tmpl w:val="F0C66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BB6418"/>
    <w:multiLevelType w:val="hybridMultilevel"/>
    <w:tmpl w:val="7368C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8619E9"/>
    <w:multiLevelType w:val="multilevel"/>
    <w:tmpl w:val="CD9444E4"/>
    <w:lvl w:ilvl="0">
      <w:start w:val="1"/>
      <w:numFmt w:val="bullet"/>
      <w:pStyle w:val="TableDashedIndentedBAH"/>
      <w:lvlText w:val=""/>
      <w:lvlJc w:val="left"/>
      <w:pPr>
        <w:tabs>
          <w:tab w:val="num" w:pos="907"/>
        </w:tabs>
        <w:ind w:left="907" w:hanging="360"/>
      </w:pPr>
      <w:rPr>
        <w:rFonts w:ascii="Symbol" w:hAnsi="Symbol" w:hint="default"/>
        <w:color w:val="auto"/>
      </w:rPr>
    </w:lvl>
    <w:lvl w:ilvl="1">
      <w:start w:val="1"/>
      <w:numFmt w:val="decimal"/>
      <w:lvlText w:val="%1.%2"/>
      <w:lvlJc w:val="left"/>
      <w:pPr>
        <w:tabs>
          <w:tab w:val="num" w:pos="720"/>
        </w:tabs>
        <w:ind w:left="720" w:hanging="720"/>
      </w:pPr>
      <w:rPr>
        <w:rFonts w:hint="default"/>
      </w:rPr>
    </w:lvl>
    <w:lvl w:ilvl="2">
      <w:start w:val="1"/>
      <w:numFmt w:val="decimal"/>
      <w:lvlText w:val="%2%1..%3"/>
      <w:lvlJc w:val="left"/>
      <w:pPr>
        <w:tabs>
          <w:tab w:val="num" w:pos="1080"/>
        </w:tabs>
        <w:ind w:left="1080" w:hanging="1080"/>
      </w:pPr>
      <w:rPr>
        <w:rFonts w:hint="default"/>
      </w:rPr>
    </w:lvl>
    <w:lvl w:ilvl="3">
      <w:start w:val="1"/>
      <w:numFmt w:val="decimal"/>
      <w:lvlText w:val="%3%1.%2..%4"/>
      <w:lvlJc w:val="left"/>
      <w:pPr>
        <w:tabs>
          <w:tab w:val="num" w:pos="1440"/>
        </w:tabs>
        <w:ind w:left="1440" w:hanging="1440"/>
      </w:pPr>
      <w:rPr>
        <w:rFonts w:hint="default"/>
      </w:rPr>
    </w:lvl>
    <w:lvl w:ilvl="4">
      <w:start w:val="1"/>
      <w:numFmt w:val="decimal"/>
      <w:lvlText w:val="%4%1.%2.%3..%5"/>
      <w:lvlJc w:val="left"/>
      <w:pPr>
        <w:tabs>
          <w:tab w:val="num" w:pos="1800"/>
        </w:tabs>
        <w:ind w:left="1800" w:hanging="1800"/>
      </w:pPr>
      <w:rPr>
        <w:rFonts w:hint="default"/>
      </w:rPr>
    </w:lvl>
    <w:lvl w:ilvl="5">
      <w:start w:val="1"/>
      <w:numFmt w:val="decimal"/>
      <w:lvlText w:val="%5%1.%2.%3.%4..%6"/>
      <w:lvlJc w:val="left"/>
      <w:pPr>
        <w:tabs>
          <w:tab w:val="num" w:pos="2160"/>
        </w:tabs>
        <w:ind w:left="2160" w:hanging="2160"/>
      </w:pPr>
      <w:rPr>
        <w:rFonts w:hint="default"/>
      </w:rPr>
    </w:lvl>
    <w:lvl w:ilvl="6">
      <w:start w:val="1"/>
      <w:numFmt w:val="decimal"/>
      <w:lvlText w:val="%6%1.%2.%3.%4.%5..%7"/>
      <w:lvlJc w:val="left"/>
      <w:pPr>
        <w:tabs>
          <w:tab w:val="num" w:pos="2520"/>
        </w:tabs>
        <w:ind w:left="2520" w:hanging="2520"/>
      </w:pPr>
      <w:rPr>
        <w:rFonts w:hint="default"/>
      </w:rPr>
    </w:lvl>
    <w:lvl w:ilvl="7">
      <w:start w:val="1"/>
      <w:numFmt w:val="upperLetter"/>
      <w:lvlText w:val="%7%8..%6."/>
      <w:lvlJc w:val="left"/>
      <w:pPr>
        <w:tabs>
          <w:tab w:val="num" w:pos="2880"/>
        </w:tabs>
        <w:ind w:left="2880" w:hanging="2880"/>
      </w:pPr>
      <w:rPr>
        <w:rFonts w:hint="default"/>
      </w:rPr>
    </w:lvl>
    <w:lvl w:ilvl="8">
      <w:start w:val="1"/>
      <w:numFmt w:val="decimal"/>
      <w:lvlText w:val="%9.%1.%2.%3"/>
      <w:lvlJc w:val="left"/>
      <w:pPr>
        <w:tabs>
          <w:tab w:val="num" w:pos="3240"/>
        </w:tabs>
        <w:ind w:left="3240" w:hanging="3240"/>
      </w:pPr>
      <w:rPr>
        <w:rFonts w:hint="default"/>
      </w:rPr>
    </w:lvl>
  </w:abstractNum>
  <w:abstractNum w:abstractNumId="8" w15:restartNumberingAfterBreak="0">
    <w:nsid w:val="2FC54A6A"/>
    <w:multiLevelType w:val="hybridMultilevel"/>
    <w:tmpl w:val="ECC87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2551FF"/>
    <w:multiLevelType w:val="hybridMultilevel"/>
    <w:tmpl w:val="BF62A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030723"/>
    <w:multiLevelType w:val="hybridMultilevel"/>
    <w:tmpl w:val="E024554C"/>
    <w:lvl w:ilvl="0" w:tplc="CBA64D36">
      <w:start w:val="1"/>
      <w:numFmt w:val="bullet"/>
      <w:lvlText w:val="•"/>
      <w:lvlJc w:val="left"/>
      <w:pPr>
        <w:tabs>
          <w:tab w:val="num" w:pos="720"/>
        </w:tabs>
        <w:ind w:left="720" w:hanging="360"/>
      </w:pPr>
      <w:rPr>
        <w:rFonts w:ascii="Arial" w:hAnsi="Arial" w:hint="default"/>
      </w:rPr>
    </w:lvl>
    <w:lvl w:ilvl="1" w:tplc="753AB8FA">
      <w:start w:val="54"/>
      <w:numFmt w:val="bullet"/>
      <w:lvlText w:val="o"/>
      <w:lvlJc w:val="left"/>
      <w:pPr>
        <w:tabs>
          <w:tab w:val="num" w:pos="1440"/>
        </w:tabs>
        <w:ind w:left="1440" w:hanging="360"/>
      </w:pPr>
      <w:rPr>
        <w:rFonts w:ascii="Courier New" w:hAnsi="Courier New" w:hint="default"/>
      </w:rPr>
    </w:lvl>
    <w:lvl w:ilvl="2" w:tplc="06F4FBE2" w:tentative="1">
      <w:start w:val="1"/>
      <w:numFmt w:val="bullet"/>
      <w:lvlText w:val="•"/>
      <w:lvlJc w:val="left"/>
      <w:pPr>
        <w:tabs>
          <w:tab w:val="num" w:pos="2160"/>
        </w:tabs>
        <w:ind w:left="2160" w:hanging="360"/>
      </w:pPr>
      <w:rPr>
        <w:rFonts w:ascii="Arial" w:hAnsi="Arial" w:hint="default"/>
      </w:rPr>
    </w:lvl>
    <w:lvl w:ilvl="3" w:tplc="B5343DC8" w:tentative="1">
      <w:start w:val="1"/>
      <w:numFmt w:val="bullet"/>
      <w:lvlText w:val="•"/>
      <w:lvlJc w:val="left"/>
      <w:pPr>
        <w:tabs>
          <w:tab w:val="num" w:pos="2880"/>
        </w:tabs>
        <w:ind w:left="2880" w:hanging="360"/>
      </w:pPr>
      <w:rPr>
        <w:rFonts w:ascii="Arial" w:hAnsi="Arial" w:hint="default"/>
      </w:rPr>
    </w:lvl>
    <w:lvl w:ilvl="4" w:tplc="72F83222" w:tentative="1">
      <w:start w:val="1"/>
      <w:numFmt w:val="bullet"/>
      <w:lvlText w:val="•"/>
      <w:lvlJc w:val="left"/>
      <w:pPr>
        <w:tabs>
          <w:tab w:val="num" w:pos="3600"/>
        </w:tabs>
        <w:ind w:left="3600" w:hanging="360"/>
      </w:pPr>
      <w:rPr>
        <w:rFonts w:ascii="Arial" w:hAnsi="Arial" w:hint="default"/>
      </w:rPr>
    </w:lvl>
    <w:lvl w:ilvl="5" w:tplc="C5C6F7E0" w:tentative="1">
      <w:start w:val="1"/>
      <w:numFmt w:val="bullet"/>
      <w:lvlText w:val="•"/>
      <w:lvlJc w:val="left"/>
      <w:pPr>
        <w:tabs>
          <w:tab w:val="num" w:pos="4320"/>
        </w:tabs>
        <w:ind w:left="4320" w:hanging="360"/>
      </w:pPr>
      <w:rPr>
        <w:rFonts w:ascii="Arial" w:hAnsi="Arial" w:hint="default"/>
      </w:rPr>
    </w:lvl>
    <w:lvl w:ilvl="6" w:tplc="FB349574" w:tentative="1">
      <w:start w:val="1"/>
      <w:numFmt w:val="bullet"/>
      <w:lvlText w:val="•"/>
      <w:lvlJc w:val="left"/>
      <w:pPr>
        <w:tabs>
          <w:tab w:val="num" w:pos="5040"/>
        </w:tabs>
        <w:ind w:left="5040" w:hanging="360"/>
      </w:pPr>
      <w:rPr>
        <w:rFonts w:ascii="Arial" w:hAnsi="Arial" w:hint="default"/>
      </w:rPr>
    </w:lvl>
    <w:lvl w:ilvl="7" w:tplc="24A079A4" w:tentative="1">
      <w:start w:val="1"/>
      <w:numFmt w:val="bullet"/>
      <w:lvlText w:val="•"/>
      <w:lvlJc w:val="left"/>
      <w:pPr>
        <w:tabs>
          <w:tab w:val="num" w:pos="5760"/>
        </w:tabs>
        <w:ind w:left="5760" w:hanging="360"/>
      </w:pPr>
      <w:rPr>
        <w:rFonts w:ascii="Arial" w:hAnsi="Arial" w:hint="default"/>
      </w:rPr>
    </w:lvl>
    <w:lvl w:ilvl="8" w:tplc="13805AE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ECB614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04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109515E"/>
    <w:multiLevelType w:val="hybridMultilevel"/>
    <w:tmpl w:val="FABEFE1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2216F9"/>
    <w:multiLevelType w:val="hybridMultilevel"/>
    <w:tmpl w:val="0B76F5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5F66D52"/>
    <w:multiLevelType w:val="hybridMultilevel"/>
    <w:tmpl w:val="81040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4836BA"/>
    <w:multiLevelType w:val="hybridMultilevel"/>
    <w:tmpl w:val="9914F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D72CBC"/>
    <w:multiLevelType w:val="hybridMultilevel"/>
    <w:tmpl w:val="E82A54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01513F1"/>
    <w:multiLevelType w:val="hybridMultilevel"/>
    <w:tmpl w:val="7478B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2722AC"/>
    <w:multiLevelType w:val="hybridMultilevel"/>
    <w:tmpl w:val="9A94B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5875F3"/>
    <w:multiLevelType w:val="hybridMultilevel"/>
    <w:tmpl w:val="932EB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163E17"/>
    <w:multiLevelType w:val="hybridMultilevel"/>
    <w:tmpl w:val="675A41FA"/>
    <w:lvl w:ilvl="0" w:tplc="64E62B98">
      <w:start w:val="1"/>
      <w:numFmt w:val="decimal"/>
      <w:lvlText w:val="%1."/>
      <w:lvlJc w:val="left"/>
      <w:pPr>
        <w:ind w:left="140" w:hanging="360"/>
      </w:pPr>
      <w:rPr>
        <w:rFonts w:ascii="Times New Roman" w:eastAsia="Times New Roman" w:hAnsi="Times New Roman" w:hint="default"/>
        <w:sz w:val="24"/>
        <w:szCs w:val="24"/>
      </w:rPr>
    </w:lvl>
    <w:lvl w:ilvl="1" w:tplc="C7185D8A">
      <w:start w:val="1"/>
      <w:numFmt w:val="bullet"/>
      <w:lvlText w:val="•"/>
      <w:lvlJc w:val="left"/>
      <w:pPr>
        <w:ind w:left="1090" w:hanging="360"/>
      </w:pPr>
      <w:rPr>
        <w:rFonts w:hint="default"/>
      </w:rPr>
    </w:lvl>
    <w:lvl w:ilvl="2" w:tplc="E7ECF126">
      <w:start w:val="1"/>
      <w:numFmt w:val="bullet"/>
      <w:lvlText w:val="•"/>
      <w:lvlJc w:val="left"/>
      <w:pPr>
        <w:ind w:left="2040" w:hanging="360"/>
      </w:pPr>
      <w:rPr>
        <w:rFonts w:hint="default"/>
      </w:rPr>
    </w:lvl>
    <w:lvl w:ilvl="3" w:tplc="F0C0C08E">
      <w:start w:val="1"/>
      <w:numFmt w:val="bullet"/>
      <w:lvlText w:val="•"/>
      <w:lvlJc w:val="left"/>
      <w:pPr>
        <w:ind w:left="2990" w:hanging="360"/>
      </w:pPr>
      <w:rPr>
        <w:rFonts w:hint="default"/>
      </w:rPr>
    </w:lvl>
    <w:lvl w:ilvl="4" w:tplc="7A4E9104">
      <w:start w:val="1"/>
      <w:numFmt w:val="bullet"/>
      <w:lvlText w:val="•"/>
      <w:lvlJc w:val="left"/>
      <w:pPr>
        <w:ind w:left="3940" w:hanging="360"/>
      </w:pPr>
      <w:rPr>
        <w:rFonts w:hint="default"/>
      </w:rPr>
    </w:lvl>
    <w:lvl w:ilvl="5" w:tplc="AC50EEB8">
      <w:start w:val="1"/>
      <w:numFmt w:val="bullet"/>
      <w:lvlText w:val="•"/>
      <w:lvlJc w:val="left"/>
      <w:pPr>
        <w:ind w:left="4890" w:hanging="360"/>
      </w:pPr>
      <w:rPr>
        <w:rFonts w:hint="default"/>
      </w:rPr>
    </w:lvl>
    <w:lvl w:ilvl="6" w:tplc="D284CA2E">
      <w:start w:val="1"/>
      <w:numFmt w:val="bullet"/>
      <w:lvlText w:val="•"/>
      <w:lvlJc w:val="left"/>
      <w:pPr>
        <w:ind w:left="5840" w:hanging="360"/>
      </w:pPr>
      <w:rPr>
        <w:rFonts w:hint="default"/>
      </w:rPr>
    </w:lvl>
    <w:lvl w:ilvl="7" w:tplc="BED0B08C">
      <w:start w:val="1"/>
      <w:numFmt w:val="bullet"/>
      <w:lvlText w:val="•"/>
      <w:lvlJc w:val="left"/>
      <w:pPr>
        <w:ind w:left="6790" w:hanging="360"/>
      </w:pPr>
      <w:rPr>
        <w:rFonts w:hint="default"/>
      </w:rPr>
    </w:lvl>
    <w:lvl w:ilvl="8" w:tplc="8B943B68">
      <w:start w:val="1"/>
      <w:numFmt w:val="bullet"/>
      <w:lvlText w:val="•"/>
      <w:lvlJc w:val="left"/>
      <w:pPr>
        <w:ind w:left="7740" w:hanging="360"/>
      </w:pPr>
      <w:rPr>
        <w:rFonts w:hint="default"/>
      </w:rPr>
    </w:lvl>
  </w:abstractNum>
  <w:abstractNum w:abstractNumId="21" w15:restartNumberingAfterBreak="0">
    <w:nsid w:val="7E4900F4"/>
    <w:multiLevelType w:val="hybridMultilevel"/>
    <w:tmpl w:val="8E34DE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2"/>
  </w:num>
  <w:num w:numId="4">
    <w:abstractNumId w:val="15"/>
  </w:num>
  <w:num w:numId="5">
    <w:abstractNumId w:val="9"/>
  </w:num>
  <w:num w:numId="6">
    <w:abstractNumId w:val="6"/>
  </w:num>
  <w:num w:numId="7">
    <w:abstractNumId w:val="7"/>
  </w:num>
  <w:num w:numId="8">
    <w:abstractNumId w:val="16"/>
  </w:num>
  <w:num w:numId="9">
    <w:abstractNumId w:val="19"/>
  </w:num>
  <w:num w:numId="10">
    <w:abstractNumId w:val="8"/>
  </w:num>
  <w:num w:numId="11">
    <w:abstractNumId w:val="5"/>
  </w:num>
  <w:num w:numId="12">
    <w:abstractNumId w:val="1"/>
  </w:num>
  <w:num w:numId="13">
    <w:abstractNumId w:val="17"/>
  </w:num>
  <w:num w:numId="14">
    <w:abstractNumId w:val="0"/>
  </w:num>
  <w:num w:numId="15">
    <w:abstractNumId w:val="13"/>
  </w:num>
  <w:num w:numId="16">
    <w:abstractNumId w:val="14"/>
  </w:num>
  <w:num w:numId="17">
    <w:abstractNumId w:val="20"/>
  </w:num>
  <w:num w:numId="18">
    <w:abstractNumId w:val="4"/>
  </w:num>
  <w:num w:numId="19">
    <w:abstractNumId w:val="3"/>
  </w:num>
  <w:num w:numId="20">
    <w:abstractNumId w:val="12"/>
  </w:num>
  <w:num w:numId="21">
    <w:abstractNumId w:val="21"/>
  </w:num>
  <w:num w:numId="22">
    <w:abstractNumId w:val="10"/>
  </w:num>
  <w:num w:numId="23">
    <w:abstractNumId w:val="11"/>
  </w:num>
  <w:num w:numId="24">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uleza, Laurel (CTR)">
    <w15:presenceInfo w15:providerId="None" w15:userId="Buleza, Laurel (CTR)"/>
  </w15:person>
  <w15:person w15:author="Costello, Michael (CTR)">
    <w15:presenceInfo w15:providerId="None" w15:userId="Costello, Michael (CT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9D1"/>
    <w:rsid w:val="00001E69"/>
    <w:rsid w:val="00001ECE"/>
    <w:rsid w:val="00004842"/>
    <w:rsid w:val="00006090"/>
    <w:rsid w:val="00007E7F"/>
    <w:rsid w:val="0001289E"/>
    <w:rsid w:val="00014C3D"/>
    <w:rsid w:val="000229D1"/>
    <w:rsid w:val="0002327C"/>
    <w:rsid w:val="00024056"/>
    <w:rsid w:val="00024A65"/>
    <w:rsid w:val="00025753"/>
    <w:rsid w:val="000310F9"/>
    <w:rsid w:val="000315B9"/>
    <w:rsid w:val="00032E32"/>
    <w:rsid w:val="00041BFE"/>
    <w:rsid w:val="0004426E"/>
    <w:rsid w:val="000465BA"/>
    <w:rsid w:val="0005610E"/>
    <w:rsid w:val="00056425"/>
    <w:rsid w:val="000643D4"/>
    <w:rsid w:val="00065D38"/>
    <w:rsid w:val="000702E0"/>
    <w:rsid w:val="00072125"/>
    <w:rsid w:val="00072CA4"/>
    <w:rsid w:val="00074880"/>
    <w:rsid w:val="0007717A"/>
    <w:rsid w:val="00080779"/>
    <w:rsid w:val="00080A52"/>
    <w:rsid w:val="000863C3"/>
    <w:rsid w:val="000864A2"/>
    <w:rsid w:val="00096045"/>
    <w:rsid w:val="000A70DC"/>
    <w:rsid w:val="000A7BFF"/>
    <w:rsid w:val="000B43AF"/>
    <w:rsid w:val="000C45C3"/>
    <w:rsid w:val="000C6D71"/>
    <w:rsid w:val="000C735F"/>
    <w:rsid w:val="000C7620"/>
    <w:rsid w:val="000D0954"/>
    <w:rsid w:val="000D0DEE"/>
    <w:rsid w:val="000D1110"/>
    <w:rsid w:val="000D2B9D"/>
    <w:rsid w:val="000D5EAC"/>
    <w:rsid w:val="000F6A45"/>
    <w:rsid w:val="000F7082"/>
    <w:rsid w:val="00103FFA"/>
    <w:rsid w:val="00107807"/>
    <w:rsid w:val="00107E1F"/>
    <w:rsid w:val="00117C2D"/>
    <w:rsid w:val="001246EF"/>
    <w:rsid w:val="001266AA"/>
    <w:rsid w:val="001306AB"/>
    <w:rsid w:val="00130EC2"/>
    <w:rsid w:val="0013118B"/>
    <w:rsid w:val="00133652"/>
    <w:rsid w:val="00137C59"/>
    <w:rsid w:val="0014592F"/>
    <w:rsid w:val="0014765E"/>
    <w:rsid w:val="001618B5"/>
    <w:rsid w:val="001646C5"/>
    <w:rsid w:val="00164904"/>
    <w:rsid w:val="0017162F"/>
    <w:rsid w:val="00174986"/>
    <w:rsid w:val="001753E5"/>
    <w:rsid w:val="0017581B"/>
    <w:rsid w:val="001778BA"/>
    <w:rsid w:val="0018250E"/>
    <w:rsid w:val="00183C4C"/>
    <w:rsid w:val="0018484A"/>
    <w:rsid w:val="001969AE"/>
    <w:rsid w:val="001A143A"/>
    <w:rsid w:val="001A62B2"/>
    <w:rsid w:val="001A736D"/>
    <w:rsid w:val="001B4D5C"/>
    <w:rsid w:val="001C66E3"/>
    <w:rsid w:val="001C6A6A"/>
    <w:rsid w:val="001D5B19"/>
    <w:rsid w:val="001D6A96"/>
    <w:rsid w:val="001D7B83"/>
    <w:rsid w:val="001E198A"/>
    <w:rsid w:val="001F13FA"/>
    <w:rsid w:val="001F1A1A"/>
    <w:rsid w:val="001F33CD"/>
    <w:rsid w:val="001F57BA"/>
    <w:rsid w:val="002007B3"/>
    <w:rsid w:val="00205CFD"/>
    <w:rsid w:val="002103B0"/>
    <w:rsid w:val="00211179"/>
    <w:rsid w:val="002137CA"/>
    <w:rsid w:val="00215D93"/>
    <w:rsid w:val="00220CEF"/>
    <w:rsid w:val="00224DC8"/>
    <w:rsid w:val="00231901"/>
    <w:rsid w:val="0023399A"/>
    <w:rsid w:val="00234CCA"/>
    <w:rsid w:val="002351F3"/>
    <w:rsid w:val="00241AB5"/>
    <w:rsid w:val="00247C07"/>
    <w:rsid w:val="00252695"/>
    <w:rsid w:val="002566E3"/>
    <w:rsid w:val="002575FB"/>
    <w:rsid w:val="0026097D"/>
    <w:rsid w:val="00266265"/>
    <w:rsid w:val="00274536"/>
    <w:rsid w:val="00275DBC"/>
    <w:rsid w:val="0027725B"/>
    <w:rsid w:val="00287522"/>
    <w:rsid w:val="0028791D"/>
    <w:rsid w:val="00296DDB"/>
    <w:rsid w:val="002A35D6"/>
    <w:rsid w:val="002A6C3F"/>
    <w:rsid w:val="002A727F"/>
    <w:rsid w:val="002B1E13"/>
    <w:rsid w:val="002B1F37"/>
    <w:rsid w:val="002B23F0"/>
    <w:rsid w:val="002B5F5F"/>
    <w:rsid w:val="002B7B98"/>
    <w:rsid w:val="002C4AF5"/>
    <w:rsid w:val="002C5595"/>
    <w:rsid w:val="002C60B9"/>
    <w:rsid w:val="002D631C"/>
    <w:rsid w:val="002E03E5"/>
    <w:rsid w:val="002E72C1"/>
    <w:rsid w:val="002F30C1"/>
    <w:rsid w:val="002F3795"/>
    <w:rsid w:val="002F52E7"/>
    <w:rsid w:val="003013DE"/>
    <w:rsid w:val="00301A82"/>
    <w:rsid w:val="00304881"/>
    <w:rsid w:val="0030727C"/>
    <w:rsid w:val="003075B2"/>
    <w:rsid w:val="00307D45"/>
    <w:rsid w:val="0031162E"/>
    <w:rsid w:val="0031579F"/>
    <w:rsid w:val="0031795E"/>
    <w:rsid w:val="003202B7"/>
    <w:rsid w:val="00323FC1"/>
    <w:rsid w:val="00326380"/>
    <w:rsid w:val="00331619"/>
    <w:rsid w:val="00331CB6"/>
    <w:rsid w:val="00335D21"/>
    <w:rsid w:val="00336E10"/>
    <w:rsid w:val="00336FD6"/>
    <w:rsid w:val="003413BF"/>
    <w:rsid w:val="003415DE"/>
    <w:rsid w:val="003420AE"/>
    <w:rsid w:val="0035219E"/>
    <w:rsid w:val="00357F23"/>
    <w:rsid w:val="00362F1C"/>
    <w:rsid w:val="00363063"/>
    <w:rsid w:val="00377433"/>
    <w:rsid w:val="00390815"/>
    <w:rsid w:val="00397DE6"/>
    <w:rsid w:val="003A1264"/>
    <w:rsid w:val="003A4B22"/>
    <w:rsid w:val="003A7B9E"/>
    <w:rsid w:val="003C7879"/>
    <w:rsid w:val="003D1959"/>
    <w:rsid w:val="003D502E"/>
    <w:rsid w:val="003D6A0B"/>
    <w:rsid w:val="003E40F4"/>
    <w:rsid w:val="003E4B10"/>
    <w:rsid w:val="003E6AD4"/>
    <w:rsid w:val="003F76E4"/>
    <w:rsid w:val="0040070A"/>
    <w:rsid w:val="00403126"/>
    <w:rsid w:val="00403E8F"/>
    <w:rsid w:val="004125C7"/>
    <w:rsid w:val="0042114B"/>
    <w:rsid w:val="00423EFF"/>
    <w:rsid w:val="004245FA"/>
    <w:rsid w:val="004271F2"/>
    <w:rsid w:val="00433CD7"/>
    <w:rsid w:val="00440490"/>
    <w:rsid w:val="00444EFC"/>
    <w:rsid w:val="00445F69"/>
    <w:rsid w:val="00446A66"/>
    <w:rsid w:val="00450B95"/>
    <w:rsid w:val="00456772"/>
    <w:rsid w:val="00457D3F"/>
    <w:rsid w:val="00471CD1"/>
    <w:rsid w:val="00490081"/>
    <w:rsid w:val="00491DC9"/>
    <w:rsid w:val="00492039"/>
    <w:rsid w:val="004A425F"/>
    <w:rsid w:val="004B0411"/>
    <w:rsid w:val="004C159A"/>
    <w:rsid w:val="004C64A2"/>
    <w:rsid w:val="004D320B"/>
    <w:rsid w:val="004D6B14"/>
    <w:rsid w:val="004E3C24"/>
    <w:rsid w:val="004F4809"/>
    <w:rsid w:val="004F6F65"/>
    <w:rsid w:val="004F7250"/>
    <w:rsid w:val="00501900"/>
    <w:rsid w:val="00505EA2"/>
    <w:rsid w:val="00512769"/>
    <w:rsid w:val="005131E7"/>
    <w:rsid w:val="005138BD"/>
    <w:rsid w:val="0053347A"/>
    <w:rsid w:val="005418BD"/>
    <w:rsid w:val="00551FB5"/>
    <w:rsid w:val="005548A2"/>
    <w:rsid w:val="00564A2A"/>
    <w:rsid w:val="00566E8C"/>
    <w:rsid w:val="00567460"/>
    <w:rsid w:val="00572BCB"/>
    <w:rsid w:val="00574D81"/>
    <w:rsid w:val="0058015C"/>
    <w:rsid w:val="00590297"/>
    <w:rsid w:val="0059042F"/>
    <w:rsid w:val="0059213E"/>
    <w:rsid w:val="005A19E2"/>
    <w:rsid w:val="005B02C0"/>
    <w:rsid w:val="005B4A90"/>
    <w:rsid w:val="005B4FFC"/>
    <w:rsid w:val="005C0332"/>
    <w:rsid w:val="005C4D8C"/>
    <w:rsid w:val="005C4DF0"/>
    <w:rsid w:val="005E1613"/>
    <w:rsid w:val="005E3B2D"/>
    <w:rsid w:val="005E4AE9"/>
    <w:rsid w:val="005F47A7"/>
    <w:rsid w:val="006140DC"/>
    <w:rsid w:val="00616D4B"/>
    <w:rsid w:val="00623D5D"/>
    <w:rsid w:val="00624454"/>
    <w:rsid w:val="00624DA9"/>
    <w:rsid w:val="00642C7A"/>
    <w:rsid w:val="00655C55"/>
    <w:rsid w:val="00660DE5"/>
    <w:rsid w:val="0066438C"/>
    <w:rsid w:val="006646EA"/>
    <w:rsid w:val="00664A4C"/>
    <w:rsid w:val="00664C52"/>
    <w:rsid w:val="006720C8"/>
    <w:rsid w:val="00674DF9"/>
    <w:rsid w:val="00680051"/>
    <w:rsid w:val="00681D68"/>
    <w:rsid w:val="006868E3"/>
    <w:rsid w:val="006A4061"/>
    <w:rsid w:val="006A49B8"/>
    <w:rsid w:val="006A6AA7"/>
    <w:rsid w:val="006B47E1"/>
    <w:rsid w:val="006B52C7"/>
    <w:rsid w:val="006B7BE3"/>
    <w:rsid w:val="006C1B86"/>
    <w:rsid w:val="006C3664"/>
    <w:rsid w:val="006C3CA0"/>
    <w:rsid w:val="006D6DF4"/>
    <w:rsid w:val="006D6EB3"/>
    <w:rsid w:val="006D74F1"/>
    <w:rsid w:val="006E5BF6"/>
    <w:rsid w:val="006E6876"/>
    <w:rsid w:val="006F1FC9"/>
    <w:rsid w:val="00703839"/>
    <w:rsid w:val="00704143"/>
    <w:rsid w:val="00707B81"/>
    <w:rsid w:val="007150C8"/>
    <w:rsid w:val="0071614D"/>
    <w:rsid w:val="0072130B"/>
    <w:rsid w:val="00724400"/>
    <w:rsid w:val="00733DD8"/>
    <w:rsid w:val="00737167"/>
    <w:rsid w:val="007455A5"/>
    <w:rsid w:val="00750907"/>
    <w:rsid w:val="00756C4D"/>
    <w:rsid w:val="00757890"/>
    <w:rsid w:val="00757FD9"/>
    <w:rsid w:val="00763CCA"/>
    <w:rsid w:val="00764323"/>
    <w:rsid w:val="0076502B"/>
    <w:rsid w:val="00765F23"/>
    <w:rsid w:val="007661CB"/>
    <w:rsid w:val="007721D4"/>
    <w:rsid w:val="00773043"/>
    <w:rsid w:val="00774EA4"/>
    <w:rsid w:val="00776BF2"/>
    <w:rsid w:val="007844E9"/>
    <w:rsid w:val="00787F14"/>
    <w:rsid w:val="00792765"/>
    <w:rsid w:val="00797D60"/>
    <w:rsid w:val="007A0E69"/>
    <w:rsid w:val="007A2A0F"/>
    <w:rsid w:val="007A6596"/>
    <w:rsid w:val="007B0264"/>
    <w:rsid w:val="007B12A4"/>
    <w:rsid w:val="007B3DC4"/>
    <w:rsid w:val="007C20A2"/>
    <w:rsid w:val="007C4EA1"/>
    <w:rsid w:val="007C6512"/>
    <w:rsid w:val="007D4569"/>
    <w:rsid w:val="007D4FCC"/>
    <w:rsid w:val="007D661F"/>
    <w:rsid w:val="007E19E2"/>
    <w:rsid w:val="007E245A"/>
    <w:rsid w:val="007E3B49"/>
    <w:rsid w:val="007F55FF"/>
    <w:rsid w:val="007F6A87"/>
    <w:rsid w:val="007F72AA"/>
    <w:rsid w:val="008015A4"/>
    <w:rsid w:val="00802762"/>
    <w:rsid w:val="00802D2E"/>
    <w:rsid w:val="00805F17"/>
    <w:rsid w:val="0080695E"/>
    <w:rsid w:val="0080799B"/>
    <w:rsid w:val="00807B2F"/>
    <w:rsid w:val="008103F0"/>
    <w:rsid w:val="00810A37"/>
    <w:rsid w:val="00813F97"/>
    <w:rsid w:val="008156F7"/>
    <w:rsid w:val="008204BB"/>
    <w:rsid w:val="008218B5"/>
    <w:rsid w:val="008234C4"/>
    <w:rsid w:val="00824ADF"/>
    <w:rsid w:val="00825C9B"/>
    <w:rsid w:val="00833626"/>
    <w:rsid w:val="00834A40"/>
    <w:rsid w:val="008363C4"/>
    <w:rsid w:val="00836DF2"/>
    <w:rsid w:val="00841239"/>
    <w:rsid w:val="008479DF"/>
    <w:rsid w:val="008506A8"/>
    <w:rsid w:val="008537A5"/>
    <w:rsid w:val="00866952"/>
    <w:rsid w:val="00867278"/>
    <w:rsid w:val="008723A1"/>
    <w:rsid w:val="00872DD5"/>
    <w:rsid w:val="008824F3"/>
    <w:rsid w:val="008848CD"/>
    <w:rsid w:val="008854EB"/>
    <w:rsid w:val="00885AEE"/>
    <w:rsid w:val="00890DA5"/>
    <w:rsid w:val="00892A61"/>
    <w:rsid w:val="00895264"/>
    <w:rsid w:val="00896673"/>
    <w:rsid w:val="008A2994"/>
    <w:rsid w:val="008A4AA6"/>
    <w:rsid w:val="008A5F46"/>
    <w:rsid w:val="008A6920"/>
    <w:rsid w:val="008A6B0B"/>
    <w:rsid w:val="008B009B"/>
    <w:rsid w:val="008B7DD4"/>
    <w:rsid w:val="008C2646"/>
    <w:rsid w:val="008E266D"/>
    <w:rsid w:val="008E34D8"/>
    <w:rsid w:val="008E3721"/>
    <w:rsid w:val="008E3BB6"/>
    <w:rsid w:val="008E6829"/>
    <w:rsid w:val="008F0B2E"/>
    <w:rsid w:val="008F2F6C"/>
    <w:rsid w:val="008F3B7D"/>
    <w:rsid w:val="00905C80"/>
    <w:rsid w:val="009063D7"/>
    <w:rsid w:val="009105AA"/>
    <w:rsid w:val="00920F80"/>
    <w:rsid w:val="00923E13"/>
    <w:rsid w:val="00924828"/>
    <w:rsid w:val="00925FCE"/>
    <w:rsid w:val="00937B24"/>
    <w:rsid w:val="00954C95"/>
    <w:rsid w:val="0095693F"/>
    <w:rsid w:val="009674C4"/>
    <w:rsid w:val="00973BC0"/>
    <w:rsid w:val="00974EB1"/>
    <w:rsid w:val="009814C3"/>
    <w:rsid w:val="00981E90"/>
    <w:rsid w:val="00990246"/>
    <w:rsid w:val="00993027"/>
    <w:rsid w:val="009961E1"/>
    <w:rsid w:val="009A42D9"/>
    <w:rsid w:val="009B3F6C"/>
    <w:rsid w:val="009B4424"/>
    <w:rsid w:val="009C11EB"/>
    <w:rsid w:val="009C5CD0"/>
    <w:rsid w:val="009D19C6"/>
    <w:rsid w:val="009D285E"/>
    <w:rsid w:val="009D4541"/>
    <w:rsid w:val="009D6694"/>
    <w:rsid w:val="009D7042"/>
    <w:rsid w:val="009E0ACC"/>
    <w:rsid w:val="009E5C39"/>
    <w:rsid w:val="009E6F2F"/>
    <w:rsid w:val="009F015D"/>
    <w:rsid w:val="009F3747"/>
    <w:rsid w:val="00A10313"/>
    <w:rsid w:val="00A10FAB"/>
    <w:rsid w:val="00A13702"/>
    <w:rsid w:val="00A21BD6"/>
    <w:rsid w:val="00A2361B"/>
    <w:rsid w:val="00A372F6"/>
    <w:rsid w:val="00A40FF3"/>
    <w:rsid w:val="00A45442"/>
    <w:rsid w:val="00A523D4"/>
    <w:rsid w:val="00A547B4"/>
    <w:rsid w:val="00A564FD"/>
    <w:rsid w:val="00A60C8D"/>
    <w:rsid w:val="00A62118"/>
    <w:rsid w:val="00A672B9"/>
    <w:rsid w:val="00A6786F"/>
    <w:rsid w:val="00A73917"/>
    <w:rsid w:val="00A75850"/>
    <w:rsid w:val="00A801BF"/>
    <w:rsid w:val="00A842B0"/>
    <w:rsid w:val="00A8440A"/>
    <w:rsid w:val="00A8639D"/>
    <w:rsid w:val="00AA7DF8"/>
    <w:rsid w:val="00AB056A"/>
    <w:rsid w:val="00AB21C7"/>
    <w:rsid w:val="00AB4E4D"/>
    <w:rsid w:val="00AB5C8C"/>
    <w:rsid w:val="00AB6000"/>
    <w:rsid w:val="00AD61DD"/>
    <w:rsid w:val="00AE224A"/>
    <w:rsid w:val="00AE25CA"/>
    <w:rsid w:val="00AE4C2F"/>
    <w:rsid w:val="00AF10C6"/>
    <w:rsid w:val="00B03F37"/>
    <w:rsid w:val="00B0750E"/>
    <w:rsid w:val="00B11BB1"/>
    <w:rsid w:val="00B12F50"/>
    <w:rsid w:val="00B13785"/>
    <w:rsid w:val="00B16C93"/>
    <w:rsid w:val="00B2023D"/>
    <w:rsid w:val="00B32394"/>
    <w:rsid w:val="00B34909"/>
    <w:rsid w:val="00B34C77"/>
    <w:rsid w:val="00B45E2F"/>
    <w:rsid w:val="00B503A0"/>
    <w:rsid w:val="00B507D5"/>
    <w:rsid w:val="00B66269"/>
    <w:rsid w:val="00B676AA"/>
    <w:rsid w:val="00B7245D"/>
    <w:rsid w:val="00B774AD"/>
    <w:rsid w:val="00B808BF"/>
    <w:rsid w:val="00B8737B"/>
    <w:rsid w:val="00B93002"/>
    <w:rsid w:val="00B93CAC"/>
    <w:rsid w:val="00BA336D"/>
    <w:rsid w:val="00BA34B0"/>
    <w:rsid w:val="00BA4A85"/>
    <w:rsid w:val="00BB147F"/>
    <w:rsid w:val="00BB24AE"/>
    <w:rsid w:val="00BB25FC"/>
    <w:rsid w:val="00BB536D"/>
    <w:rsid w:val="00BB5E11"/>
    <w:rsid w:val="00BB65B1"/>
    <w:rsid w:val="00BC0257"/>
    <w:rsid w:val="00BD554E"/>
    <w:rsid w:val="00BD77F2"/>
    <w:rsid w:val="00BE1136"/>
    <w:rsid w:val="00BE65B3"/>
    <w:rsid w:val="00BE79E5"/>
    <w:rsid w:val="00BF0B2C"/>
    <w:rsid w:val="00C01D7C"/>
    <w:rsid w:val="00C023D8"/>
    <w:rsid w:val="00C15C85"/>
    <w:rsid w:val="00C308BA"/>
    <w:rsid w:val="00C30C08"/>
    <w:rsid w:val="00C36EC2"/>
    <w:rsid w:val="00C41D60"/>
    <w:rsid w:val="00C47109"/>
    <w:rsid w:val="00C47C50"/>
    <w:rsid w:val="00C65164"/>
    <w:rsid w:val="00C6623E"/>
    <w:rsid w:val="00C71BAB"/>
    <w:rsid w:val="00C73569"/>
    <w:rsid w:val="00C75926"/>
    <w:rsid w:val="00C75B32"/>
    <w:rsid w:val="00C85B33"/>
    <w:rsid w:val="00C934AD"/>
    <w:rsid w:val="00C969AD"/>
    <w:rsid w:val="00CA218B"/>
    <w:rsid w:val="00CA2665"/>
    <w:rsid w:val="00CA490C"/>
    <w:rsid w:val="00CA5DB8"/>
    <w:rsid w:val="00CB7320"/>
    <w:rsid w:val="00CC4900"/>
    <w:rsid w:val="00CC4934"/>
    <w:rsid w:val="00CC643C"/>
    <w:rsid w:val="00CC65A0"/>
    <w:rsid w:val="00CD2724"/>
    <w:rsid w:val="00CD3CB4"/>
    <w:rsid w:val="00CE323E"/>
    <w:rsid w:val="00CE3537"/>
    <w:rsid w:val="00CE3723"/>
    <w:rsid w:val="00CE37E7"/>
    <w:rsid w:val="00CE6A0A"/>
    <w:rsid w:val="00CE70AC"/>
    <w:rsid w:val="00CE7E0F"/>
    <w:rsid w:val="00CF3368"/>
    <w:rsid w:val="00CF42E1"/>
    <w:rsid w:val="00CF6771"/>
    <w:rsid w:val="00D0638B"/>
    <w:rsid w:val="00D0680B"/>
    <w:rsid w:val="00D069FA"/>
    <w:rsid w:val="00D075CD"/>
    <w:rsid w:val="00D139B7"/>
    <w:rsid w:val="00D1403B"/>
    <w:rsid w:val="00D1713A"/>
    <w:rsid w:val="00D20435"/>
    <w:rsid w:val="00D23F3F"/>
    <w:rsid w:val="00D247D6"/>
    <w:rsid w:val="00D314AE"/>
    <w:rsid w:val="00D31818"/>
    <w:rsid w:val="00D33925"/>
    <w:rsid w:val="00D4529E"/>
    <w:rsid w:val="00D464C9"/>
    <w:rsid w:val="00D47A10"/>
    <w:rsid w:val="00D50D0B"/>
    <w:rsid w:val="00D54041"/>
    <w:rsid w:val="00D60667"/>
    <w:rsid w:val="00D61112"/>
    <w:rsid w:val="00D63D80"/>
    <w:rsid w:val="00D644F0"/>
    <w:rsid w:val="00D65C91"/>
    <w:rsid w:val="00D70569"/>
    <w:rsid w:val="00D71E17"/>
    <w:rsid w:val="00D738BE"/>
    <w:rsid w:val="00D80EE1"/>
    <w:rsid w:val="00D84CB5"/>
    <w:rsid w:val="00D91147"/>
    <w:rsid w:val="00D94A54"/>
    <w:rsid w:val="00D9699E"/>
    <w:rsid w:val="00DA03B2"/>
    <w:rsid w:val="00DA138F"/>
    <w:rsid w:val="00DA664A"/>
    <w:rsid w:val="00DC7095"/>
    <w:rsid w:val="00DC7237"/>
    <w:rsid w:val="00DD2278"/>
    <w:rsid w:val="00DE6631"/>
    <w:rsid w:val="00DF05AE"/>
    <w:rsid w:val="00DF4DBC"/>
    <w:rsid w:val="00E125E2"/>
    <w:rsid w:val="00E14332"/>
    <w:rsid w:val="00E146B5"/>
    <w:rsid w:val="00E1579E"/>
    <w:rsid w:val="00E173F2"/>
    <w:rsid w:val="00E204EF"/>
    <w:rsid w:val="00E22323"/>
    <w:rsid w:val="00E35C76"/>
    <w:rsid w:val="00E410D2"/>
    <w:rsid w:val="00E42A65"/>
    <w:rsid w:val="00E557E1"/>
    <w:rsid w:val="00E60EF5"/>
    <w:rsid w:val="00E61CE2"/>
    <w:rsid w:val="00E62240"/>
    <w:rsid w:val="00E71470"/>
    <w:rsid w:val="00E74141"/>
    <w:rsid w:val="00E74215"/>
    <w:rsid w:val="00E74CA1"/>
    <w:rsid w:val="00E77517"/>
    <w:rsid w:val="00E81B18"/>
    <w:rsid w:val="00E8371B"/>
    <w:rsid w:val="00E869C9"/>
    <w:rsid w:val="00E86F16"/>
    <w:rsid w:val="00E938C1"/>
    <w:rsid w:val="00E94FEB"/>
    <w:rsid w:val="00EA64C2"/>
    <w:rsid w:val="00EA7C9C"/>
    <w:rsid w:val="00EB2A5E"/>
    <w:rsid w:val="00EB6844"/>
    <w:rsid w:val="00EB73E7"/>
    <w:rsid w:val="00EC0542"/>
    <w:rsid w:val="00EC0DFC"/>
    <w:rsid w:val="00EC1C63"/>
    <w:rsid w:val="00EC4B94"/>
    <w:rsid w:val="00EC5F13"/>
    <w:rsid w:val="00ED4407"/>
    <w:rsid w:val="00ED4B50"/>
    <w:rsid w:val="00EE0A33"/>
    <w:rsid w:val="00EE3ACC"/>
    <w:rsid w:val="00EE594C"/>
    <w:rsid w:val="00F0200B"/>
    <w:rsid w:val="00F04E69"/>
    <w:rsid w:val="00F07B86"/>
    <w:rsid w:val="00F1394F"/>
    <w:rsid w:val="00F203BE"/>
    <w:rsid w:val="00F2065C"/>
    <w:rsid w:val="00F22DB7"/>
    <w:rsid w:val="00F23418"/>
    <w:rsid w:val="00F34099"/>
    <w:rsid w:val="00F34A0F"/>
    <w:rsid w:val="00F34AA1"/>
    <w:rsid w:val="00F43441"/>
    <w:rsid w:val="00F45037"/>
    <w:rsid w:val="00F46966"/>
    <w:rsid w:val="00F475DE"/>
    <w:rsid w:val="00F50387"/>
    <w:rsid w:val="00F50C0F"/>
    <w:rsid w:val="00F50E21"/>
    <w:rsid w:val="00F51CFA"/>
    <w:rsid w:val="00F57F1A"/>
    <w:rsid w:val="00F70FD8"/>
    <w:rsid w:val="00F8595E"/>
    <w:rsid w:val="00F90217"/>
    <w:rsid w:val="00F90CBF"/>
    <w:rsid w:val="00F92FF8"/>
    <w:rsid w:val="00F94B89"/>
    <w:rsid w:val="00FB0B83"/>
    <w:rsid w:val="00FB1159"/>
    <w:rsid w:val="00FB11DC"/>
    <w:rsid w:val="00FB21EE"/>
    <w:rsid w:val="00FB515E"/>
    <w:rsid w:val="00FC3F0C"/>
    <w:rsid w:val="00FC4D26"/>
    <w:rsid w:val="00FC6488"/>
    <w:rsid w:val="00FD40A1"/>
    <w:rsid w:val="00FD7DF1"/>
    <w:rsid w:val="00FE43CB"/>
    <w:rsid w:val="00FF0C9D"/>
    <w:rsid w:val="00FF1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E9500"/>
  <w15:docId w15:val="{E6A711F6-F067-4F1F-9DEE-BC496B334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2125"/>
  </w:style>
  <w:style w:type="paragraph" w:styleId="Heading1">
    <w:name w:val="heading 1"/>
    <w:basedOn w:val="Normal"/>
    <w:next w:val="Normal"/>
    <w:link w:val="Heading1Char"/>
    <w:uiPriority w:val="9"/>
    <w:qFormat/>
    <w:rsid w:val="000229D1"/>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29D1"/>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464C9"/>
    <w:pPr>
      <w:keepNext/>
      <w:keepLines/>
      <w:numPr>
        <w:ilvl w:val="2"/>
        <w:numId w:val="1"/>
      </w:numPr>
      <w:spacing w:before="40" w:after="0"/>
      <w:outlineLvl w:val="2"/>
    </w:pPr>
    <w:rPr>
      <w:rFonts w:asciiTheme="majorHAnsi" w:eastAsiaTheme="majorEastAsia" w:hAnsiTheme="majorHAnsi" w:cstheme="majorBidi"/>
      <w:color w:val="2E74B5" w:themeColor="accent1" w:themeShade="BF"/>
      <w:sz w:val="24"/>
      <w:szCs w:val="24"/>
    </w:rPr>
  </w:style>
  <w:style w:type="paragraph" w:styleId="Heading4">
    <w:name w:val="heading 4"/>
    <w:basedOn w:val="Normal"/>
    <w:next w:val="Normal"/>
    <w:link w:val="Heading4Char"/>
    <w:uiPriority w:val="9"/>
    <w:unhideWhenUsed/>
    <w:qFormat/>
    <w:rsid w:val="00D464C9"/>
    <w:pPr>
      <w:keepNext/>
      <w:keepLines/>
      <w:numPr>
        <w:ilvl w:val="3"/>
        <w:numId w:val="1"/>
      </w:numPr>
      <w:spacing w:before="40" w:after="0"/>
      <w:ind w:left="864"/>
      <w:outlineLvl w:val="3"/>
    </w:pPr>
    <w:rPr>
      <w:rFonts w:asciiTheme="majorHAnsi" w:eastAsiaTheme="majorEastAsia" w:hAnsiTheme="majorHAnsi" w:cstheme="majorBidi"/>
      <w:iCs/>
      <w:color w:val="2E74B5" w:themeColor="accent1" w:themeShade="BF"/>
      <w:sz w:val="24"/>
    </w:rPr>
  </w:style>
  <w:style w:type="paragraph" w:styleId="Heading5">
    <w:name w:val="heading 5"/>
    <w:basedOn w:val="Normal"/>
    <w:next w:val="Normal"/>
    <w:link w:val="Heading5Char"/>
    <w:uiPriority w:val="9"/>
    <w:semiHidden/>
    <w:unhideWhenUsed/>
    <w:qFormat/>
    <w:rsid w:val="000229D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29D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29D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29D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29D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other">
    <w:name w:val="Cover-other"/>
    <w:basedOn w:val="Normal"/>
    <w:rsid w:val="000229D1"/>
    <w:pPr>
      <w:spacing w:after="60" w:line="240" w:lineRule="auto"/>
      <w:jc w:val="center"/>
    </w:pPr>
    <w:rPr>
      <w:rFonts w:ascii="Times New Roman" w:eastAsia="Times New Roman" w:hAnsi="Times New Roman" w:cs="Times New Roman"/>
      <w:b/>
      <w:sz w:val="24"/>
      <w:szCs w:val="20"/>
    </w:rPr>
  </w:style>
  <w:style w:type="character" w:customStyle="1" w:styleId="Heading1Char">
    <w:name w:val="Heading 1 Char"/>
    <w:basedOn w:val="DefaultParagraphFont"/>
    <w:link w:val="Heading1"/>
    <w:uiPriority w:val="9"/>
    <w:rsid w:val="000229D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29D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464C9"/>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D464C9"/>
    <w:rPr>
      <w:rFonts w:asciiTheme="majorHAnsi" w:eastAsiaTheme="majorEastAsia" w:hAnsiTheme="majorHAnsi" w:cstheme="majorBidi"/>
      <w:iCs/>
      <w:color w:val="2E74B5" w:themeColor="accent1" w:themeShade="BF"/>
      <w:sz w:val="24"/>
    </w:rPr>
  </w:style>
  <w:style w:type="character" w:customStyle="1" w:styleId="Heading5Char">
    <w:name w:val="Heading 5 Char"/>
    <w:basedOn w:val="DefaultParagraphFont"/>
    <w:link w:val="Heading5"/>
    <w:uiPriority w:val="9"/>
    <w:semiHidden/>
    <w:rsid w:val="000229D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229D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229D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229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29D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229D1"/>
    <w:pPr>
      <w:ind w:left="720"/>
      <w:contextualSpacing/>
    </w:pPr>
  </w:style>
  <w:style w:type="paragraph" w:styleId="FootnoteText">
    <w:name w:val="footnote text"/>
    <w:basedOn w:val="Normal"/>
    <w:link w:val="FootnoteTextChar"/>
    <w:uiPriority w:val="99"/>
    <w:semiHidden/>
    <w:unhideWhenUsed/>
    <w:rsid w:val="000229D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29D1"/>
    <w:rPr>
      <w:sz w:val="20"/>
      <w:szCs w:val="20"/>
    </w:rPr>
  </w:style>
  <w:style w:type="character" w:styleId="FootnoteReference">
    <w:name w:val="footnote reference"/>
    <w:basedOn w:val="DefaultParagraphFont"/>
    <w:uiPriority w:val="99"/>
    <w:semiHidden/>
    <w:unhideWhenUsed/>
    <w:rsid w:val="000229D1"/>
    <w:rPr>
      <w:vertAlign w:val="superscript"/>
    </w:rPr>
  </w:style>
  <w:style w:type="paragraph" w:styleId="Caption">
    <w:name w:val="caption"/>
    <w:basedOn w:val="Normal"/>
    <w:next w:val="Normal"/>
    <w:uiPriority w:val="35"/>
    <w:unhideWhenUsed/>
    <w:qFormat/>
    <w:rsid w:val="00EC0542"/>
    <w:pPr>
      <w:spacing w:after="200" w:line="240" w:lineRule="auto"/>
    </w:pPr>
    <w:rPr>
      <w:i/>
      <w:iCs/>
      <w:color w:val="44546A" w:themeColor="text2"/>
      <w:sz w:val="18"/>
      <w:szCs w:val="18"/>
    </w:rPr>
  </w:style>
  <w:style w:type="paragraph" w:customStyle="1" w:styleId="ParagraphItalics">
    <w:name w:val="Paragraph Italics"/>
    <w:basedOn w:val="Normal"/>
    <w:uiPriority w:val="99"/>
    <w:qFormat/>
    <w:rsid w:val="007844E9"/>
    <w:pPr>
      <w:spacing w:before="60" w:after="120" w:line="240" w:lineRule="auto"/>
    </w:pPr>
    <w:rPr>
      <w:rFonts w:ascii="Times New Roman" w:eastAsia="Times New Roman" w:hAnsi="Times New Roman" w:cs="Times New Roman"/>
      <w:i/>
      <w:szCs w:val="20"/>
    </w:rPr>
  </w:style>
  <w:style w:type="table" w:customStyle="1" w:styleId="GridTable1Light-Accent31">
    <w:name w:val="Grid Table 1 Light - Accent 31"/>
    <w:basedOn w:val="TableNormal"/>
    <w:uiPriority w:val="46"/>
    <w:rsid w:val="007844E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323FC1"/>
    <w:pPr>
      <w:spacing w:after="100"/>
    </w:pPr>
  </w:style>
  <w:style w:type="paragraph" w:styleId="TOC2">
    <w:name w:val="toc 2"/>
    <w:basedOn w:val="Normal"/>
    <w:next w:val="Normal"/>
    <w:autoRedefine/>
    <w:uiPriority w:val="39"/>
    <w:unhideWhenUsed/>
    <w:rsid w:val="008E3721"/>
    <w:pPr>
      <w:tabs>
        <w:tab w:val="left" w:pos="660"/>
        <w:tab w:val="right" w:leader="dot" w:pos="9350"/>
      </w:tabs>
      <w:spacing w:after="100"/>
    </w:pPr>
  </w:style>
  <w:style w:type="paragraph" w:styleId="TOC3">
    <w:name w:val="toc 3"/>
    <w:basedOn w:val="Normal"/>
    <w:next w:val="Normal"/>
    <w:autoRedefine/>
    <w:uiPriority w:val="39"/>
    <w:unhideWhenUsed/>
    <w:rsid w:val="008E3721"/>
    <w:pPr>
      <w:tabs>
        <w:tab w:val="left" w:pos="880"/>
        <w:tab w:val="right" w:leader="dot" w:pos="9350"/>
      </w:tabs>
      <w:spacing w:after="100"/>
    </w:pPr>
  </w:style>
  <w:style w:type="character" w:styleId="Hyperlink">
    <w:name w:val="Hyperlink"/>
    <w:basedOn w:val="DefaultParagraphFont"/>
    <w:uiPriority w:val="99"/>
    <w:unhideWhenUsed/>
    <w:rsid w:val="00323FC1"/>
    <w:rPr>
      <w:color w:val="0563C1" w:themeColor="hyperlink"/>
      <w:u w:val="single"/>
    </w:rPr>
  </w:style>
  <w:style w:type="paragraph" w:styleId="BalloonText">
    <w:name w:val="Balloon Text"/>
    <w:basedOn w:val="Normal"/>
    <w:link w:val="BalloonTextChar"/>
    <w:uiPriority w:val="99"/>
    <w:semiHidden/>
    <w:unhideWhenUsed/>
    <w:rsid w:val="00323F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3FC1"/>
    <w:rPr>
      <w:rFonts w:ascii="Segoe UI" w:hAnsi="Segoe UI" w:cs="Segoe UI"/>
      <w:sz w:val="18"/>
      <w:szCs w:val="18"/>
    </w:rPr>
  </w:style>
  <w:style w:type="paragraph" w:styleId="Header">
    <w:name w:val="header"/>
    <w:basedOn w:val="Normal"/>
    <w:link w:val="HeaderChar"/>
    <w:uiPriority w:val="99"/>
    <w:unhideWhenUsed/>
    <w:rsid w:val="00B202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023D"/>
  </w:style>
  <w:style w:type="paragraph" w:styleId="Footer">
    <w:name w:val="footer"/>
    <w:basedOn w:val="Normal"/>
    <w:link w:val="FooterChar"/>
    <w:uiPriority w:val="99"/>
    <w:unhideWhenUsed/>
    <w:rsid w:val="00B202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023D"/>
  </w:style>
  <w:style w:type="paragraph" w:customStyle="1" w:styleId="TableDashedIndentedBAH">
    <w:name w:val="Table Dashed Indented BAH"/>
    <w:rsid w:val="005C4D8C"/>
    <w:pPr>
      <w:numPr>
        <w:numId w:val="7"/>
      </w:numPr>
      <w:tabs>
        <w:tab w:val="clear" w:pos="907"/>
        <w:tab w:val="num" w:pos="792"/>
      </w:tabs>
      <w:spacing w:before="40" w:after="40" w:line="240" w:lineRule="auto"/>
      <w:ind w:left="806" w:hanging="259"/>
    </w:pPr>
    <w:rPr>
      <w:rFonts w:ascii="Calibri" w:eastAsia="Times New Roman" w:hAnsi="Calibri" w:cs="Times New Roman"/>
      <w:sz w:val="20"/>
      <w:szCs w:val="20"/>
    </w:rPr>
  </w:style>
  <w:style w:type="character" w:styleId="CommentReference">
    <w:name w:val="annotation reference"/>
    <w:basedOn w:val="DefaultParagraphFont"/>
    <w:unhideWhenUsed/>
    <w:rsid w:val="006C3CA0"/>
    <w:rPr>
      <w:sz w:val="16"/>
      <w:szCs w:val="16"/>
    </w:rPr>
  </w:style>
  <w:style w:type="paragraph" w:styleId="CommentText">
    <w:name w:val="annotation text"/>
    <w:basedOn w:val="Normal"/>
    <w:link w:val="CommentTextChar"/>
    <w:unhideWhenUsed/>
    <w:rsid w:val="006C3CA0"/>
    <w:pPr>
      <w:spacing w:line="240" w:lineRule="auto"/>
    </w:pPr>
    <w:rPr>
      <w:sz w:val="20"/>
      <w:szCs w:val="20"/>
    </w:rPr>
  </w:style>
  <w:style w:type="character" w:customStyle="1" w:styleId="CommentTextChar">
    <w:name w:val="Comment Text Char"/>
    <w:basedOn w:val="DefaultParagraphFont"/>
    <w:link w:val="CommentText"/>
    <w:rsid w:val="006C3CA0"/>
    <w:rPr>
      <w:sz w:val="20"/>
      <w:szCs w:val="20"/>
    </w:rPr>
  </w:style>
  <w:style w:type="paragraph" w:styleId="CommentSubject">
    <w:name w:val="annotation subject"/>
    <w:basedOn w:val="CommentText"/>
    <w:next w:val="CommentText"/>
    <w:link w:val="CommentSubjectChar"/>
    <w:uiPriority w:val="99"/>
    <w:semiHidden/>
    <w:unhideWhenUsed/>
    <w:rsid w:val="006C3CA0"/>
    <w:rPr>
      <w:b/>
      <w:bCs/>
    </w:rPr>
  </w:style>
  <w:style w:type="character" w:customStyle="1" w:styleId="CommentSubjectChar">
    <w:name w:val="Comment Subject Char"/>
    <w:basedOn w:val="CommentTextChar"/>
    <w:link w:val="CommentSubject"/>
    <w:uiPriority w:val="99"/>
    <w:semiHidden/>
    <w:rsid w:val="006C3CA0"/>
    <w:rPr>
      <w:b/>
      <w:bCs/>
      <w:sz w:val="20"/>
      <w:szCs w:val="20"/>
    </w:rPr>
  </w:style>
  <w:style w:type="paragraph" w:styleId="Revision">
    <w:name w:val="Revision"/>
    <w:hidden/>
    <w:uiPriority w:val="99"/>
    <w:semiHidden/>
    <w:rsid w:val="006C3CA0"/>
    <w:pPr>
      <w:spacing w:after="0" w:line="240" w:lineRule="auto"/>
    </w:pPr>
  </w:style>
  <w:style w:type="paragraph" w:styleId="EndnoteText">
    <w:name w:val="endnote text"/>
    <w:basedOn w:val="Normal"/>
    <w:link w:val="EndnoteTextChar"/>
    <w:uiPriority w:val="99"/>
    <w:semiHidden/>
    <w:unhideWhenUsed/>
    <w:rsid w:val="007B02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B0264"/>
    <w:rPr>
      <w:sz w:val="20"/>
      <w:szCs w:val="20"/>
    </w:rPr>
  </w:style>
  <w:style w:type="character" w:styleId="EndnoteReference">
    <w:name w:val="endnote reference"/>
    <w:basedOn w:val="DefaultParagraphFont"/>
    <w:uiPriority w:val="99"/>
    <w:semiHidden/>
    <w:unhideWhenUsed/>
    <w:rsid w:val="007B0264"/>
    <w:rPr>
      <w:vertAlign w:val="superscript"/>
    </w:rPr>
  </w:style>
  <w:style w:type="table" w:styleId="TableGrid">
    <w:name w:val="Table Grid"/>
    <w:basedOn w:val="TableNormal"/>
    <w:uiPriority w:val="39"/>
    <w:rsid w:val="003316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4D32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5">
    <w:name w:val="Grid Table 5 Dark Accent 5"/>
    <w:basedOn w:val="TableNormal"/>
    <w:uiPriority w:val="50"/>
    <w:rsid w:val="004D32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leGrid1">
    <w:name w:val="Table Grid1"/>
    <w:basedOn w:val="TableNormal"/>
    <w:next w:val="TableGrid"/>
    <w:uiPriority w:val="59"/>
    <w:rsid w:val="00E86F1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74141"/>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Default">
    <w:name w:val="Default"/>
    <w:rsid w:val="00336FD6"/>
    <w:pPr>
      <w:autoSpaceDE w:val="0"/>
      <w:autoSpaceDN w:val="0"/>
      <w:adjustRightInd w:val="0"/>
      <w:spacing w:after="0" w:line="240" w:lineRule="auto"/>
    </w:pPr>
    <w:rPr>
      <w:rFonts w:ascii="Calibri" w:hAnsi="Calibri" w:cs="Calibri"/>
      <w:color w:val="000000"/>
      <w:sz w:val="24"/>
      <w:szCs w:val="24"/>
    </w:rPr>
  </w:style>
  <w:style w:type="table" w:styleId="ListTable3">
    <w:name w:val="List Table 3"/>
    <w:basedOn w:val="TableNormal"/>
    <w:uiPriority w:val="48"/>
    <w:rsid w:val="00336FD6"/>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leGrid11">
    <w:name w:val="Table Grid11"/>
    <w:basedOn w:val="TableNormal"/>
    <w:next w:val="TableGrid"/>
    <w:uiPriority w:val="39"/>
    <w:rsid w:val="00336F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761672">
      <w:bodyDiv w:val="1"/>
      <w:marLeft w:val="0"/>
      <w:marRight w:val="0"/>
      <w:marTop w:val="0"/>
      <w:marBottom w:val="0"/>
      <w:divBdr>
        <w:top w:val="none" w:sz="0" w:space="0" w:color="auto"/>
        <w:left w:val="none" w:sz="0" w:space="0" w:color="auto"/>
        <w:bottom w:val="none" w:sz="0" w:space="0" w:color="auto"/>
        <w:right w:val="none" w:sz="0" w:space="0" w:color="auto"/>
      </w:divBdr>
      <w:divsChild>
        <w:div w:id="1834904812">
          <w:marLeft w:val="173"/>
          <w:marRight w:val="0"/>
          <w:marTop w:val="0"/>
          <w:marBottom w:val="0"/>
          <w:divBdr>
            <w:top w:val="none" w:sz="0" w:space="0" w:color="auto"/>
            <w:left w:val="none" w:sz="0" w:space="0" w:color="auto"/>
            <w:bottom w:val="none" w:sz="0" w:space="0" w:color="auto"/>
            <w:right w:val="none" w:sz="0" w:space="0" w:color="auto"/>
          </w:divBdr>
        </w:div>
      </w:divsChild>
    </w:div>
    <w:div w:id="1832014935">
      <w:bodyDiv w:val="1"/>
      <w:marLeft w:val="0"/>
      <w:marRight w:val="0"/>
      <w:marTop w:val="0"/>
      <w:marBottom w:val="0"/>
      <w:divBdr>
        <w:top w:val="none" w:sz="0" w:space="0" w:color="auto"/>
        <w:left w:val="none" w:sz="0" w:space="0" w:color="auto"/>
        <w:bottom w:val="none" w:sz="0" w:space="0" w:color="auto"/>
        <w:right w:val="none" w:sz="0" w:space="0" w:color="auto"/>
      </w:divBdr>
      <w:divsChild>
        <w:div w:id="722405683">
          <w:marLeft w:val="173"/>
          <w:marRight w:val="0"/>
          <w:marTop w:val="0"/>
          <w:marBottom w:val="0"/>
          <w:divBdr>
            <w:top w:val="none" w:sz="0" w:space="0" w:color="auto"/>
            <w:left w:val="none" w:sz="0" w:space="0" w:color="auto"/>
            <w:bottom w:val="none" w:sz="0" w:space="0" w:color="auto"/>
            <w:right w:val="none" w:sz="0" w:space="0" w:color="auto"/>
          </w:divBdr>
        </w:div>
      </w:divsChild>
    </w:div>
    <w:div w:id="1965959078">
      <w:bodyDiv w:val="1"/>
      <w:marLeft w:val="0"/>
      <w:marRight w:val="0"/>
      <w:marTop w:val="0"/>
      <w:marBottom w:val="0"/>
      <w:divBdr>
        <w:top w:val="none" w:sz="0" w:space="0" w:color="auto"/>
        <w:left w:val="none" w:sz="0" w:space="0" w:color="auto"/>
        <w:bottom w:val="none" w:sz="0" w:space="0" w:color="auto"/>
        <w:right w:val="none" w:sz="0" w:space="0" w:color="auto"/>
      </w:divBdr>
      <w:divsChild>
        <w:div w:id="240217101">
          <w:marLeft w:val="173"/>
          <w:marRight w:val="0"/>
          <w:marTop w:val="0"/>
          <w:marBottom w:val="0"/>
          <w:divBdr>
            <w:top w:val="none" w:sz="0" w:space="0" w:color="auto"/>
            <w:left w:val="none" w:sz="0" w:space="0" w:color="auto"/>
            <w:bottom w:val="none" w:sz="0" w:space="0" w:color="auto"/>
            <w:right w:val="none" w:sz="0" w:space="0" w:color="auto"/>
          </w:divBdr>
        </w:div>
        <w:div w:id="1123771125">
          <w:marLeft w:val="173"/>
          <w:marRight w:val="0"/>
          <w:marTop w:val="0"/>
          <w:marBottom w:val="0"/>
          <w:divBdr>
            <w:top w:val="none" w:sz="0" w:space="0" w:color="auto"/>
            <w:left w:val="none" w:sz="0" w:space="0" w:color="auto"/>
            <w:bottom w:val="none" w:sz="0" w:space="0" w:color="auto"/>
            <w:right w:val="none" w:sz="0" w:space="0" w:color="auto"/>
          </w:divBdr>
        </w:div>
        <w:div w:id="1829636852">
          <w:marLeft w:val="173"/>
          <w:marRight w:val="0"/>
          <w:marTop w:val="0"/>
          <w:marBottom w:val="0"/>
          <w:divBdr>
            <w:top w:val="none" w:sz="0" w:space="0" w:color="auto"/>
            <w:left w:val="none" w:sz="0" w:space="0" w:color="auto"/>
            <w:bottom w:val="none" w:sz="0" w:space="0" w:color="auto"/>
            <w:right w:val="none" w:sz="0" w:space="0" w:color="auto"/>
          </w:divBdr>
        </w:div>
        <w:div w:id="862085959">
          <w:marLeft w:val="173"/>
          <w:marRight w:val="0"/>
          <w:marTop w:val="0"/>
          <w:marBottom w:val="0"/>
          <w:divBdr>
            <w:top w:val="none" w:sz="0" w:space="0" w:color="auto"/>
            <w:left w:val="none" w:sz="0" w:space="0" w:color="auto"/>
            <w:bottom w:val="none" w:sz="0" w:space="0" w:color="auto"/>
            <w:right w:val="none" w:sz="0" w:space="0" w:color="auto"/>
          </w:divBdr>
        </w:div>
        <w:div w:id="144130357">
          <w:marLeft w:val="173"/>
          <w:marRight w:val="0"/>
          <w:marTop w:val="0"/>
          <w:marBottom w:val="0"/>
          <w:divBdr>
            <w:top w:val="none" w:sz="0" w:space="0" w:color="auto"/>
            <w:left w:val="none" w:sz="0" w:space="0" w:color="auto"/>
            <w:bottom w:val="none" w:sz="0" w:space="0" w:color="auto"/>
            <w:right w:val="none" w:sz="0" w:space="0" w:color="auto"/>
          </w:divBdr>
        </w:div>
        <w:div w:id="183517875">
          <w:marLeft w:val="63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emf"/><Relationship Id="rId7" Type="http://schemas.openxmlformats.org/officeDocument/2006/relationships/settings" Target="setting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footnotes.xml.rels><?xml version="1.0" encoding="UTF-8" standalone="yes"?>
<Relationships xmlns="http://schemas.openxmlformats.org/package/2006/relationships"><Relationship Id="rId3" Type="http://schemas.openxmlformats.org/officeDocument/2006/relationships/hyperlink" Target="https://www.fbo.gov/spg/DHS/OCPO/DHS-OCPO/HSHQDC16RB0005/listing.html" TargetMode="External"/><Relationship Id="rId2" Type="http://schemas.openxmlformats.org/officeDocument/2006/relationships/hyperlink" Target="https://www.fbo.gov/spg/DHS/OCPO/DHS-OCPO/HSHQDC16RB0005/listing.html" TargetMode="External"/><Relationship Id="rId1" Type="http://schemas.openxmlformats.org/officeDocument/2006/relationships/hyperlink" Target="https://www.fbo.gov/spg/DHS/OCPO/DHS-OCPO/HSHQDC16RB0005/listing.html" TargetMode="External"/><Relationship Id="rId4" Type="http://schemas.openxmlformats.org/officeDocument/2006/relationships/hyperlink" Target="https://www.fbo.gov/spg/DHS/OCPO/DHS-OCPO/HSHQDC16RB0005/list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2EEE75096B3C4C84A22FEA9955BBF9" ma:contentTypeVersion="19" ma:contentTypeDescription="Create a new document." ma:contentTypeScope="" ma:versionID="3d892a6e916eec81a87e0ca76981c331">
  <xsd:schema xmlns:xsd="http://www.w3.org/2001/XMLSchema" xmlns:xs="http://www.w3.org/2001/XMLSchema" xmlns:p="http://schemas.microsoft.com/office/2006/metadata/properties" xmlns:ns2="5b44eb52-674b-48ce-a3f9-c4a1c0663f9a" xmlns:ns3="e4b2a63a-be71-4324-b876-e0b9a77e2960" targetNamespace="http://schemas.microsoft.com/office/2006/metadata/properties" ma:root="true" ma:fieldsID="4f5dcde653fff10e2c5160932ea50aa9" ns2:_="" ns3:_="">
    <xsd:import namespace="5b44eb52-674b-48ce-a3f9-c4a1c0663f9a"/>
    <xsd:import namespace="e4b2a63a-be71-4324-b876-e0b9a77e2960"/>
    <xsd:element name="properties">
      <xsd:complexType>
        <xsd:sequence>
          <xsd:element name="documentManagement">
            <xsd:complexType>
              <xsd:all>
                <xsd:element ref="ns2:DocType" minOccurs="0"/>
                <xsd:element ref="ns2:Other" minOccurs="0"/>
                <xsd:element ref="ns3:iStatus" minOccurs="0"/>
                <xsd:element ref="ns3:ProjectID" minOccurs="0"/>
                <xsd:element ref="ns2:counted" minOccurs="0"/>
                <xsd:element ref="ns2:ProjTitle" minOccurs="0"/>
                <xsd:element ref="ns2:PublishPosture" minOccurs="0"/>
                <xsd:element ref="ns2:ReleasabilityDateChang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44eb52-674b-48ce-a3f9-c4a1c0663f9a" elementFormDefault="qualified">
    <xsd:import namespace="http://schemas.microsoft.com/office/2006/documentManagement/types"/>
    <xsd:import namespace="http://schemas.microsoft.com/office/infopath/2007/PartnerControls"/>
    <xsd:element name="DocType" ma:index="8" nillable="true" ma:displayName="Document Type" ma:indexed="true" ma:list="{9045563d-27bc-4a59-9798-33f956f0dfd1}" ma:internalName="DocType" ma:showField="Title">
      <xsd:simpleType>
        <xsd:restriction base="dms:Lookup"/>
      </xsd:simpleType>
    </xsd:element>
    <xsd:element name="Other" ma:index="9" nillable="true" ma:displayName="Other Type" ma:internalName="Other">
      <xsd:simpleType>
        <xsd:restriction base="dms:Text">
          <xsd:maxLength value="255"/>
        </xsd:restriction>
      </xsd:simpleType>
    </xsd:element>
    <xsd:element name="counted" ma:index="13" nillable="true" ma:displayName="counted" ma:default="0" ma:internalName="counted">
      <xsd:simpleType>
        <xsd:restriction base="dms:Boolean"/>
      </xsd:simpleType>
    </xsd:element>
    <xsd:element name="ProjTitle" ma:index="14" nillable="true" ma:displayName="ProjTitle" ma:internalName="ProjTitle">
      <xsd:simpleType>
        <xsd:restriction base="dms:Text">
          <xsd:maxLength value="255"/>
        </xsd:restriction>
      </xsd:simpleType>
    </xsd:element>
    <xsd:element name="PublishPosture" ma:index="17" nillable="true" ma:displayName="PublishPosture" ma:default="Not Yet Determined" ma:description="S&amp;T Only:             Distribution authorized to S&amp;T users only. Official access is only granted to S&amp;T users. [However, if a DHS employee in another component is sent a link to the Project Site from an S&amp;T member, they may be able to access the document].&#10;&#10;DHS Only:             Distribution authorized to the Department of Homeland Security (DHS) and DHS contractors.  Only users with a login issued by a DHS directorate or component will be able to access this document.&#10;&#10;U.S. Government:      Distribution authorized to U.S. Government agencies and their contractors. Content may be published with full attribution to the project PM and S&amp;T, and may be made available on the DoD Defense Technical Information Center (DTIC) with limited access.&#10;&#10;Unlimited/Public:     Distribution is unlimited and approved for public release. Content may be published with full attribution to the project PM and S&amp;T, and may be made available on the DoD Defense Technical Information Center (DTIC) and Science.gov with unlimited access.&#10;&#10;Submitted for Release:  The document has been submitted to the S&amp;T process for official approval prior to public release, but the process has not yet concluded.&#10;&#10;Not Yet Determined:   Distribution has not yet been determined for this document. The PM should determine the appropriate releasability before or soon after the document is posted. However, until the releasability is selected to another value, &quot;Not Yet Determined&quot; will be displayed and access will be limited to &quot;S&amp;T Only.&quot;" ma:format="Dropdown" ma:indexed="true" ma:internalName="PublishPosture">
      <xsd:simpleType>
        <xsd:restriction base="dms:Choice">
          <xsd:enumeration value="S&amp;T Only"/>
          <xsd:enumeration value="DHS Only"/>
          <xsd:enumeration value="U.S. Government"/>
          <xsd:enumeration value="Unlimited/Public"/>
          <xsd:enumeration value="Submitted for Release"/>
          <xsd:enumeration value="Not Yet Determined"/>
        </xsd:restriction>
      </xsd:simpleType>
    </xsd:element>
    <xsd:element name="ReleasabilityDateChanged" ma:index="18" nillable="true" ma:displayName="ReleasabilityDateChanged" ma:format="DateOnly" ma:internalName="ReleasabilityDateChanged">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e4b2a63a-be71-4324-b876-e0b9a77e2960" elementFormDefault="qualified">
    <xsd:import namespace="http://schemas.microsoft.com/office/2006/documentManagement/types"/>
    <xsd:import namespace="http://schemas.microsoft.com/office/infopath/2007/PartnerControls"/>
    <xsd:element name="iStatus" ma:index="11" nillable="true" ma:displayName="iStatus" ma:default="Active" ma:format="Dropdown" ma:indexed="true" ma:internalName="iStatus">
      <xsd:simpleType>
        <xsd:restriction base="dms:Choice">
          <xsd:enumeration value="Active"/>
          <xsd:enumeration value="Inactive"/>
        </xsd:restriction>
      </xsd:simpleType>
    </xsd:element>
    <xsd:element name="ProjectID" ma:index="12" nillable="true" ma:displayName="ProjectID" ma:indexed="true" ma:internalName="ProjectID">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10"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Other xmlns="5b44eb52-674b-48ce-a3f9-c4a1c0663f9a" xsi:nil="true"/>
    <PublishPosture xmlns="5b44eb52-674b-48ce-a3f9-c4a1c0663f9a" xsi:nil="true"/>
    <DocType xmlns="5b44eb52-674b-48ce-a3f9-c4a1c0663f9a">2</DocType>
    <ReleasabilityDateChanged xmlns="5b44eb52-674b-48ce-a3f9-c4a1c0663f9a" xsi:nil="true"/>
    <counted xmlns="5b44eb52-674b-48ce-a3f9-c4a1c0663f9a">false</counted>
    <ProjTitle xmlns="5b44eb52-674b-48ce-a3f9-c4a1c0663f9a" xsi:nil="true"/>
    <ProjectID xmlns="e4b2a63a-be71-4324-b876-e0b9a77e2960">672</ProjectID>
    <iStatus xmlns="e4b2a63a-be71-4324-b876-e0b9a77e2960">Active</iStatu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58866F-7DC2-4C33-A5E3-366597BCC3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44eb52-674b-48ce-a3f9-c4a1c0663f9a"/>
    <ds:schemaRef ds:uri="e4b2a63a-be71-4324-b876-e0b9a77e29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CF9DDA-10A6-40A4-9A91-E957E27BA394}">
  <ds:schemaRefs>
    <ds:schemaRef ds:uri="http://purl.org/dc/elements/1.1/"/>
    <ds:schemaRef ds:uri="http://purl.org/dc/terms/"/>
    <ds:schemaRef ds:uri="e4b2a63a-be71-4324-b876-e0b9a77e2960"/>
    <ds:schemaRef ds:uri="http://purl.org/dc/dcmitype/"/>
    <ds:schemaRef ds:uri="5b44eb52-674b-48ce-a3f9-c4a1c0663f9a"/>
    <ds:schemaRef ds:uri="http://schemas.microsoft.com/office/2006/documentManagement/types"/>
    <ds:schemaRef ds:uri="http://schemas.microsoft.com/office/2006/metadata/properties"/>
    <ds:schemaRef ds:uri="http://schemas.microsoft.com/office/infopath/2007/PartnerControls"/>
    <ds:schemaRef ds:uri="http://schemas.openxmlformats.org/package/2006/metadata/core-properties"/>
    <ds:schemaRef ds:uri="http://www.w3.org/XML/1998/namespace"/>
  </ds:schemaRefs>
</ds:datastoreItem>
</file>

<file path=customXml/itemProps3.xml><?xml version="1.0" encoding="utf-8"?>
<ds:datastoreItem xmlns:ds="http://schemas.openxmlformats.org/officeDocument/2006/customXml" ds:itemID="{856258C8-0120-4857-BAD3-AEEE99291FE6}">
  <ds:schemaRefs>
    <ds:schemaRef ds:uri="http://schemas.microsoft.com/sharepoint/v3/contenttype/forms"/>
  </ds:schemaRefs>
</ds:datastoreItem>
</file>

<file path=customXml/itemProps4.xml><?xml version="1.0" encoding="utf-8"?>
<ds:datastoreItem xmlns:ds="http://schemas.openxmlformats.org/officeDocument/2006/customXml" ds:itemID="{96F9D48E-6281-4B4A-A13F-8CFDAC8AF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6795</Words>
  <Characters>38738</Characters>
  <Application>Microsoft Office Word</Application>
  <DocSecurity>4</DocSecurity>
  <Lines>322</Lines>
  <Paragraphs>90</Paragraphs>
  <ScaleCrop>false</ScaleCrop>
  <HeadingPairs>
    <vt:vector size="2" baseType="variant">
      <vt:variant>
        <vt:lpstr>Title</vt:lpstr>
      </vt:variant>
      <vt:variant>
        <vt:i4>1</vt:i4>
      </vt:variant>
    </vt:vector>
  </HeadingPairs>
  <TitlesOfParts>
    <vt:vector size="1" baseType="lpstr">
      <vt:lpstr>NGCI Apex PMP v1.42017April24.docx</vt:lpstr>
    </vt:vector>
  </TitlesOfParts>
  <Company>Department of Homeland Security</Company>
  <LinksUpToDate>false</LinksUpToDate>
  <CharactersWithSpaces>45443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NGCI Apex PMP v1.42017April24.docx</dc:title>
  <dc:creator>Becker, Doron (CTR)</dc:creator>
  <cp:keywords>Cyber Apex</cp:keywords>
  <cp:lastModifiedBy>Vallone, Jennifer (CTR)</cp:lastModifiedBy>
  <cp:revision>2</cp:revision>
  <cp:lastPrinted>2016-11-23T16:35:00Z</cp:lastPrinted>
  <dcterms:created xsi:type="dcterms:W3CDTF">2017-10-03T21:39:00Z</dcterms:created>
  <dcterms:modified xsi:type="dcterms:W3CDTF">2017-10-03T21:39:00Z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0x010100B42EEE75096B3C4C84A22FEA9955BBF9</vt:lpwstr>
  </property>
  <property fmtid="{D5CDD505-2E9C-101B-9397-08002B2CF9AE}" pid="3" name="Order">
    <vt:r8>358500</vt:r8>
  </property>
</Properties>
</file>