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7BFC42" w14:textId="77777777" w:rsidR="00BD378C" w:rsidRDefault="00B2712F" w:rsidP="005D3BF8">
      <w:pPr>
        <w:pStyle w:val="Cover-other"/>
        <w:tabs>
          <w:tab w:val="center" w:pos="5040"/>
        </w:tabs>
        <w:rPr>
          <w:i/>
          <w:sz w:val="44"/>
          <w:szCs w:val="44"/>
        </w:rPr>
      </w:pPr>
      <w:bookmarkStart w:id="0" w:name="_GoBack"/>
      <w:bookmarkEnd w:id="0"/>
      <w:r w:rsidRPr="00364543">
        <w:rPr>
          <w:i/>
          <w:noProof/>
          <w:sz w:val="44"/>
          <w:szCs w:val="44"/>
        </w:rPr>
        <w:drawing>
          <wp:inline distT="0" distB="0" distL="0" distR="0" wp14:anchorId="3A7BFF51" wp14:editId="3A7BFF52">
            <wp:extent cx="2235200" cy="2159000"/>
            <wp:effectExtent l="19050" t="0" r="0" b="0"/>
            <wp:docPr id="61" name="Picture 2" descr="d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s"/>
                    <pic:cNvPicPr>
                      <a:picLocks noChangeAspect="1" noChangeArrowheads="1"/>
                    </pic:cNvPicPr>
                  </pic:nvPicPr>
                  <pic:blipFill>
                    <a:blip r:embed="rId11" cstate="print"/>
                    <a:srcRect/>
                    <a:stretch>
                      <a:fillRect/>
                    </a:stretch>
                  </pic:blipFill>
                  <pic:spPr bwMode="auto">
                    <a:xfrm>
                      <a:off x="0" y="0"/>
                      <a:ext cx="2235200" cy="2159000"/>
                    </a:xfrm>
                    <a:prstGeom prst="rect">
                      <a:avLst/>
                    </a:prstGeom>
                    <a:noFill/>
                    <a:ln w="9525">
                      <a:noFill/>
                      <a:miter lim="800000"/>
                      <a:headEnd/>
                      <a:tailEnd/>
                    </a:ln>
                  </pic:spPr>
                </pic:pic>
              </a:graphicData>
            </a:graphic>
          </wp:inline>
        </w:drawing>
      </w:r>
    </w:p>
    <w:p w14:paraId="3A7BFC43" w14:textId="77777777" w:rsidR="00344C04" w:rsidRDefault="00344C04">
      <w:pPr>
        <w:pStyle w:val="Cover-other"/>
        <w:tabs>
          <w:tab w:val="center" w:pos="5040"/>
        </w:tabs>
        <w:rPr>
          <w:i/>
          <w:sz w:val="44"/>
          <w:szCs w:val="44"/>
        </w:rPr>
      </w:pPr>
    </w:p>
    <w:p w14:paraId="3A7BFC44" w14:textId="77777777" w:rsidR="00344C04" w:rsidRDefault="00B2712F">
      <w:pPr>
        <w:pStyle w:val="Cover-other"/>
        <w:tabs>
          <w:tab w:val="center" w:pos="5040"/>
        </w:tabs>
        <w:rPr>
          <w:rFonts w:asciiTheme="majorHAnsi" w:hAnsiTheme="majorHAnsi"/>
          <w:i/>
          <w:sz w:val="44"/>
        </w:rPr>
      </w:pPr>
      <w:r w:rsidRPr="00A85054">
        <w:rPr>
          <w:rFonts w:asciiTheme="majorHAnsi" w:hAnsiTheme="majorHAnsi"/>
          <w:i/>
          <w:sz w:val="44"/>
        </w:rPr>
        <w:t>DEPARTMENT OF HOMELAND SECURITY</w:t>
      </w:r>
    </w:p>
    <w:p w14:paraId="3A7BFC45" w14:textId="77777777" w:rsidR="00344C04" w:rsidRDefault="00B2712F">
      <w:pPr>
        <w:pStyle w:val="Cover-other"/>
        <w:tabs>
          <w:tab w:val="center" w:pos="5040"/>
        </w:tabs>
        <w:rPr>
          <w:rFonts w:asciiTheme="majorHAnsi" w:hAnsiTheme="majorHAnsi"/>
          <w:i/>
          <w:sz w:val="44"/>
        </w:rPr>
      </w:pPr>
      <w:r w:rsidRPr="00A85054">
        <w:rPr>
          <w:rFonts w:asciiTheme="majorHAnsi" w:hAnsiTheme="majorHAnsi"/>
          <w:i/>
          <w:sz w:val="44"/>
        </w:rPr>
        <w:t>SCIENCE AND TECHNOLOGY DIRECTORATE</w:t>
      </w:r>
    </w:p>
    <w:p w14:paraId="3A7BFC46" w14:textId="77777777" w:rsidR="00344C04" w:rsidRDefault="00344C04">
      <w:pPr>
        <w:pStyle w:val="Cover-other"/>
        <w:tabs>
          <w:tab w:val="center" w:pos="5040"/>
        </w:tabs>
        <w:rPr>
          <w:rFonts w:asciiTheme="majorHAnsi" w:hAnsiTheme="majorHAnsi"/>
          <w:i/>
          <w:sz w:val="32"/>
        </w:rPr>
      </w:pPr>
    </w:p>
    <w:p w14:paraId="3A7BFC47" w14:textId="77777777" w:rsidR="00344C04" w:rsidRDefault="00344C04">
      <w:pPr>
        <w:tabs>
          <w:tab w:val="center" w:pos="5040"/>
        </w:tabs>
        <w:jc w:val="center"/>
        <w:rPr>
          <w:rFonts w:asciiTheme="majorHAnsi" w:hAnsiTheme="majorHAnsi"/>
          <w:sz w:val="48"/>
          <w:szCs w:val="48"/>
        </w:rPr>
      </w:pPr>
    </w:p>
    <w:p w14:paraId="3A7BFC48" w14:textId="77777777" w:rsidR="00344C04" w:rsidRDefault="00B67F97">
      <w:pPr>
        <w:tabs>
          <w:tab w:val="center" w:pos="5040"/>
        </w:tabs>
        <w:jc w:val="center"/>
        <w:rPr>
          <w:rFonts w:asciiTheme="majorHAnsi" w:hAnsiTheme="majorHAnsi"/>
          <w:sz w:val="48"/>
          <w:szCs w:val="48"/>
        </w:rPr>
      </w:pPr>
      <w:r>
        <w:rPr>
          <w:rFonts w:asciiTheme="majorHAnsi" w:hAnsiTheme="majorHAnsi"/>
          <w:sz w:val="48"/>
          <w:szCs w:val="48"/>
        </w:rPr>
        <w:t>Project Management Plan (PMP)</w:t>
      </w:r>
    </w:p>
    <w:p w14:paraId="3A7BFC49" w14:textId="77777777" w:rsidR="00344C04" w:rsidRDefault="00344C04">
      <w:pPr>
        <w:tabs>
          <w:tab w:val="center" w:pos="5040"/>
        </w:tabs>
        <w:jc w:val="center"/>
      </w:pPr>
    </w:p>
    <w:p w14:paraId="3A7BFC4A" w14:textId="77777777" w:rsidR="00344C04" w:rsidRPr="00A50F78" w:rsidRDefault="00344C04">
      <w:pPr>
        <w:tabs>
          <w:tab w:val="center" w:pos="5040"/>
        </w:tabs>
        <w:jc w:val="center"/>
      </w:pPr>
    </w:p>
    <w:p w14:paraId="3A7BFC4B" w14:textId="77777777" w:rsidR="00344C04" w:rsidRDefault="00A50F78">
      <w:pPr>
        <w:tabs>
          <w:tab w:val="center" w:pos="5040"/>
        </w:tabs>
        <w:jc w:val="center"/>
        <w:rPr>
          <w:rFonts w:asciiTheme="majorHAnsi" w:hAnsiTheme="majorHAnsi"/>
          <w:i/>
        </w:rPr>
      </w:pPr>
      <w:r>
        <w:rPr>
          <w:rFonts w:asciiTheme="majorHAnsi" w:hAnsiTheme="majorHAnsi"/>
          <w:sz w:val="48"/>
          <w:szCs w:val="48"/>
        </w:rPr>
        <w:t>Port and Coastal Surveillance Improvement</w:t>
      </w:r>
    </w:p>
    <w:p w14:paraId="3A7BFC4C" w14:textId="77777777" w:rsidR="00344C04" w:rsidRDefault="00344C04">
      <w:pPr>
        <w:tabs>
          <w:tab w:val="center" w:pos="5040"/>
        </w:tabs>
        <w:jc w:val="center"/>
        <w:rPr>
          <w:rFonts w:asciiTheme="majorHAnsi" w:hAnsiTheme="majorHAnsi"/>
          <w:b/>
          <w:i/>
          <w:sz w:val="28"/>
          <w:highlight w:val="lightGray"/>
        </w:rPr>
      </w:pPr>
    </w:p>
    <w:p w14:paraId="3A7BFC4D" w14:textId="77777777" w:rsidR="00344C04" w:rsidRDefault="00344C04">
      <w:pPr>
        <w:tabs>
          <w:tab w:val="center" w:pos="5040"/>
        </w:tabs>
        <w:jc w:val="center"/>
        <w:rPr>
          <w:rFonts w:asciiTheme="majorHAnsi" w:hAnsiTheme="majorHAnsi"/>
          <w:b/>
          <w:i/>
          <w:sz w:val="28"/>
          <w:highlight w:val="lightGray"/>
        </w:rPr>
      </w:pPr>
    </w:p>
    <w:p w14:paraId="3A7BFC4E" w14:textId="77777777" w:rsidR="00344C04" w:rsidRDefault="00344C04">
      <w:pPr>
        <w:tabs>
          <w:tab w:val="center" w:pos="5040"/>
        </w:tabs>
        <w:jc w:val="center"/>
        <w:rPr>
          <w:rFonts w:asciiTheme="majorHAnsi" w:hAnsiTheme="majorHAnsi"/>
          <w:b/>
          <w:i/>
          <w:sz w:val="28"/>
        </w:rPr>
      </w:pPr>
    </w:p>
    <w:p w14:paraId="3A7BFC4F" w14:textId="77777777" w:rsidR="00344C04" w:rsidRDefault="00344C04">
      <w:pPr>
        <w:tabs>
          <w:tab w:val="center" w:pos="5040"/>
        </w:tabs>
        <w:jc w:val="center"/>
        <w:rPr>
          <w:rFonts w:asciiTheme="majorHAnsi" w:hAnsiTheme="majorHAnsi"/>
          <w:b/>
          <w:i/>
          <w:sz w:val="28"/>
        </w:rPr>
      </w:pPr>
    </w:p>
    <w:p w14:paraId="3A7BFC50" w14:textId="77777777" w:rsidR="00344C04" w:rsidRDefault="00344C04">
      <w:pPr>
        <w:tabs>
          <w:tab w:val="center" w:pos="5040"/>
        </w:tabs>
        <w:jc w:val="center"/>
        <w:rPr>
          <w:rFonts w:asciiTheme="majorHAnsi" w:hAnsiTheme="majorHAnsi"/>
          <w:b/>
          <w:i/>
          <w:sz w:val="28"/>
        </w:rPr>
      </w:pPr>
    </w:p>
    <w:p w14:paraId="3A7BFC51" w14:textId="77777777" w:rsidR="00344C04" w:rsidRPr="004330FD" w:rsidRDefault="00732C6E">
      <w:pPr>
        <w:tabs>
          <w:tab w:val="center" w:pos="5040"/>
        </w:tabs>
        <w:jc w:val="center"/>
        <w:rPr>
          <w:rFonts w:asciiTheme="majorHAnsi" w:hAnsiTheme="majorHAnsi"/>
          <w:sz w:val="48"/>
          <w:szCs w:val="48"/>
        </w:rPr>
      </w:pPr>
      <w:r w:rsidRPr="004330FD">
        <w:rPr>
          <w:rFonts w:asciiTheme="majorHAnsi" w:hAnsiTheme="majorHAnsi"/>
          <w:sz w:val="48"/>
          <w:szCs w:val="48"/>
        </w:rPr>
        <w:t>DRAFT</w:t>
      </w:r>
    </w:p>
    <w:p w14:paraId="3A7BFC52" w14:textId="77777777" w:rsidR="00344C04" w:rsidRPr="004330FD" w:rsidRDefault="00D12FE0">
      <w:pPr>
        <w:tabs>
          <w:tab w:val="center" w:pos="5040"/>
        </w:tabs>
        <w:jc w:val="center"/>
        <w:rPr>
          <w:rFonts w:asciiTheme="majorHAnsi" w:hAnsiTheme="majorHAnsi"/>
          <w:sz w:val="48"/>
          <w:szCs w:val="48"/>
        </w:rPr>
      </w:pPr>
      <w:del w:id="1" w:author="michael.ciccarello" w:date="2013-02-07T10:08:00Z">
        <w:r w:rsidDel="00034D51">
          <w:rPr>
            <w:rFonts w:asciiTheme="majorHAnsi" w:hAnsiTheme="majorHAnsi"/>
            <w:sz w:val="48"/>
            <w:szCs w:val="48"/>
          </w:rPr>
          <w:delText xml:space="preserve">26 SEPTMEBER </w:delText>
        </w:r>
        <w:r w:rsidR="00732C6E" w:rsidRPr="004330FD" w:rsidDel="00034D51">
          <w:rPr>
            <w:rFonts w:asciiTheme="majorHAnsi" w:hAnsiTheme="majorHAnsi"/>
            <w:sz w:val="48"/>
            <w:szCs w:val="48"/>
          </w:rPr>
          <w:delText xml:space="preserve"> 2012</w:delText>
        </w:r>
      </w:del>
      <w:ins w:id="2" w:author="michael.ciccarello" w:date="2013-02-07T10:08:00Z">
        <w:r w:rsidR="00034D51">
          <w:rPr>
            <w:rFonts w:asciiTheme="majorHAnsi" w:hAnsiTheme="majorHAnsi"/>
            <w:sz w:val="48"/>
            <w:szCs w:val="48"/>
          </w:rPr>
          <w:t>7 FEBRUARY 2013</w:t>
        </w:r>
      </w:ins>
    </w:p>
    <w:p w14:paraId="3A7BFC53" w14:textId="77777777" w:rsidR="006861CF" w:rsidRPr="004330FD" w:rsidRDefault="006861CF" w:rsidP="00D212A7">
      <w:pPr>
        <w:sectPr w:rsidR="006861CF" w:rsidRPr="004330FD" w:rsidSect="005D3BF8">
          <w:footerReference w:type="default" r:id="rId12"/>
          <w:footerReference w:type="first" r:id="rId13"/>
          <w:pgSz w:w="12240" w:h="15840" w:code="1"/>
          <w:pgMar w:top="1440" w:right="1440" w:bottom="1440" w:left="1440" w:header="720" w:footer="720" w:gutter="0"/>
          <w:pgNumType w:fmt="lowerRoman" w:start="1"/>
          <w:cols w:space="720"/>
          <w:titlePg/>
          <w:docGrid w:linePitch="360"/>
        </w:sectPr>
      </w:pPr>
    </w:p>
    <w:p w14:paraId="3A7BFC54" w14:textId="77777777" w:rsidR="00BD378C" w:rsidRPr="004330FD" w:rsidRDefault="00BD378C" w:rsidP="00BD378C">
      <w:pPr>
        <w:ind w:right="-2880"/>
        <w:rPr>
          <w:rFonts w:asciiTheme="majorHAnsi" w:hAnsiTheme="majorHAnsi"/>
          <w:b/>
          <w:caps/>
          <w:sz w:val="32"/>
        </w:rPr>
      </w:pPr>
    </w:p>
    <w:p w14:paraId="3A7BFC55" w14:textId="77777777" w:rsidR="00B2712F" w:rsidRPr="004330FD" w:rsidRDefault="00B2712F" w:rsidP="00D212A7">
      <w:pPr>
        <w:ind w:right="-2880"/>
        <w:rPr>
          <w:rFonts w:asciiTheme="majorHAnsi" w:hAnsiTheme="majorHAnsi"/>
          <w:b/>
          <w:sz w:val="24"/>
        </w:rPr>
      </w:pPr>
      <w:r w:rsidRPr="004330FD">
        <w:rPr>
          <w:rFonts w:asciiTheme="majorHAnsi" w:hAnsiTheme="majorHAnsi"/>
          <w:b/>
          <w:sz w:val="24"/>
        </w:rPr>
        <w:t>PMP Approvals:</w:t>
      </w:r>
    </w:p>
    <w:p w14:paraId="3A7BFC56" w14:textId="77777777" w:rsidR="00B2712F" w:rsidRPr="004330FD" w:rsidRDefault="00B2712F" w:rsidP="00D212A7">
      <w:pPr>
        <w:tabs>
          <w:tab w:val="left" w:pos="5040"/>
        </w:tabs>
        <w:ind w:right="-2880"/>
        <w:rPr>
          <w:rFonts w:asciiTheme="majorHAnsi" w:hAnsiTheme="majorHAnsi"/>
          <w:b/>
          <w:sz w:val="24"/>
        </w:rPr>
      </w:pPr>
    </w:p>
    <w:p w14:paraId="3A7BFC57" w14:textId="77777777" w:rsidR="00B2712F" w:rsidRPr="004330FD" w:rsidRDefault="00B2712F" w:rsidP="00D212A7">
      <w:pPr>
        <w:tabs>
          <w:tab w:val="left" w:pos="5040"/>
        </w:tabs>
        <w:ind w:right="-2880"/>
        <w:rPr>
          <w:rFonts w:asciiTheme="majorHAnsi" w:hAnsiTheme="majorHAnsi"/>
          <w:b/>
          <w:sz w:val="24"/>
        </w:rPr>
      </w:pPr>
    </w:p>
    <w:p w14:paraId="3A7BFC58" w14:textId="77777777" w:rsidR="00B2712F" w:rsidRPr="004330FD" w:rsidRDefault="00B2712F" w:rsidP="00D212A7">
      <w:pPr>
        <w:tabs>
          <w:tab w:val="left" w:pos="5040"/>
        </w:tabs>
        <w:ind w:right="-2880"/>
        <w:rPr>
          <w:rFonts w:asciiTheme="majorHAnsi" w:hAnsiTheme="majorHAnsi"/>
          <w:b/>
          <w:sz w:val="24"/>
        </w:rPr>
      </w:pPr>
    </w:p>
    <w:p w14:paraId="3A7BFC59" w14:textId="77777777" w:rsidR="00B2712F" w:rsidRPr="004330FD" w:rsidRDefault="00B2712F" w:rsidP="00D212A7">
      <w:pPr>
        <w:tabs>
          <w:tab w:val="left" w:pos="5040"/>
        </w:tabs>
        <w:ind w:right="-2880"/>
        <w:rPr>
          <w:rFonts w:asciiTheme="majorHAnsi" w:hAnsiTheme="majorHAnsi"/>
          <w:b/>
          <w:sz w:val="24"/>
        </w:rPr>
      </w:pPr>
      <w:r w:rsidRPr="004330FD">
        <w:rPr>
          <w:rFonts w:asciiTheme="majorHAnsi" w:hAnsiTheme="majorHAnsi"/>
          <w:b/>
          <w:sz w:val="24"/>
        </w:rPr>
        <w:t>_____________________________</w:t>
      </w:r>
      <w:r w:rsidRPr="004330FD">
        <w:rPr>
          <w:rFonts w:asciiTheme="majorHAnsi" w:hAnsiTheme="majorHAnsi"/>
          <w:b/>
          <w:sz w:val="24"/>
        </w:rPr>
        <w:tab/>
        <w:t>____________</w:t>
      </w:r>
    </w:p>
    <w:p w14:paraId="3A7BFC5A" w14:textId="77777777" w:rsidR="00B2712F" w:rsidRPr="004330FD" w:rsidRDefault="00B2712F" w:rsidP="00D212A7">
      <w:pPr>
        <w:tabs>
          <w:tab w:val="left" w:pos="5040"/>
        </w:tabs>
        <w:ind w:right="-2880"/>
        <w:rPr>
          <w:rFonts w:asciiTheme="majorHAnsi" w:hAnsiTheme="majorHAnsi"/>
          <w:b/>
          <w:sz w:val="24"/>
        </w:rPr>
      </w:pPr>
      <w:r w:rsidRPr="004330FD">
        <w:rPr>
          <w:rFonts w:asciiTheme="majorHAnsi" w:hAnsiTheme="majorHAnsi"/>
          <w:b/>
          <w:sz w:val="24"/>
        </w:rPr>
        <w:t>Project Manager</w:t>
      </w:r>
      <w:r w:rsidRPr="004330FD">
        <w:rPr>
          <w:rFonts w:asciiTheme="majorHAnsi" w:hAnsiTheme="majorHAnsi"/>
          <w:b/>
          <w:sz w:val="24"/>
        </w:rPr>
        <w:tab/>
        <w:t>Date</w:t>
      </w:r>
    </w:p>
    <w:p w14:paraId="3A7BFC5B" w14:textId="77777777" w:rsidR="00B2712F" w:rsidRPr="004330FD" w:rsidRDefault="00B2712F" w:rsidP="00D212A7">
      <w:pPr>
        <w:tabs>
          <w:tab w:val="left" w:pos="5040"/>
        </w:tabs>
        <w:ind w:right="-2880"/>
        <w:rPr>
          <w:rFonts w:asciiTheme="majorHAnsi" w:hAnsiTheme="majorHAnsi"/>
          <w:b/>
          <w:sz w:val="24"/>
        </w:rPr>
      </w:pPr>
    </w:p>
    <w:p w14:paraId="3A7BFC5C" w14:textId="77777777" w:rsidR="00B2712F" w:rsidRPr="004330FD" w:rsidRDefault="00B2712F" w:rsidP="00D212A7">
      <w:pPr>
        <w:tabs>
          <w:tab w:val="left" w:pos="5040"/>
        </w:tabs>
        <w:ind w:right="-2880"/>
        <w:rPr>
          <w:rFonts w:asciiTheme="majorHAnsi" w:hAnsiTheme="majorHAnsi"/>
          <w:b/>
          <w:sz w:val="24"/>
        </w:rPr>
      </w:pPr>
    </w:p>
    <w:p w14:paraId="3A7BFC5D" w14:textId="77777777" w:rsidR="00B2712F" w:rsidRPr="004330FD" w:rsidRDefault="00B2712F" w:rsidP="00D212A7">
      <w:pPr>
        <w:tabs>
          <w:tab w:val="left" w:pos="5040"/>
        </w:tabs>
        <w:ind w:right="-2880"/>
        <w:rPr>
          <w:rFonts w:asciiTheme="majorHAnsi" w:hAnsiTheme="majorHAnsi"/>
          <w:b/>
          <w:sz w:val="24"/>
        </w:rPr>
      </w:pPr>
      <w:r w:rsidRPr="004330FD">
        <w:rPr>
          <w:rFonts w:asciiTheme="majorHAnsi" w:hAnsiTheme="majorHAnsi"/>
          <w:b/>
          <w:sz w:val="24"/>
        </w:rPr>
        <w:t>_____________________________</w:t>
      </w:r>
      <w:r w:rsidRPr="004330FD">
        <w:rPr>
          <w:rFonts w:asciiTheme="majorHAnsi" w:hAnsiTheme="majorHAnsi"/>
          <w:b/>
          <w:sz w:val="24"/>
        </w:rPr>
        <w:tab/>
        <w:t>____________</w:t>
      </w:r>
    </w:p>
    <w:p w14:paraId="3A7BFC5E" w14:textId="77777777" w:rsidR="00B2712F" w:rsidRPr="004330FD" w:rsidRDefault="00B2712F" w:rsidP="00D212A7">
      <w:pPr>
        <w:tabs>
          <w:tab w:val="left" w:pos="5040"/>
        </w:tabs>
        <w:ind w:right="-2880"/>
        <w:rPr>
          <w:rFonts w:asciiTheme="majorHAnsi" w:hAnsiTheme="majorHAnsi"/>
          <w:b/>
          <w:sz w:val="24"/>
        </w:rPr>
      </w:pPr>
      <w:r w:rsidRPr="004330FD">
        <w:rPr>
          <w:rFonts w:asciiTheme="majorHAnsi" w:hAnsiTheme="majorHAnsi"/>
          <w:b/>
          <w:sz w:val="24"/>
        </w:rPr>
        <w:t>Division Director</w:t>
      </w:r>
      <w:r w:rsidRPr="004330FD">
        <w:rPr>
          <w:rFonts w:asciiTheme="majorHAnsi" w:hAnsiTheme="majorHAnsi"/>
          <w:b/>
          <w:sz w:val="24"/>
        </w:rPr>
        <w:tab/>
        <w:t>Date</w:t>
      </w:r>
    </w:p>
    <w:p w14:paraId="3A7BFC5F" w14:textId="77777777" w:rsidR="00B2712F" w:rsidRPr="004330FD" w:rsidRDefault="00B2712F" w:rsidP="00D212A7">
      <w:pPr>
        <w:tabs>
          <w:tab w:val="left" w:pos="5040"/>
        </w:tabs>
        <w:ind w:right="-2880"/>
        <w:rPr>
          <w:rFonts w:asciiTheme="majorHAnsi" w:hAnsiTheme="majorHAnsi"/>
          <w:b/>
          <w:sz w:val="24"/>
        </w:rPr>
      </w:pPr>
    </w:p>
    <w:p w14:paraId="3A7BFC60" w14:textId="77777777" w:rsidR="00B2712F" w:rsidRPr="004330FD" w:rsidRDefault="00B2712F" w:rsidP="00D212A7">
      <w:pPr>
        <w:tabs>
          <w:tab w:val="left" w:pos="5040"/>
        </w:tabs>
        <w:ind w:right="-2880"/>
        <w:rPr>
          <w:rFonts w:asciiTheme="majorHAnsi" w:hAnsiTheme="majorHAnsi"/>
          <w:b/>
          <w:sz w:val="24"/>
        </w:rPr>
      </w:pPr>
    </w:p>
    <w:p w14:paraId="3A7BFC61" w14:textId="77777777" w:rsidR="00A54A70" w:rsidRPr="004330FD" w:rsidRDefault="00A54A70" w:rsidP="00D212A7">
      <w:pPr>
        <w:tabs>
          <w:tab w:val="left" w:pos="5040"/>
        </w:tabs>
        <w:ind w:right="-2880"/>
        <w:rPr>
          <w:rFonts w:asciiTheme="majorHAnsi" w:hAnsiTheme="majorHAnsi"/>
          <w:b/>
          <w:sz w:val="24"/>
        </w:rPr>
      </w:pPr>
    </w:p>
    <w:p w14:paraId="3A7BFC62" w14:textId="77777777" w:rsidR="00A54A70" w:rsidRPr="004330FD" w:rsidRDefault="00A54A70" w:rsidP="00D212A7">
      <w:pPr>
        <w:tabs>
          <w:tab w:val="left" w:pos="5040"/>
        </w:tabs>
        <w:ind w:right="-2880"/>
        <w:rPr>
          <w:rFonts w:asciiTheme="majorHAnsi" w:hAnsiTheme="majorHAnsi"/>
          <w:b/>
          <w:sz w:val="24"/>
        </w:rPr>
      </w:pPr>
    </w:p>
    <w:p w14:paraId="3A7BFC63" w14:textId="77777777" w:rsidR="00A54A70" w:rsidRPr="004330FD" w:rsidRDefault="00A54A70" w:rsidP="00D212A7">
      <w:pPr>
        <w:tabs>
          <w:tab w:val="left" w:pos="5040"/>
        </w:tabs>
        <w:ind w:right="-2880"/>
        <w:rPr>
          <w:rFonts w:asciiTheme="majorHAnsi" w:hAnsiTheme="majorHAnsi"/>
          <w:b/>
          <w:sz w:val="24"/>
        </w:rPr>
      </w:pPr>
    </w:p>
    <w:p w14:paraId="3A7BFC64" w14:textId="77777777" w:rsidR="00A54A70" w:rsidRPr="004330FD" w:rsidRDefault="00A54A70" w:rsidP="00D212A7">
      <w:pPr>
        <w:tabs>
          <w:tab w:val="left" w:pos="5040"/>
        </w:tabs>
        <w:ind w:right="-2880"/>
        <w:rPr>
          <w:rFonts w:asciiTheme="majorHAnsi" w:hAnsiTheme="majorHAnsi"/>
          <w:b/>
          <w:sz w:val="24"/>
        </w:rPr>
      </w:pPr>
    </w:p>
    <w:p w14:paraId="3A7BFC65" w14:textId="77777777" w:rsidR="00B2712F" w:rsidRPr="004330FD" w:rsidRDefault="00A54A70" w:rsidP="00D212A7">
      <w:pPr>
        <w:tabs>
          <w:tab w:val="left" w:pos="5040"/>
        </w:tabs>
        <w:ind w:right="-2880"/>
        <w:rPr>
          <w:rFonts w:asciiTheme="minorHAnsi" w:hAnsiTheme="minorHAnsi"/>
          <w:b/>
          <w:i/>
          <w:sz w:val="22"/>
          <w:szCs w:val="22"/>
        </w:rPr>
      </w:pPr>
      <w:r w:rsidRPr="004330FD">
        <w:rPr>
          <w:rFonts w:asciiTheme="minorHAnsi" w:hAnsiTheme="minorHAnsi"/>
          <w:i/>
          <w:sz w:val="22"/>
          <w:szCs w:val="22"/>
        </w:rPr>
        <w:br w:type="page"/>
      </w:r>
    </w:p>
    <w:p w14:paraId="3A7BFC66" w14:textId="77777777" w:rsidR="00A54A70" w:rsidRPr="004330FD" w:rsidRDefault="008D4F25" w:rsidP="00D212A7">
      <w:pPr>
        <w:pStyle w:val="TOCHeading"/>
      </w:pPr>
      <w:r w:rsidRPr="004330FD">
        <w:lastRenderedPageBreak/>
        <w:t>Record of Changes</w:t>
      </w:r>
    </w:p>
    <w:p w14:paraId="3A7BFC67" w14:textId="77777777" w:rsidR="00A54A70" w:rsidRPr="004330FD" w:rsidRDefault="00A54A70" w:rsidP="00D212A7">
      <w:pPr>
        <w:rPr>
          <w:rFonts w:asciiTheme="majorHAnsi" w:eastAsiaTheme="majorEastAsia" w:hAnsiTheme="majorHAnsi" w:cstheme="majorBidi"/>
          <w:b/>
          <w:bCs/>
          <w:color w:val="365F91" w:themeColor="accent1" w:themeShade="BF"/>
          <w:sz w:val="28"/>
          <w:szCs w:val="28"/>
        </w:rPr>
      </w:pPr>
    </w:p>
    <w:tbl>
      <w:tblPr>
        <w:tblStyle w:val="TableGrid"/>
        <w:tblW w:w="0" w:type="auto"/>
        <w:tblInd w:w="-162" w:type="dxa"/>
        <w:tblLayout w:type="fixed"/>
        <w:tblLook w:val="04A0" w:firstRow="1" w:lastRow="0" w:firstColumn="1" w:lastColumn="0" w:noHBand="0" w:noVBand="1"/>
      </w:tblPr>
      <w:tblGrid>
        <w:gridCol w:w="990"/>
        <w:gridCol w:w="1170"/>
        <w:gridCol w:w="1260"/>
        <w:gridCol w:w="990"/>
        <w:gridCol w:w="5310"/>
      </w:tblGrid>
      <w:tr w:rsidR="00076F84" w:rsidRPr="004330FD" w14:paraId="3A7BFC6D" w14:textId="77777777" w:rsidTr="003C58A1">
        <w:tc>
          <w:tcPr>
            <w:tcW w:w="990" w:type="dxa"/>
            <w:shd w:val="clear" w:color="auto" w:fill="002060"/>
          </w:tcPr>
          <w:p w14:paraId="3A7BFC68" w14:textId="77777777" w:rsidR="00A54A70" w:rsidRPr="004330FD" w:rsidRDefault="00A54A70" w:rsidP="00D212A7">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Version</w:t>
            </w:r>
          </w:p>
        </w:tc>
        <w:tc>
          <w:tcPr>
            <w:tcW w:w="1170" w:type="dxa"/>
            <w:shd w:val="clear" w:color="auto" w:fill="002060"/>
          </w:tcPr>
          <w:p w14:paraId="3A7BFC69" w14:textId="77777777" w:rsidR="00A54A70" w:rsidRPr="004330FD" w:rsidRDefault="00A54A70" w:rsidP="00D212A7">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Date</w:t>
            </w:r>
          </w:p>
        </w:tc>
        <w:tc>
          <w:tcPr>
            <w:tcW w:w="1260" w:type="dxa"/>
            <w:shd w:val="clear" w:color="auto" w:fill="002060"/>
          </w:tcPr>
          <w:p w14:paraId="3A7BFC6A" w14:textId="77777777" w:rsidR="00A54A70" w:rsidRPr="004330FD" w:rsidRDefault="00A54A70" w:rsidP="00D212A7">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Figure</w:t>
            </w:r>
            <w:r w:rsidR="0079673C" w:rsidRPr="004330FD">
              <w:rPr>
                <w:rFonts w:asciiTheme="minorHAnsi" w:hAnsiTheme="minorHAnsi"/>
                <w:b/>
                <w:color w:val="FFFFFF" w:themeColor="background1"/>
                <w:sz w:val="22"/>
                <w:szCs w:val="22"/>
              </w:rPr>
              <w:t xml:space="preserve"> # or</w:t>
            </w:r>
            <w:r w:rsidRPr="004330FD">
              <w:rPr>
                <w:rFonts w:asciiTheme="minorHAnsi" w:hAnsiTheme="minorHAnsi"/>
                <w:b/>
                <w:color w:val="FFFFFF" w:themeColor="background1"/>
                <w:sz w:val="22"/>
                <w:szCs w:val="22"/>
              </w:rPr>
              <w:t xml:space="preserve"> Section #</w:t>
            </w:r>
          </w:p>
        </w:tc>
        <w:tc>
          <w:tcPr>
            <w:tcW w:w="990" w:type="dxa"/>
            <w:shd w:val="clear" w:color="auto" w:fill="002060"/>
          </w:tcPr>
          <w:p w14:paraId="3A7BFC6B" w14:textId="77777777" w:rsidR="00A54A70" w:rsidRPr="004330FD" w:rsidRDefault="00A54A70" w:rsidP="00D212A7">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A/M/D*</w:t>
            </w:r>
          </w:p>
        </w:tc>
        <w:tc>
          <w:tcPr>
            <w:tcW w:w="5310" w:type="dxa"/>
            <w:shd w:val="clear" w:color="auto" w:fill="002060"/>
          </w:tcPr>
          <w:p w14:paraId="3A7BFC6C" w14:textId="77777777" w:rsidR="00A54A70" w:rsidRPr="004330FD" w:rsidRDefault="00A54A70" w:rsidP="00D212A7">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Description of Change / Rationale</w:t>
            </w:r>
          </w:p>
        </w:tc>
      </w:tr>
      <w:tr w:rsidR="00076F84" w:rsidRPr="004330FD" w14:paraId="3A7BFC73" w14:textId="77777777" w:rsidTr="003C58A1">
        <w:tc>
          <w:tcPr>
            <w:tcW w:w="990" w:type="dxa"/>
          </w:tcPr>
          <w:p w14:paraId="3A7BFC6E" w14:textId="77777777" w:rsidR="00A54A70" w:rsidRPr="004330FD" w:rsidRDefault="000402D0" w:rsidP="00D212A7">
            <w:pPr>
              <w:rPr>
                <w:rFonts w:asciiTheme="minorHAnsi" w:hAnsiTheme="minorHAnsi"/>
              </w:rPr>
            </w:pPr>
            <w:r w:rsidRPr="004330FD">
              <w:rPr>
                <w:rFonts w:asciiTheme="minorHAnsi" w:hAnsiTheme="minorHAnsi"/>
              </w:rPr>
              <w:t>DRAFT</w:t>
            </w:r>
          </w:p>
        </w:tc>
        <w:tc>
          <w:tcPr>
            <w:tcW w:w="1170" w:type="dxa"/>
          </w:tcPr>
          <w:p w14:paraId="3A7BFC6F" w14:textId="77777777" w:rsidR="00A54A70" w:rsidRPr="004330FD" w:rsidRDefault="000402D0" w:rsidP="00D212A7">
            <w:pPr>
              <w:rPr>
                <w:rFonts w:asciiTheme="minorHAnsi" w:hAnsiTheme="minorHAnsi"/>
              </w:rPr>
            </w:pPr>
            <w:del w:id="7" w:author="michael.ciccarello" w:date="2013-02-07T10:09:00Z">
              <w:r w:rsidRPr="004330FD" w:rsidDel="00034D51">
                <w:rPr>
                  <w:rFonts w:asciiTheme="minorHAnsi" w:hAnsiTheme="minorHAnsi"/>
                </w:rPr>
                <w:delText>26 SEPT 2012</w:delText>
              </w:r>
            </w:del>
            <w:ins w:id="8" w:author="michael.ciccarello" w:date="2013-02-07T10:09:00Z">
              <w:r w:rsidR="00034D51">
                <w:rPr>
                  <w:rFonts w:asciiTheme="minorHAnsi" w:hAnsiTheme="minorHAnsi"/>
                </w:rPr>
                <w:t>7 FEB 2013</w:t>
              </w:r>
            </w:ins>
          </w:p>
        </w:tc>
        <w:tc>
          <w:tcPr>
            <w:tcW w:w="1260" w:type="dxa"/>
          </w:tcPr>
          <w:p w14:paraId="3A7BFC70" w14:textId="77777777" w:rsidR="00A54A70" w:rsidRPr="004330FD" w:rsidRDefault="00A54A70" w:rsidP="00D212A7">
            <w:pPr>
              <w:rPr>
                <w:rFonts w:asciiTheme="minorHAnsi" w:hAnsiTheme="minorHAnsi"/>
              </w:rPr>
            </w:pPr>
          </w:p>
        </w:tc>
        <w:tc>
          <w:tcPr>
            <w:tcW w:w="990" w:type="dxa"/>
          </w:tcPr>
          <w:p w14:paraId="3A7BFC71" w14:textId="77777777" w:rsidR="00A54A70" w:rsidRPr="004330FD" w:rsidRDefault="00A54A70" w:rsidP="00D212A7">
            <w:pPr>
              <w:rPr>
                <w:rFonts w:asciiTheme="minorHAnsi" w:hAnsiTheme="minorHAnsi"/>
              </w:rPr>
            </w:pPr>
          </w:p>
        </w:tc>
        <w:tc>
          <w:tcPr>
            <w:tcW w:w="5310" w:type="dxa"/>
          </w:tcPr>
          <w:p w14:paraId="3A7BFC72" w14:textId="77777777" w:rsidR="00A54A70" w:rsidRPr="004330FD" w:rsidRDefault="000402D0" w:rsidP="00D212A7">
            <w:pPr>
              <w:rPr>
                <w:rFonts w:asciiTheme="minorHAnsi" w:hAnsiTheme="minorHAnsi"/>
              </w:rPr>
            </w:pPr>
            <w:del w:id="9" w:author="michael.ciccarello" w:date="2013-02-07T10:09:00Z">
              <w:r w:rsidRPr="004330FD" w:rsidDel="00034D51">
                <w:rPr>
                  <w:rFonts w:asciiTheme="minorHAnsi" w:hAnsiTheme="minorHAnsi"/>
                </w:rPr>
                <w:delText>Initial DRAFT</w:delText>
              </w:r>
            </w:del>
            <w:ins w:id="10" w:author="michael.ciccarello" w:date="2013-02-07T10:09:00Z">
              <w:r w:rsidR="00034D51">
                <w:rPr>
                  <w:rFonts w:asciiTheme="minorHAnsi" w:hAnsiTheme="minorHAnsi"/>
                </w:rPr>
                <w:t>Updated Draft of FY13 PMP</w:t>
              </w:r>
            </w:ins>
          </w:p>
        </w:tc>
      </w:tr>
      <w:tr w:rsidR="00076F84" w:rsidRPr="004330FD" w14:paraId="3A7BFC79" w14:textId="77777777" w:rsidTr="003C58A1">
        <w:tc>
          <w:tcPr>
            <w:tcW w:w="990" w:type="dxa"/>
          </w:tcPr>
          <w:p w14:paraId="3A7BFC74" w14:textId="77777777" w:rsidR="00A54A70" w:rsidRPr="004330FD" w:rsidRDefault="00A54A70" w:rsidP="00D212A7">
            <w:pPr>
              <w:rPr>
                <w:rFonts w:asciiTheme="minorHAnsi" w:hAnsiTheme="minorHAnsi"/>
              </w:rPr>
            </w:pPr>
          </w:p>
        </w:tc>
        <w:tc>
          <w:tcPr>
            <w:tcW w:w="1170" w:type="dxa"/>
          </w:tcPr>
          <w:p w14:paraId="3A7BFC75" w14:textId="77777777" w:rsidR="00A54A70" w:rsidRPr="004330FD" w:rsidRDefault="00A54A70" w:rsidP="00D212A7">
            <w:pPr>
              <w:rPr>
                <w:rFonts w:asciiTheme="minorHAnsi" w:hAnsiTheme="minorHAnsi"/>
              </w:rPr>
            </w:pPr>
          </w:p>
        </w:tc>
        <w:tc>
          <w:tcPr>
            <w:tcW w:w="1260" w:type="dxa"/>
          </w:tcPr>
          <w:p w14:paraId="3A7BFC76" w14:textId="77777777" w:rsidR="00A54A70" w:rsidRPr="004330FD" w:rsidRDefault="00A54A70" w:rsidP="00D212A7">
            <w:pPr>
              <w:rPr>
                <w:rFonts w:asciiTheme="minorHAnsi" w:hAnsiTheme="minorHAnsi"/>
              </w:rPr>
            </w:pPr>
          </w:p>
        </w:tc>
        <w:tc>
          <w:tcPr>
            <w:tcW w:w="990" w:type="dxa"/>
          </w:tcPr>
          <w:p w14:paraId="3A7BFC77" w14:textId="77777777" w:rsidR="00A54A70" w:rsidRPr="004330FD" w:rsidRDefault="00A54A70" w:rsidP="00D212A7">
            <w:pPr>
              <w:rPr>
                <w:rFonts w:asciiTheme="minorHAnsi" w:hAnsiTheme="minorHAnsi"/>
              </w:rPr>
            </w:pPr>
          </w:p>
        </w:tc>
        <w:tc>
          <w:tcPr>
            <w:tcW w:w="5310" w:type="dxa"/>
          </w:tcPr>
          <w:p w14:paraId="3A7BFC78" w14:textId="77777777" w:rsidR="00A54A70" w:rsidRPr="004330FD" w:rsidRDefault="00A54A70" w:rsidP="00D212A7">
            <w:pPr>
              <w:rPr>
                <w:rFonts w:asciiTheme="minorHAnsi" w:hAnsiTheme="minorHAnsi"/>
              </w:rPr>
            </w:pPr>
          </w:p>
        </w:tc>
      </w:tr>
      <w:tr w:rsidR="00524F26" w:rsidRPr="004330FD" w14:paraId="3A7BFC7F" w14:textId="77777777" w:rsidTr="003C58A1">
        <w:tc>
          <w:tcPr>
            <w:tcW w:w="990" w:type="dxa"/>
          </w:tcPr>
          <w:p w14:paraId="3A7BFC7A" w14:textId="77777777" w:rsidR="00524F26" w:rsidRPr="004330FD" w:rsidRDefault="00524F26" w:rsidP="00D212A7">
            <w:pPr>
              <w:rPr>
                <w:rFonts w:asciiTheme="minorHAnsi" w:hAnsiTheme="minorHAnsi"/>
              </w:rPr>
            </w:pPr>
          </w:p>
        </w:tc>
        <w:tc>
          <w:tcPr>
            <w:tcW w:w="1170" w:type="dxa"/>
          </w:tcPr>
          <w:p w14:paraId="3A7BFC7B" w14:textId="77777777" w:rsidR="00524F26" w:rsidRPr="004330FD" w:rsidRDefault="00524F26" w:rsidP="00D212A7">
            <w:pPr>
              <w:rPr>
                <w:rFonts w:asciiTheme="minorHAnsi" w:hAnsiTheme="minorHAnsi"/>
              </w:rPr>
            </w:pPr>
          </w:p>
        </w:tc>
        <w:tc>
          <w:tcPr>
            <w:tcW w:w="1260" w:type="dxa"/>
          </w:tcPr>
          <w:p w14:paraId="3A7BFC7C" w14:textId="77777777" w:rsidR="00524F26" w:rsidRPr="004330FD" w:rsidRDefault="00524F26" w:rsidP="00D212A7">
            <w:pPr>
              <w:rPr>
                <w:rFonts w:asciiTheme="minorHAnsi" w:hAnsiTheme="minorHAnsi"/>
              </w:rPr>
            </w:pPr>
          </w:p>
        </w:tc>
        <w:tc>
          <w:tcPr>
            <w:tcW w:w="990" w:type="dxa"/>
          </w:tcPr>
          <w:p w14:paraId="3A7BFC7D" w14:textId="77777777" w:rsidR="00524F26" w:rsidRPr="004330FD" w:rsidRDefault="00524F26" w:rsidP="00D212A7">
            <w:pPr>
              <w:rPr>
                <w:rFonts w:asciiTheme="minorHAnsi" w:hAnsiTheme="minorHAnsi"/>
              </w:rPr>
            </w:pPr>
          </w:p>
        </w:tc>
        <w:tc>
          <w:tcPr>
            <w:tcW w:w="5310" w:type="dxa"/>
          </w:tcPr>
          <w:p w14:paraId="3A7BFC7E" w14:textId="77777777" w:rsidR="00524F26" w:rsidRPr="004330FD" w:rsidRDefault="00524F26" w:rsidP="00D212A7">
            <w:pPr>
              <w:rPr>
                <w:rFonts w:asciiTheme="minorHAnsi" w:hAnsiTheme="minorHAnsi"/>
              </w:rPr>
            </w:pPr>
          </w:p>
        </w:tc>
      </w:tr>
    </w:tbl>
    <w:p w14:paraId="3A7BFC80" w14:textId="77777777" w:rsidR="00A54A70" w:rsidRPr="004330FD" w:rsidRDefault="00A54A70" w:rsidP="00D212A7"/>
    <w:p w14:paraId="3A7BFC81" w14:textId="77777777" w:rsidR="00A54A70" w:rsidRPr="004330FD" w:rsidRDefault="00A54A70" w:rsidP="00D212A7">
      <w:pPr>
        <w:jc w:val="right"/>
      </w:pPr>
      <w:r w:rsidRPr="004330FD">
        <w:t>* A-Added, M-Modified, D-Deleted</w:t>
      </w:r>
    </w:p>
    <w:p w14:paraId="3A7BFC82" w14:textId="77777777" w:rsidR="00A54A70" w:rsidRPr="004330FD" w:rsidRDefault="00A54A70" w:rsidP="00D212A7">
      <w:pPr>
        <w:jc w:val="right"/>
      </w:pPr>
    </w:p>
    <w:p w14:paraId="3A7BFC83" w14:textId="77777777" w:rsidR="00344C04" w:rsidRPr="004330FD" w:rsidRDefault="00A54A70">
      <w:pPr>
        <w:ind w:right="-2880"/>
      </w:pPr>
      <w:r w:rsidRPr="004330FD">
        <w:br w:type="page"/>
      </w:r>
    </w:p>
    <w:p w14:paraId="3A7BFC84" w14:textId="77777777" w:rsidR="007A4AFD" w:rsidRPr="004330FD" w:rsidRDefault="006B2436" w:rsidP="00D212A7">
      <w:pPr>
        <w:pStyle w:val="TOCHeading"/>
        <w:spacing w:before="240"/>
      </w:pPr>
      <w:bookmarkStart w:id="11" w:name="_Toc299031927"/>
      <w:bookmarkStart w:id="12" w:name="_Toc300064060"/>
      <w:bookmarkStart w:id="13" w:name="_Toc300236488"/>
      <w:bookmarkStart w:id="14" w:name="_Toc300845396"/>
      <w:r w:rsidRPr="004330FD">
        <w:lastRenderedPageBreak/>
        <w:t>Contents</w:t>
      </w:r>
    </w:p>
    <w:p w14:paraId="3A7BFC85" w14:textId="77777777" w:rsidR="00526E3F" w:rsidRPr="004330FD" w:rsidRDefault="00486005">
      <w:pPr>
        <w:pStyle w:val="TOC1"/>
        <w:tabs>
          <w:tab w:val="left" w:pos="400"/>
          <w:tab w:val="right" w:leader="dot" w:pos="9350"/>
        </w:tabs>
        <w:rPr>
          <w:rFonts w:eastAsiaTheme="minorEastAsia" w:cstheme="minorBidi"/>
          <w:b w:val="0"/>
          <w:bCs w:val="0"/>
          <w:caps w:val="0"/>
          <w:noProof/>
          <w:sz w:val="22"/>
          <w:szCs w:val="22"/>
        </w:rPr>
      </w:pPr>
      <w:r w:rsidRPr="004330FD">
        <w:fldChar w:fldCharType="begin"/>
      </w:r>
      <w:r w:rsidR="005D46C4" w:rsidRPr="004330FD">
        <w:instrText xml:space="preserve"> TOC \o "1-3" \h \z \u </w:instrText>
      </w:r>
      <w:r w:rsidRPr="004330FD">
        <w:fldChar w:fldCharType="separate"/>
      </w:r>
      <w:hyperlink w:anchor="_Toc317842048" w:history="1">
        <w:r w:rsidR="00526E3F" w:rsidRPr="004330FD">
          <w:rPr>
            <w:rStyle w:val="Hyperlink"/>
            <w:noProof/>
          </w:rPr>
          <w:t>1.</w:t>
        </w:r>
        <w:r w:rsidR="00526E3F" w:rsidRPr="004330FD">
          <w:rPr>
            <w:rFonts w:eastAsiaTheme="minorEastAsia" w:cstheme="minorBidi"/>
            <w:b w:val="0"/>
            <w:bCs w:val="0"/>
            <w:caps w:val="0"/>
            <w:noProof/>
            <w:sz w:val="22"/>
            <w:szCs w:val="22"/>
          </w:rPr>
          <w:tab/>
        </w:r>
        <w:r w:rsidR="00526E3F" w:rsidRPr="004330FD">
          <w:rPr>
            <w:rStyle w:val="Hyperlink"/>
            <w:noProof/>
          </w:rPr>
          <w:t>Project Summary</w:t>
        </w:r>
        <w:r w:rsidR="00526E3F" w:rsidRPr="004330FD">
          <w:rPr>
            <w:noProof/>
            <w:webHidden/>
          </w:rPr>
          <w:tab/>
        </w:r>
        <w:r w:rsidRPr="004330FD">
          <w:rPr>
            <w:noProof/>
            <w:webHidden/>
          </w:rPr>
          <w:fldChar w:fldCharType="begin"/>
        </w:r>
        <w:r w:rsidR="00526E3F" w:rsidRPr="004330FD">
          <w:rPr>
            <w:noProof/>
            <w:webHidden/>
          </w:rPr>
          <w:instrText xml:space="preserve"> PAGEREF _Toc317842048 \h </w:instrText>
        </w:r>
        <w:r w:rsidRPr="004330FD">
          <w:rPr>
            <w:noProof/>
            <w:webHidden/>
          </w:rPr>
        </w:r>
        <w:r w:rsidRPr="004330FD">
          <w:rPr>
            <w:noProof/>
            <w:webHidden/>
          </w:rPr>
          <w:fldChar w:fldCharType="separate"/>
        </w:r>
        <w:r w:rsidR="00582886" w:rsidRPr="004330FD">
          <w:rPr>
            <w:noProof/>
            <w:webHidden/>
          </w:rPr>
          <w:t>1</w:t>
        </w:r>
        <w:r w:rsidRPr="004330FD">
          <w:rPr>
            <w:noProof/>
            <w:webHidden/>
          </w:rPr>
          <w:fldChar w:fldCharType="end"/>
        </w:r>
      </w:hyperlink>
    </w:p>
    <w:p w14:paraId="3A7BFC86"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49" w:history="1">
        <w:r w:rsidR="00526E3F" w:rsidRPr="004330FD">
          <w:rPr>
            <w:rStyle w:val="Hyperlink"/>
            <w:noProof/>
          </w:rPr>
          <w:t>1.1</w:t>
        </w:r>
        <w:r w:rsidR="00526E3F" w:rsidRPr="004330FD">
          <w:rPr>
            <w:rFonts w:eastAsiaTheme="minorEastAsia" w:cstheme="minorBidi"/>
            <w:smallCaps w:val="0"/>
            <w:noProof/>
            <w:sz w:val="22"/>
            <w:szCs w:val="22"/>
          </w:rPr>
          <w:tab/>
        </w:r>
        <w:r w:rsidR="00526E3F" w:rsidRPr="004330FD">
          <w:rPr>
            <w:rStyle w:val="Hyperlink"/>
            <w:noProof/>
          </w:rPr>
          <w:t>Background and Purpose</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_Toc317842049 \h </w:instrText>
        </w:r>
        <w:r w:rsidR="00486005" w:rsidRPr="004330FD">
          <w:rPr>
            <w:noProof/>
            <w:webHidden/>
          </w:rPr>
        </w:r>
        <w:r w:rsidR="00486005" w:rsidRPr="004330FD">
          <w:rPr>
            <w:noProof/>
            <w:webHidden/>
          </w:rPr>
          <w:fldChar w:fldCharType="separate"/>
        </w:r>
        <w:r w:rsidR="00582886" w:rsidRPr="004330FD">
          <w:rPr>
            <w:noProof/>
            <w:webHidden/>
          </w:rPr>
          <w:t>1</w:t>
        </w:r>
        <w:r w:rsidR="00486005" w:rsidRPr="004330FD">
          <w:rPr>
            <w:noProof/>
            <w:webHidden/>
          </w:rPr>
          <w:fldChar w:fldCharType="end"/>
        </w:r>
      </w:hyperlink>
    </w:p>
    <w:p w14:paraId="3A7BFC87"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0" w:history="1">
        <w:r w:rsidR="00526E3F" w:rsidRPr="004330FD">
          <w:rPr>
            <w:rStyle w:val="Hyperlink"/>
            <w:noProof/>
          </w:rPr>
          <w:t>1.2</w:t>
        </w:r>
        <w:r w:rsidR="00526E3F" w:rsidRPr="004330FD">
          <w:rPr>
            <w:rFonts w:eastAsiaTheme="minorEastAsia" w:cstheme="minorBidi"/>
            <w:smallCaps w:val="0"/>
            <w:noProof/>
            <w:sz w:val="22"/>
            <w:szCs w:val="22"/>
          </w:rPr>
          <w:tab/>
        </w:r>
        <w:r w:rsidR="00526E3F" w:rsidRPr="004330FD">
          <w:rPr>
            <w:rStyle w:val="Hyperlink"/>
            <w:noProof/>
          </w:rPr>
          <w:t>Customer(s)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_Toc317842050 \h </w:instrText>
        </w:r>
        <w:r w:rsidR="00486005" w:rsidRPr="004330FD">
          <w:rPr>
            <w:noProof/>
            <w:webHidden/>
          </w:rPr>
        </w:r>
        <w:r w:rsidR="00486005" w:rsidRPr="004330FD">
          <w:rPr>
            <w:noProof/>
            <w:webHidden/>
          </w:rPr>
          <w:fldChar w:fldCharType="separate"/>
        </w:r>
        <w:r w:rsidR="00582886" w:rsidRPr="004330FD">
          <w:rPr>
            <w:noProof/>
            <w:webHidden/>
          </w:rPr>
          <w:t>1</w:t>
        </w:r>
        <w:r w:rsidR="00486005" w:rsidRPr="004330FD">
          <w:rPr>
            <w:noProof/>
            <w:webHidden/>
          </w:rPr>
          <w:fldChar w:fldCharType="end"/>
        </w:r>
      </w:hyperlink>
    </w:p>
    <w:p w14:paraId="3A7BFC88"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1" w:history="1">
        <w:r w:rsidR="00526E3F" w:rsidRPr="004330FD">
          <w:rPr>
            <w:rStyle w:val="Hyperlink"/>
            <w:noProof/>
          </w:rPr>
          <w:t>1.3</w:t>
        </w:r>
        <w:r w:rsidR="00526E3F" w:rsidRPr="004330FD">
          <w:rPr>
            <w:rFonts w:eastAsiaTheme="minorEastAsia" w:cstheme="minorBidi"/>
            <w:smallCaps w:val="0"/>
            <w:noProof/>
            <w:sz w:val="22"/>
            <w:szCs w:val="22"/>
          </w:rPr>
          <w:tab/>
        </w:r>
        <w:r w:rsidR="00526E3F" w:rsidRPr="004330FD">
          <w:rPr>
            <w:rStyle w:val="Hyperlink"/>
            <w:noProof/>
          </w:rPr>
          <w:t>Deliverables/Products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_Toc317842051 \h </w:instrText>
        </w:r>
        <w:r w:rsidR="00486005" w:rsidRPr="004330FD">
          <w:rPr>
            <w:noProof/>
            <w:webHidden/>
          </w:rPr>
        </w:r>
        <w:r w:rsidR="00486005" w:rsidRPr="004330FD">
          <w:rPr>
            <w:noProof/>
            <w:webHidden/>
          </w:rPr>
          <w:fldChar w:fldCharType="separate"/>
        </w:r>
        <w:r w:rsidR="00582886" w:rsidRPr="004330FD">
          <w:rPr>
            <w:noProof/>
            <w:webHidden/>
          </w:rPr>
          <w:t>1</w:t>
        </w:r>
        <w:r w:rsidR="00486005" w:rsidRPr="004330FD">
          <w:rPr>
            <w:noProof/>
            <w:webHidden/>
          </w:rPr>
          <w:fldChar w:fldCharType="end"/>
        </w:r>
      </w:hyperlink>
    </w:p>
    <w:p w14:paraId="3A7BFC89"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2" w:history="1">
        <w:r w:rsidR="00526E3F" w:rsidRPr="004330FD">
          <w:rPr>
            <w:rStyle w:val="Hyperlink"/>
            <w:noProof/>
          </w:rPr>
          <w:t>1.4</w:t>
        </w:r>
        <w:r w:rsidR="00526E3F" w:rsidRPr="004330FD">
          <w:rPr>
            <w:rFonts w:eastAsiaTheme="minorEastAsia" w:cstheme="minorBidi"/>
            <w:smallCaps w:val="0"/>
            <w:noProof/>
            <w:sz w:val="22"/>
            <w:szCs w:val="22"/>
          </w:rPr>
          <w:tab/>
        </w:r>
        <w:r w:rsidR="00526E3F" w:rsidRPr="004330FD">
          <w:rPr>
            <w:rStyle w:val="Hyperlink"/>
            <w:noProof/>
          </w:rPr>
          <w:t>Transition Plan</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_Toc317842052 \h </w:instrText>
        </w:r>
        <w:r w:rsidR="00486005" w:rsidRPr="004330FD">
          <w:rPr>
            <w:noProof/>
            <w:webHidden/>
          </w:rPr>
        </w:r>
        <w:r w:rsidR="00486005" w:rsidRPr="004330FD">
          <w:rPr>
            <w:noProof/>
            <w:webHidden/>
          </w:rPr>
          <w:fldChar w:fldCharType="separate"/>
        </w:r>
        <w:r w:rsidR="00582886" w:rsidRPr="004330FD">
          <w:rPr>
            <w:noProof/>
            <w:webHidden/>
          </w:rPr>
          <w:t>2</w:t>
        </w:r>
        <w:r w:rsidR="00486005" w:rsidRPr="004330FD">
          <w:rPr>
            <w:noProof/>
            <w:webHidden/>
          </w:rPr>
          <w:fldChar w:fldCharType="end"/>
        </w:r>
      </w:hyperlink>
    </w:p>
    <w:p w14:paraId="3A7BFC8A"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3" w:history="1">
        <w:r w:rsidR="00526E3F" w:rsidRPr="004330FD">
          <w:rPr>
            <w:rStyle w:val="Hyperlink"/>
            <w:noProof/>
          </w:rPr>
          <w:t>1.5</w:t>
        </w:r>
        <w:r w:rsidR="00526E3F" w:rsidRPr="004330FD">
          <w:rPr>
            <w:rFonts w:eastAsiaTheme="minorEastAsia" w:cstheme="minorBidi"/>
            <w:smallCaps w:val="0"/>
            <w:noProof/>
            <w:sz w:val="22"/>
            <w:szCs w:val="22"/>
          </w:rPr>
          <w:tab/>
        </w:r>
        <w:r w:rsidR="00526E3F" w:rsidRPr="004330FD">
          <w:rPr>
            <w:rStyle w:val="Hyperlink"/>
            <w:noProof/>
          </w:rPr>
          <w:t>Schedule and Budget Summary</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_Toc317842053 \h </w:instrText>
        </w:r>
        <w:r w:rsidR="00486005" w:rsidRPr="004330FD">
          <w:rPr>
            <w:noProof/>
            <w:webHidden/>
          </w:rPr>
        </w:r>
        <w:r w:rsidR="00486005" w:rsidRPr="004330FD">
          <w:rPr>
            <w:noProof/>
            <w:webHidden/>
          </w:rPr>
          <w:fldChar w:fldCharType="separate"/>
        </w:r>
        <w:r w:rsidR="00582886" w:rsidRPr="004330FD">
          <w:rPr>
            <w:noProof/>
            <w:webHidden/>
          </w:rPr>
          <w:t>2</w:t>
        </w:r>
        <w:r w:rsidR="00486005" w:rsidRPr="004330FD">
          <w:rPr>
            <w:noProof/>
            <w:webHidden/>
          </w:rPr>
          <w:fldChar w:fldCharType="end"/>
        </w:r>
      </w:hyperlink>
    </w:p>
    <w:p w14:paraId="3A7BFC8B"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4" w:history="1">
        <w:r w:rsidR="00526E3F" w:rsidRPr="004330FD">
          <w:rPr>
            <w:rStyle w:val="Hyperlink"/>
            <w:noProof/>
          </w:rPr>
          <w:t>1.6</w:t>
        </w:r>
        <w:r w:rsidR="00526E3F" w:rsidRPr="004330FD">
          <w:rPr>
            <w:rFonts w:eastAsiaTheme="minorEastAsia" w:cstheme="minorBidi"/>
            <w:smallCaps w:val="0"/>
            <w:noProof/>
            <w:sz w:val="22"/>
            <w:szCs w:val="22"/>
          </w:rPr>
          <w:tab/>
        </w:r>
        <w:r w:rsidR="00526E3F" w:rsidRPr="004330FD">
          <w:rPr>
            <w:rStyle w:val="Hyperlink"/>
            <w:noProof/>
          </w:rPr>
          <w:t>Project Organization</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_Toc317842054 \h </w:instrText>
        </w:r>
        <w:r w:rsidR="00486005" w:rsidRPr="004330FD">
          <w:rPr>
            <w:noProof/>
            <w:webHidden/>
          </w:rPr>
        </w:r>
        <w:r w:rsidR="00486005" w:rsidRPr="004330FD">
          <w:rPr>
            <w:noProof/>
            <w:webHidden/>
          </w:rPr>
          <w:fldChar w:fldCharType="separate"/>
        </w:r>
        <w:r w:rsidR="00582886" w:rsidRPr="004330FD">
          <w:rPr>
            <w:noProof/>
            <w:webHidden/>
          </w:rPr>
          <w:t>4</w:t>
        </w:r>
        <w:r w:rsidR="00486005" w:rsidRPr="004330FD">
          <w:rPr>
            <w:noProof/>
            <w:webHidden/>
          </w:rPr>
          <w:fldChar w:fldCharType="end"/>
        </w:r>
      </w:hyperlink>
    </w:p>
    <w:p w14:paraId="3A7BFC8C" w14:textId="77777777" w:rsidR="00526E3F" w:rsidRPr="004330FD" w:rsidRDefault="00686D8F">
      <w:pPr>
        <w:pStyle w:val="TOC3"/>
        <w:rPr>
          <w:rFonts w:eastAsiaTheme="minorEastAsia" w:cstheme="minorBidi"/>
          <w:iCs w:val="0"/>
          <w:sz w:val="22"/>
          <w:szCs w:val="22"/>
        </w:rPr>
      </w:pPr>
      <w:hyperlink w:anchor="_Toc317842055" w:history="1">
        <w:r w:rsidR="00526E3F" w:rsidRPr="004330FD">
          <w:rPr>
            <w:rStyle w:val="Hyperlink"/>
          </w:rPr>
          <w:t>1.6.1</w:t>
        </w:r>
        <w:r w:rsidR="00526E3F" w:rsidRPr="004330FD">
          <w:rPr>
            <w:rFonts w:eastAsiaTheme="minorEastAsia" w:cstheme="minorBidi"/>
            <w:iCs w:val="0"/>
            <w:sz w:val="22"/>
            <w:szCs w:val="22"/>
          </w:rPr>
          <w:tab/>
        </w:r>
        <w:r w:rsidR="00526E3F" w:rsidRPr="004330FD">
          <w:rPr>
            <w:rStyle w:val="Hyperlink"/>
          </w:rPr>
          <w:t>Project Personnel</w:t>
        </w:r>
        <w:r w:rsidR="00526E3F" w:rsidRPr="004330FD">
          <w:rPr>
            <w:webHidden/>
          </w:rPr>
          <w:tab/>
        </w:r>
        <w:r w:rsidR="00486005" w:rsidRPr="004330FD">
          <w:rPr>
            <w:webHidden/>
          </w:rPr>
          <w:fldChar w:fldCharType="begin"/>
        </w:r>
        <w:r w:rsidR="00526E3F" w:rsidRPr="004330FD">
          <w:rPr>
            <w:webHidden/>
          </w:rPr>
          <w:instrText xml:space="preserve"> PAGEREF _Toc317842055 \h </w:instrText>
        </w:r>
        <w:r w:rsidR="00486005" w:rsidRPr="004330FD">
          <w:rPr>
            <w:webHidden/>
          </w:rPr>
        </w:r>
        <w:r w:rsidR="00486005" w:rsidRPr="004330FD">
          <w:rPr>
            <w:webHidden/>
          </w:rPr>
          <w:fldChar w:fldCharType="separate"/>
        </w:r>
        <w:r w:rsidR="00582886" w:rsidRPr="004330FD">
          <w:rPr>
            <w:webHidden/>
          </w:rPr>
          <w:t>4</w:t>
        </w:r>
        <w:r w:rsidR="00486005" w:rsidRPr="004330FD">
          <w:rPr>
            <w:webHidden/>
          </w:rPr>
          <w:fldChar w:fldCharType="end"/>
        </w:r>
      </w:hyperlink>
    </w:p>
    <w:p w14:paraId="3A7BFC8D" w14:textId="77777777" w:rsidR="00526E3F" w:rsidRPr="004330FD" w:rsidRDefault="00686D8F">
      <w:pPr>
        <w:pStyle w:val="TOC3"/>
        <w:rPr>
          <w:rFonts w:eastAsiaTheme="minorEastAsia" w:cstheme="minorBidi"/>
          <w:iCs w:val="0"/>
          <w:sz w:val="22"/>
          <w:szCs w:val="22"/>
        </w:rPr>
      </w:pPr>
      <w:hyperlink w:anchor="_Toc317842056" w:history="1">
        <w:r w:rsidR="00526E3F" w:rsidRPr="004330FD">
          <w:rPr>
            <w:rStyle w:val="Hyperlink"/>
          </w:rPr>
          <w:t>1.6.2</w:t>
        </w:r>
        <w:r w:rsidR="00526E3F" w:rsidRPr="004330FD">
          <w:rPr>
            <w:rFonts w:eastAsiaTheme="minorEastAsia" w:cstheme="minorBidi"/>
            <w:iCs w:val="0"/>
            <w:sz w:val="22"/>
            <w:szCs w:val="22"/>
          </w:rPr>
          <w:tab/>
        </w:r>
        <w:r w:rsidR="00526E3F" w:rsidRPr="004330FD">
          <w:rPr>
            <w:rStyle w:val="Hyperlink"/>
          </w:rPr>
          <w:t>Internal Structure</w:t>
        </w:r>
        <w:r w:rsidR="00526E3F" w:rsidRPr="004330FD">
          <w:rPr>
            <w:webHidden/>
          </w:rPr>
          <w:tab/>
        </w:r>
        <w:r w:rsidR="00486005" w:rsidRPr="004330FD">
          <w:rPr>
            <w:webHidden/>
          </w:rPr>
          <w:fldChar w:fldCharType="begin"/>
        </w:r>
        <w:r w:rsidR="00526E3F" w:rsidRPr="004330FD">
          <w:rPr>
            <w:webHidden/>
          </w:rPr>
          <w:instrText xml:space="preserve"> PAGEREF _Toc317842056 \h </w:instrText>
        </w:r>
        <w:r w:rsidR="00486005" w:rsidRPr="004330FD">
          <w:rPr>
            <w:webHidden/>
          </w:rPr>
        </w:r>
        <w:r w:rsidR="00486005" w:rsidRPr="004330FD">
          <w:rPr>
            <w:webHidden/>
          </w:rPr>
          <w:fldChar w:fldCharType="separate"/>
        </w:r>
        <w:r w:rsidR="00582886" w:rsidRPr="004330FD">
          <w:rPr>
            <w:webHidden/>
          </w:rPr>
          <w:t>4</w:t>
        </w:r>
        <w:r w:rsidR="00486005" w:rsidRPr="004330FD">
          <w:rPr>
            <w:webHidden/>
          </w:rPr>
          <w:fldChar w:fldCharType="end"/>
        </w:r>
      </w:hyperlink>
    </w:p>
    <w:p w14:paraId="3A7BFC8E"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57" w:history="1">
        <w:r w:rsidR="00526E3F" w:rsidRPr="004330FD">
          <w:rPr>
            <w:rStyle w:val="Hyperlink"/>
            <w:noProof/>
          </w:rPr>
          <w:t>1.7</w:t>
        </w:r>
        <w:r w:rsidR="00526E3F" w:rsidRPr="004330FD">
          <w:rPr>
            <w:rFonts w:eastAsiaTheme="minorEastAsia" w:cstheme="minorBidi"/>
            <w:smallCaps w:val="0"/>
            <w:noProof/>
            <w:sz w:val="22"/>
            <w:szCs w:val="22"/>
          </w:rPr>
          <w:tab/>
        </w:r>
        <w:r w:rsidR="00526E3F" w:rsidRPr="004330FD">
          <w:rPr>
            <w:rStyle w:val="Hyperlink"/>
            <w:noProof/>
          </w:rPr>
          <w:t>Benefits to S&amp;T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_Toc317842057 \h </w:instrText>
        </w:r>
        <w:r w:rsidR="00486005" w:rsidRPr="004330FD">
          <w:rPr>
            <w:noProof/>
            <w:webHidden/>
          </w:rPr>
        </w:r>
        <w:r w:rsidR="00486005" w:rsidRPr="004330FD">
          <w:rPr>
            <w:noProof/>
            <w:webHidden/>
          </w:rPr>
          <w:fldChar w:fldCharType="separate"/>
        </w:r>
        <w:r w:rsidR="00582886" w:rsidRPr="004330FD">
          <w:rPr>
            <w:noProof/>
            <w:webHidden/>
          </w:rPr>
          <w:t>4</w:t>
        </w:r>
        <w:r w:rsidR="00486005" w:rsidRPr="004330FD">
          <w:rPr>
            <w:noProof/>
            <w:webHidden/>
          </w:rPr>
          <w:fldChar w:fldCharType="end"/>
        </w:r>
      </w:hyperlink>
    </w:p>
    <w:p w14:paraId="3A7BFC8F" w14:textId="77777777" w:rsidR="00526E3F" w:rsidRPr="004330FD" w:rsidRDefault="00686D8F">
      <w:pPr>
        <w:pStyle w:val="TOC3"/>
        <w:rPr>
          <w:rFonts w:eastAsiaTheme="minorEastAsia" w:cstheme="minorBidi"/>
          <w:iCs w:val="0"/>
          <w:sz w:val="22"/>
          <w:szCs w:val="22"/>
        </w:rPr>
      </w:pPr>
      <w:hyperlink w:anchor="_Toc317842058" w:history="1">
        <w:r w:rsidR="00526E3F" w:rsidRPr="004330FD">
          <w:rPr>
            <w:rStyle w:val="Hyperlink"/>
          </w:rPr>
          <w:t>1.7.1</w:t>
        </w:r>
        <w:r w:rsidR="00526E3F" w:rsidRPr="004330FD">
          <w:rPr>
            <w:rFonts w:eastAsiaTheme="minorEastAsia" w:cstheme="minorBidi"/>
            <w:iCs w:val="0"/>
            <w:sz w:val="22"/>
            <w:szCs w:val="22"/>
          </w:rPr>
          <w:tab/>
        </w:r>
        <w:r w:rsidR="00526E3F" w:rsidRPr="004330FD">
          <w:rPr>
            <w:rStyle w:val="Hyperlink"/>
          </w:rPr>
          <w:t>New Capabilities / Technology</w:t>
        </w:r>
        <w:r w:rsidR="00526E3F" w:rsidRPr="004330FD">
          <w:rPr>
            <w:webHidden/>
          </w:rPr>
          <w:tab/>
        </w:r>
        <w:r w:rsidR="00486005" w:rsidRPr="004330FD">
          <w:rPr>
            <w:webHidden/>
          </w:rPr>
          <w:fldChar w:fldCharType="begin"/>
        </w:r>
        <w:r w:rsidR="00526E3F" w:rsidRPr="004330FD">
          <w:rPr>
            <w:webHidden/>
          </w:rPr>
          <w:instrText xml:space="preserve"> PAGEREF _Toc317842058 \h </w:instrText>
        </w:r>
        <w:r w:rsidR="00486005" w:rsidRPr="004330FD">
          <w:rPr>
            <w:webHidden/>
          </w:rPr>
        </w:r>
        <w:r w:rsidR="00486005" w:rsidRPr="004330FD">
          <w:rPr>
            <w:webHidden/>
          </w:rPr>
          <w:fldChar w:fldCharType="separate"/>
        </w:r>
        <w:r w:rsidR="00582886" w:rsidRPr="004330FD">
          <w:rPr>
            <w:webHidden/>
          </w:rPr>
          <w:t>5</w:t>
        </w:r>
        <w:r w:rsidR="00486005" w:rsidRPr="004330FD">
          <w:rPr>
            <w:webHidden/>
          </w:rPr>
          <w:fldChar w:fldCharType="end"/>
        </w:r>
      </w:hyperlink>
    </w:p>
    <w:p w14:paraId="3A7BFC90" w14:textId="77777777" w:rsidR="00526E3F" w:rsidRPr="004330FD" w:rsidRDefault="00686D8F">
      <w:pPr>
        <w:pStyle w:val="TOC3"/>
        <w:rPr>
          <w:rFonts w:eastAsiaTheme="minorEastAsia" w:cstheme="minorBidi"/>
          <w:iCs w:val="0"/>
          <w:sz w:val="22"/>
          <w:szCs w:val="22"/>
        </w:rPr>
      </w:pPr>
      <w:hyperlink w:anchor="_Toc317842059" w:history="1">
        <w:r w:rsidR="00526E3F" w:rsidRPr="004330FD">
          <w:rPr>
            <w:rStyle w:val="Hyperlink"/>
          </w:rPr>
          <w:t>1.7.2</w:t>
        </w:r>
        <w:r w:rsidR="00526E3F" w:rsidRPr="004330FD">
          <w:rPr>
            <w:rFonts w:eastAsiaTheme="minorEastAsia" w:cstheme="minorBidi"/>
            <w:iCs w:val="0"/>
            <w:sz w:val="22"/>
            <w:szCs w:val="22"/>
          </w:rPr>
          <w:tab/>
        </w:r>
        <w:r w:rsidR="00526E3F" w:rsidRPr="004330FD">
          <w:rPr>
            <w:rStyle w:val="Hyperlink"/>
          </w:rPr>
          <w:t>New Intellectual Property</w:t>
        </w:r>
        <w:r w:rsidR="00526E3F" w:rsidRPr="004330FD">
          <w:rPr>
            <w:webHidden/>
          </w:rPr>
          <w:tab/>
        </w:r>
        <w:r w:rsidR="00486005" w:rsidRPr="004330FD">
          <w:rPr>
            <w:webHidden/>
          </w:rPr>
          <w:fldChar w:fldCharType="begin"/>
        </w:r>
        <w:r w:rsidR="00526E3F" w:rsidRPr="004330FD">
          <w:rPr>
            <w:webHidden/>
          </w:rPr>
          <w:instrText xml:space="preserve"> PAGEREF _Toc317842059 \h </w:instrText>
        </w:r>
        <w:r w:rsidR="00486005" w:rsidRPr="004330FD">
          <w:rPr>
            <w:webHidden/>
          </w:rPr>
        </w:r>
        <w:r w:rsidR="00486005" w:rsidRPr="004330FD">
          <w:rPr>
            <w:webHidden/>
          </w:rPr>
          <w:fldChar w:fldCharType="separate"/>
        </w:r>
        <w:r w:rsidR="00582886" w:rsidRPr="004330FD">
          <w:rPr>
            <w:webHidden/>
          </w:rPr>
          <w:t>5</w:t>
        </w:r>
        <w:r w:rsidR="00486005" w:rsidRPr="004330FD">
          <w:rPr>
            <w:webHidden/>
          </w:rPr>
          <w:fldChar w:fldCharType="end"/>
        </w:r>
      </w:hyperlink>
    </w:p>
    <w:p w14:paraId="3A7BFC91" w14:textId="77777777" w:rsidR="00526E3F" w:rsidRPr="004330FD" w:rsidRDefault="00686D8F">
      <w:pPr>
        <w:pStyle w:val="TOC3"/>
        <w:rPr>
          <w:rFonts w:eastAsiaTheme="minorEastAsia" w:cstheme="minorBidi"/>
          <w:iCs w:val="0"/>
          <w:sz w:val="22"/>
          <w:szCs w:val="22"/>
        </w:rPr>
      </w:pPr>
      <w:hyperlink w:anchor="_Toc317842060" w:history="1">
        <w:r w:rsidR="00526E3F" w:rsidRPr="004330FD">
          <w:rPr>
            <w:rStyle w:val="Hyperlink"/>
          </w:rPr>
          <w:t>1.7.1</w:t>
        </w:r>
        <w:r w:rsidR="00526E3F" w:rsidRPr="004330FD">
          <w:rPr>
            <w:rFonts w:eastAsiaTheme="minorEastAsia" w:cstheme="minorBidi"/>
            <w:iCs w:val="0"/>
            <w:sz w:val="22"/>
            <w:szCs w:val="22"/>
          </w:rPr>
          <w:tab/>
        </w:r>
        <w:r w:rsidR="00526E3F" w:rsidRPr="004330FD">
          <w:rPr>
            <w:rStyle w:val="Hyperlink"/>
          </w:rPr>
          <w:t>Other Benefits</w:t>
        </w:r>
        <w:r w:rsidR="00526E3F" w:rsidRPr="004330FD">
          <w:rPr>
            <w:webHidden/>
          </w:rPr>
          <w:tab/>
        </w:r>
        <w:r w:rsidR="00486005" w:rsidRPr="004330FD">
          <w:rPr>
            <w:webHidden/>
          </w:rPr>
          <w:fldChar w:fldCharType="begin"/>
        </w:r>
        <w:r w:rsidR="00526E3F" w:rsidRPr="004330FD">
          <w:rPr>
            <w:webHidden/>
          </w:rPr>
          <w:instrText xml:space="preserve"> PAGEREF _Toc317842060 \h </w:instrText>
        </w:r>
        <w:r w:rsidR="00486005" w:rsidRPr="004330FD">
          <w:rPr>
            <w:webHidden/>
          </w:rPr>
        </w:r>
        <w:r w:rsidR="00486005" w:rsidRPr="004330FD">
          <w:rPr>
            <w:webHidden/>
          </w:rPr>
          <w:fldChar w:fldCharType="separate"/>
        </w:r>
        <w:r w:rsidR="00582886" w:rsidRPr="004330FD">
          <w:rPr>
            <w:webHidden/>
          </w:rPr>
          <w:t>5</w:t>
        </w:r>
        <w:r w:rsidR="00486005" w:rsidRPr="004330FD">
          <w:rPr>
            <w:webHidden/>
          </w:rPr>
          <w:fldChar w:fldCharType="end"/>
        </w:r>
      </w:hyperlink>
    </w:p>
    <w:p w14:paraId="3A7BFC92"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1" w:history="1">
        <w:r w:rsidR="00526E3F" w:rsidRPr="004330FD">
          <w:rPr>
            <w:rStyle w:val="Hyperlink"/>
            <w:noProof/>
          </w:rPr>
          <w:t>1.8</w:t>
        </w:r>
        <w:r w:rsidR="00526E3F" w:rsidRPr="004330FD">
          <w:rPr>
            <w:rFonts w:eastAsiaTheme="minorEastAsia" w:cstheme="minorBidi"/>
            <w:smallCaps w:val="0"/>
            <w:noProof/>
            <w:sz w:val="22"/>
            <w:szCs w:val="22"/>
          </w:rPr>
          <w:tab/>
        </w:r>
        <w:r w:rsidR="00526E3F" w:rsidRPr="004330FD">
          <w:rPr>
            <w:rStyle w:val="Hyperlink"/>
            <w:noProof/>
          </w:rPr>
          <w:t>Assumptions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_Toc317842061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3" w14:textId="77777777" w:rsidR="00526E3F" w:rsidRPr="004330FD" w:rsidRDefault="00686D8F">
      <w:pPr>
        <w:pStyle w:val="TOC1"/>
        <w:tabs>
          <w:tab w:val="left" w:pos="400"/>
          <w:tab w:val="right" w:leader="dot" w:pos="9350"/>
        </w:tabs>
        <w:rPr>
          <w:rFonts w:eastAsiaTheme="minorEastAsia" w:cstheme="minorBidi"/>
          <w:b w:val="0"/>
          <w:bCs w:val="0"/>
          <w:caps w:val="0"/>
          <w:noProof/>
          <w:sz w:val="22"/>
          <w:szCs w:val="22"/>
        </w:rPr>
      </w:pPr>
      <w:hyperlink w:anchor="_Toc317842062" w:history="1">
        <w:r w:rsidR="00526E3F" w:rsidRPr="004330FD">
          <w:rPr>
            <w:rStyle w:val="Hyperlink"/>
            <w:noProof/>
          </w:rPr>
          <w:t>2.</w:t>
        </w:r>
        <w:r w:rsidR="00526E3F" w:rsidRPr="004330FD">
          <w:rPr>
            <w:rFonts w:eastAsiaTheme="minorEastAsia" w:cstheme="minorBidi"/>
            <w:b w:val="0"/>
            <w:bCs w:val="0"/>
            <w:caps w:val="0"/>
            <w:noProof/>
            <w:sz w:val="22"/>
            <w:szCs w:val="22"/>
          </w:rPr>
          <w:tab/>
        </w:r>
        <w:r w:rsidR="00526E3F" w:rsidRPr="004330FD">
          <w:rPr>
            <w:rStyle w:val="Hyperlink"/>
            <w:noProof/>
          </w:rPr>
          <w:t>Requirements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_Toc317842062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4"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3" w:history="1">
        <w:r w:rsidR="00526E3F" w:rsidRPr="004330FD">
          <w:rPr>
            <w:rStyle w:val="Hyperlink"/>
            <w:noProof/>
          </w:rPr>
          <w:t>2.1</w:t>
        </w:r>
        <w:r w:rsidR="00526E3F" w:rsidRPr="004330FD">
          <w:rPr>
            <w:rFonts w:eastAsiaTheme="minorEastAsia" w:cstheme="minorBidi"/>
            <w:smallCaps w:val="0"/>
            <w:noProof/>
            <w:sz w:val="22"/>
            <w:szCs w:val="22"/>
          </w:rPr>
          <w:tab/>
        </w:r>
        <w:r w:rsidR="00526E3F" w:rsidRPr="004330FD">
          <w:rPr>
            <w:rStyle w:val="Hyperlink"/>
            <w:noProof/>
          </w:rPr>
          <w:t>Requirements Management Plan</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_Toc317842063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5"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4" w:history="1">
        <w:r w:rsidR="00526E3F" w:rsidRPr="004330FD">
          <w:rPr>
            <w:rStyle w:val="Hyperlink"/>
            <w:noProof/>
          </w:rPr>
          <w:t>2.2</w:t>
        </w:r>
        <w:r w:rsidR="00526E3F" w:rsidRPr="004330FD">
          <w:rPr>
            <w:rFonts w:eastAsiaTheme="minorEastAsia" w:cstheme="minorBidi"/>
            <w:smallCaps w:val="0"/>
            <w:noProof/>
            <w:sz w:val="22"/>
            <w:szCs w:val="22"/>
          </w:rPr>
          <w:tab/>
        </w:r>
        <w:r w:rsidR="00526E3F" w:rsidRPr="004330FD">
          <w:rPr>
            <w:rStyle w:val="Hyperlink"/>
            <w:noProof/>
          </w:rPr>
          <w:t>Customer Engagement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_Toc317842064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6"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5" w:history="1">
        <w:r w:rsidR="00526E3F" w:rsidRPr="004330FD">
          <w:rPr>
            <w:rStyle w:val="Hyperlink"/>
            <w:noProof/>
          </w:rPr>
          <w:t>2.3</w:t>
        </w:r>
        <w:r w:rsidR="00526E3F" w:rsidRPr="004330FD">
          <w:rPr>
            <w:rFonts w:eastAsiaTheme="minorEastAsia" w:cstheme="minorBidi"/>
            <w:smallCaps w:val="0"/>
            <w:noProof/>
            <w:sz w:val="22"/>
            <w:szCs w:val="22"/>
          </w:rPr>
          <w:tab/>
        </w:r>
        <w:r w:rsidR="00526E3F" w:rsidRPr="004330FD">
          <w:rPr>
            <w:rStyle w:val="Hyperlink"/>
            <w:noProof/>
          </w:rPr>
          <w:t>Customer Requirements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_Toc317842065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7"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6" w:history="1">
        <w:r w:rsidR="00526E3F" w:rsidRPr="004330FD">
          <w:rPr>
            <w:rStyle w:val="Hyperlink"/>
            <w:noProof/>
          </w:rPr>
          <w:t>2.4</w:t>
        </w:r>
        <w:r w:rsidR="00526E3F" w:rsidRPr="004330FD">
          <w:rPr>
            <w:rFonts w:eastAsiaTheme="minorEastAsia" w:cstheme="minorBidi"/>
            <w:smallCaps w:val="0"/>
            <w:noProof/>
            <w:sz w:val="22"/>
            <w:szCs w:val="22"/>
          </w:rPr>
          <w:tab/>
        </w:r>
        <w:r w:rsidR="00526E3F" w:rsidRPr="004330FD">
          <w:rPr>
            <w:rStyle w:val="Hyperlink"/>
            <w:noProof/>
          </w:rPr>
          <w:t>Key Performance Parameters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_Toc317842066 \h </w:instrText>
        </w:r>
        <w:r w:rsidR="00486005" w:rsidRPr="004330FD">
          <w:rPr>
            <w:noProof/>
            <w:webHidden/>
          </w:rPr>
        </w:r>
        <w:r w:rsidR="00486005" w:rsidRPr="004330FD">
          <w:rPr>
            <w:noProof/>
            <w:webHidden/>
          </w:rPr>
          <w:fldChar w:fldCharType="separate"/>
        </w:r>
        <w:r w:rsidR="00582886" w:rsidRPr="004330FD">
          <w:rPr>
            <w:noProof/>
            <w:webHidden/>
          </w:rPr>
          <w:t>6</w:t>
        </w:r>
        <w:r w:rsidR="00486005" w:rsidRPr="004330FD">
          <w:rPr>
            <w:noProof/>
            <w:webHidden/>
          </w:rPr>
          <w:fldChar w:fldCharType="end"/>
        </w:r>
      </w:hyperlink>
    </w:p>
    <w:p w14:paraId="3A7BFC98"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7" w:history="1">
        <w:r w:rsidR="00526E3F" w:rsidRPr="004330FD">
          <w:rPr>
            <w:rStyle w:val="Hyperlink"/>
            <w:noProof/>
          </w:rPr>
          <w:t>2.5</w:t>
        </w:r>
        <w:r w:rsidR="00526E3F" w:rsidRPr="004330FD">
          <w:rPr>
            <w:rFonts w:eastAsiaTheme="minorEastAsia" w:cstheme="minorBidi"/>
            <w:smallCaps w:val="0"/>
            <w:noProof/>
            <w:sz w:val="22"/>
            <w:szCs w:val="22"/>
          </w:rPr>
          <w:tab/>
        </w:r>
        <w:r w:rsidR="00526E3F" w:rsidRPr="004330FD">
          <w:rPr>
            <w:rStyle w:val="Hyperlink"/>
            <w:noProof/>
          </w:rPr>
          <w:t>Other Metrics</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_Toc317842067 \h </w:instrText>
        </w:r>
        <w:r w:rsidR="00486005" w:rsidRPr="004330FD">
          <w:rPr>
            <w:noProof/>
            <w:webHidden/>
          </w:rPr>
        </w:r>
        <w:r w:rsidR="00486005" w:rsidRPr="004330FD">
          <w:rPr>
            <w:noProof/>
            <w:webHidden/>
          </w:rPr>
          <w:fldChar w:fldCharType="separate"/>
        </w:r>
        <w:r w:rsidR="00582886" w:rsidRPr="004330FD">
          <w:rPr>
            <w:noProof/>
            <w:webHidden/>
          </w:rPr>
          <w:t>7</w:t>
        </w:r>
        <w:r w:rsidR="00486005" w:rsidRPr="004330FD">
          <w:rPr>
            <w:noProof/>
            <w:webHidden/>
          </w:rPr>
          <w:fldChar w:fldCharType="end"/>
        </w:r>
      </w:hyperlink>
    </w:p>
    <w:p w14:paraId="3A7BFC99" w14:textId="77777777" w:rsidR="00526E3F" w:rsidRPr="004330FD" w:rsidRDefault="00686D8F">
      <w:pPr>
        <w:pStyle w:val="TOC1"/>
        <w:tabs>
          <w:tab w:val="left" w:pos="400"/>
          <w:tab w:val="right" w:leader="dot" w:pos="9350"/>
        </w:tabs>
        <w:rPr>
          <w:rFonts w:eastAsiaTheme="minorEastAsia" w:cstheme="minorBidi"/>
          <w:b w:val="0"/>
          <w:bCs w:val="0"/>
          <w:caps w:val="0"/>
          <w:noProof/>
          <w:sz w:val="22"/>
          <w:szCs w:val="22"/>
        </w:rPr>
      </w:pPr>
      <w:hyperlink w:anchor="_Toc317842068" w:history="1">
        <w:r w:rsidR="00526E3F" w:rsidRPr="004330FD">
          <w:rPr>
            <w:rStyle w:val="Hyperlink"/>
            <w:noProof/>
          </w:rPr>
          <w:t>3.</w:t>
        </w:r>
        <w:r w:rsidR="00526E3F" w:rsidRPr="004330FD">
          <w:rPr>
            <w:rFonts w:eastAsiaTheme="minorEastAsia" w:cstheme="minorBidi"/>
            <w:b w:val="0"/>
            <w:bCs w:val="0"/>
            <w:caps w:val="0"/>
            <w:noProof/>
            <w:sz w:val="22"/>
            <w:szCs w:val="22"/>
          </w:rPr>
          <w:tab/>
        </w:r>
        <w:r w:rsidR="00526E3F" w:rsidRPr="004330FD">
          <w:rPr>
            <w:rStyle w:val="Hyperlink"/>
            <w:noProof/>
          </w:rPr>
          <w:t>Technology and Innovation</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_Toc317842068 \h </w:instrText>
        </w:r>
        <w:r w:rsidR="00486005" w:rsidRPr="004330FD">
          <w:rPr>
            <w:noProof/>
            <w:webHidden/>
          </w:rPr>
        </w:r>
        <w:r w:rsidR="00486005" w:rsidRPr="004330FD">
          <w:rPr>
            <w:noProof/>
            <w:webHidden/>
          </w:rPr>
          <w:fldChar w:fldCharType="separate"/>
        </w:r>
        <w:r w:rsidR="00582886" w:rsidRPr="004330FD">
          <w:rPr>
            <w:noProof/>
            <w:webHidden/>
          </w:rPr>
          <w:t>8</w:t>
        </w:r>
        <w:r w:rsidR="00486005" w:rsidRPr="004330FD">
          <w:rPr>
            <w:noProof/>
            <w:webHidden/>
          </w:rPr>
          <w:fldChar w:fldCharType="end"/>
        </w:r>
      </w:hyperlink>
    </w:p>
    <w:p w14:paraId="3A7BFC9A"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69" w:history="1">
        <w:r w:rsidR="00526E3F" w:rsidRPr="004330FD">
          <w:rPr>
            <w:rStyle w:val="Hyperlink"/>
            <w:noProof/>
          </w:rPr>
          <w:t>3.1</w:t>
        </w:r>
        <w:r w:rsidR="00526E3F" w:rsidRPr="004330FD">
          <w:rPr>
            <w:rFonts w:eastAsiaTheme="minorEastAsia" w:cstheme="minorBidi"/>
            <w:smallCaps w:val="0"/>
            <w:noProof/>
            <w:sz w:val="22"/>
            <w:szCs w:val="22"/>
          </w:rPr>
          <w:tab/>
        </w:r>
        <w:r w:rsidR="00526E3F" w:rsidRPr="004330FD">
          <w:rPr>
            <w:rStyle w:val="Hyperlink"/>
            <w:noProof/>
          </w:rPr>
          <w:t>Core Technology</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_Toc317842069 \h </w:instrText>
        </w:r>
        <w:r w:rsidR="00486005" w:rsidRPr="004330FD">
          <w:rPr>
            <w:noProof/>
            <w:webHidden/>
          </w:rPr>
        </w:r>
        <w:r w:rsidR="00486005" w:rsidRPr="004330FD">
          <w:rPr>
            <w:noProof/>
            <w:webHidden/>
          </w:rPr>
          <w:fldChar w:fldCharType="separate"/>
        </w:r>
        <w:r w:rsidR="00582886" w:rsidRPr="004330FD">
          <w:rPr>
            <w:noProof/>
            <w:webHidden/>
          </w:rPr>
          <w:t>8</w:t>
        </w:r>
        <w:r w:rsidR="00486005" w:rsidRPr="004330FD">
          <w:rPr>
            <w:noProof/>
            <w:webHidden/>
          </w:rPr>
          <w:fldChar w:fldCharType="end"/>
        </w:r>
      </w:hyperlink>
    </w:p>
    <w:p w14:paraId="3A7BFC9B"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70" w:history="1">
        <w:r w:rsidR="00526E3F" w:rsidRPr="004330FD">
          <w:rPr>
            <w:rStyle w:val="Hyperlink"/>
            <w:noProof/>
          </w:rPr>
          <w:t>3.2</w:t>
        </w:r>
        <w:r w:rsidR="00526E3F" w:rsidRPr="004330FD">
          <w:rPr>
            <w:rFonts w:eastAsiaTheme="minorEastAsia" w:cstheme="minorBidi"/>
            <w:smallCaps w:val="0"/>
            <w:noProof/>
            <w:sz w:val="22"/>
            <w:szCs w:val="22"/>
          </w:rPr>
          <w:tab/>
        </w:r>
        <w:r w:rsidR="00526E3F" w:rsidRPr="004330FD">
          <w:rPr>
            <w:rStyle w:val="Hyperlink"/>
            <w:noProof/>
          </w:rPr>
          <w:t>Technology Foraging</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_Toc317842070 \h </w:instrText>
        </w:r>
        <w:r w:rsidR="00486005" w:rsidRPr="004330FD">
          <w:rPr>
            <w:noProof/>
            <w:webHidden/>
          </w:rPr>
        </w:r>
        <w:r w:rsidR="00486005" w:rsidRPr="004330FD">
          <w:rPr>
            <w:noProof/>
            <w:webHidden/>
          </w:rPr>
          <w:fldChar w:fldCharType="separate"/>
        </w:r>
        <w:r w:rsidR="00582886" w:rsidRPr="004330FD">
          <w:rPr>
            <w:noProof/>
            <w:webHidden/>
          </w:rPr>
          <w:t>8</w:t>
        </w:r>
        <w:r w:rsidR="00486005" w:rsidRPr="004330FD">
          <w:rPr>
            <w:noProof/>
            <w:webHidden/>
          </w:rPr>
          <w:fldChar w:fldCharType="end"/>
        </w:r>
      </w:hyperlink>
    </w:p>
    <w:p w14:paraId="3A7BFC9C"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71" w:history="1">
        <w:r w:rsidR="00526E3F" w:rsidRPr="004330FD">
          <w:rPr>
            <w:rStyle w:val="Hyperlink"/>
            <w:noProof/>
          </w:rPr>
          <w:t>3.3</w:t>
        </w:r>
        <w:r w:rsidR="00526E3F" w:rsidRPr="004330FD">
          <w:rPr>
            <w:rFonts w:eastAsiaTheme="minorEastAsia" w:cstheme="minorBidi"/>
            <w:smallCaps w:val="0"/>
            <w:noProof/>
            <w:sz w:val="22"/>
            <w:szCs w:val="22"/>
          </w:rPr>
          <w:tab/>
        </w:r>
        <w:r w:rsidR="00526E3F" w:rsidRPr="004330FD">
          <w:rPr>
            <w:rStyle w:val="Hyperlink"/>
            <w:noProof/>
          </w:rPr>
          <w:t>Technical Approach</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_Toc317842071 \h </w:instrText>
        </w:r>
        <w:r w:rsidR="00486005" w:rsidRPr="004330FD">
          <w:rPr>
            <w:noProof/>
            <w:webHidden/>
          </w:rPr>
        </w:r>
        <w:r w:rsidR="00486005" w:rsidRPr="004330FD">
          <w:rPr>
            <w:noProof/>
            <w:webHidden/>
          </w:rPr>
          <w:fldChar w:fldCharType="separate"/>
        </w:r>
        <w:r w:rsidR="00582886" w:rsidRPr="004330FD">
          <w:rPr>
            <w:noProof/>
            <w:webHidden/>
          </w:rPr>
          <w:t>8</w:t>
        </w:r>
        <w:r w:rsidR="00486005" w:rsidRPr="004330FD">
          <w:rPr>
            <w:noProof/>
            <w:webHidden/>
          </w:rPr>
          <w:fldChar w:fldCharType="end"/>
        </w:r>
      </w:hyperlink>
    </w:p>
    <w:p w14:paraId="3A7BFC9D" w14:textId="77777777" w:rsidR="00526E3F" w:rsidRPr="004330FD" w:rsidRDefault="00686D8F">
      <w:pPr>
        <w:pStyle w:val="TOC3"/>
        <w:rPr>
          <w:rFonts w:eastAsiaTheme="minorEastAsia" w:cstheme="minorBidi"/>
          <w:iCs w:val="0"/>
          <w:sz w:val="22"/>
          <w:szCs w:val="22"/>
        </w:rPr>
      </w:pPr>
      <w:hyperlink w:anchor="_Toc317842072" w:history="1">
        <w:r w:rsidR="00526E3F" w:rsidRPr="004330FD">
          <w:rPr>
            <w:rStyle w:val="Hyperlink"/>
          </w:rPr>
          <w:t>3.3.1</w:t>
        </w:r>
        <w:r w:rsidR="00526E3F" w:rsidRPr="004330FD">
          <w:rPr>
            <w:rFonts w:eastAsiaTheme="minorEastAsia" w:cstheme="minorBidi"/>
            <w:iCs w:val="0"/>
            <w:sz w:val="22"/>
            <w:szCs w:val="22"/>
          </w:rPr>
          <w:tab/>
        </w:r>
        <w:r w:rsidR="00526E3F" w:rsidRPr="004330FD">
          <w:rPr>
            <w:rStyle w:val="Hyperlink"/>
          </w:rPr>
          <w:t>Analysis of Alternatives</w:t>
        </w:r>
        <w:r w:rsidR="00526E3F" w:rsidRPr="004330FD">
          <w:rPr>
            <w:webHidden/>
          </w:rPr>
          <w:tab/>
        </w:r>
        <w:r w:rsidR="00486005" w:rsidRPr="004330FD">
          <w:rPr>
            <w:webHidden/>
          </w:rPr>
          <w:fldChar w:fldCharType="begin"/>
        </w:r>
        <w:r w:rsidR="00526E3F" w:rsidRPr="004330FD">
          <w:rPr>
            <w:webHidden/>
          </w:rPr>
          <w:instrText xml:space="preserve"> PAGEREF _Toc317842072 \h </w:instrText>
        </w:r>
        <w:r w:rsidR="00486005" w:rsidRPr="004330FD">
          <w:rPr>
            <w:webHidden/>
          </w:rPr>
        </w:r>
        <w:r w:rsidR="00486005" w:rsidRPr="004330FD">
          <w:rPr>
            <w:webHidden/>
          </w:rPr>
          <w:fldChar w:fldCharType="separate"/>
        </w:r>
        <w:r w:rsidR="00582886" w:rsidRPr="004330FD">
          <w:rPr>
            <w:webHidden/>
          </w:rPr>
          <w:t>8</w:t>
        </w:r>
        <w:r w:rsidR="00486005" w:rsidRPr="004330FD">
          <w:rPr>
            <w:webHidden/>
          </w:rPr>
          <w:fldChar w:fldCharType="end"/>
        </w:r>
      </w:hyperlink>
    </w:p>
    <w:p w14:paraId="3A7BFC9E" w14:textId="77777777" w:rsidR="00526E3F" w:rsidRPr="004330FD" w:rsidRDefault="00686D8F">
      <w:pPr>
        <w:pStyle w:val="TOC3"/>
        <w:rPr>
          <w:rFonts w:eastAsiaTheme="minorEastAsia" w:cstheme="minorBidi"/>
          <w:iCs w:val="0"/>
          <w:sz w:val="22"/>
          <w:szCs w:val="22"/>
        </w:rPr>
      </w:pPr>
      <w:hyperlink w:anchor="_Toc317842073" w:history="1">
        <w:r w:rsidR="00526E3F" w:rsidRPr="004330FD">
          <w:rPr>
            <w:rStyle w:val="Hyperlink"/>
          </w:rPr>
          <w:t>3.3.2</w:t>
        </w:r>
        <w:r w:rsidR="00526E3F" w:rsidRPr="004330FD">
          <w:rPr>
            <w:rFonts w:eastAsiaTheme="minorEastAsia" w:cstheme="minorBidi"/>
            <w:iCs w:val="0"/>
            <w:sz w:val="22"/>
            <w:szCs w:val="22"/>
          </w:rPr>
          <w:tab/>
        </w:r>
        <w:r w:rsidR="00526E3F" w:rsidRPr="004330FD">
          <w:rPr>
            <w:rStyle w:val="Hyperlink"/>
          </w:rPr>
          <w:t>Preferred Alternative</w:t>
        </w:r>
        <w:r w:rsidR="00526E3F" w:rsidRPr="004330FD">
          <w:rPr>
            <w:webHidden/>
          </w:rPr>
          <w:tab/>
        </w:r>
        <w:r w:rsidR="00486005" w:rsidRPr="004330FD">
          <w:rPr>
            <w:webHidden/>
          </w:rPr>
          <w:fldChar w:fldCharType="begin"/>
        </w:r>
        <w:r w:rsidR="00526E3F" w:rsidRPr="004330FD">
          <w:rPr>
            <w:webHidden/>
          </w:rPr>
          <w:instrText xml:space="preserve"> PAGEREF _Toc317842073 \h </w:instrText>
        </w:r>
        <w:r w:rsidR="00486005" w:rsidRPr="004330FD">
          <w:rPr>
            <w:webHidden/>
          </w:rPr>
        </w:r>
        <w:r w:rsidR="00486005" w:rsidRPr="004330FD">
          <w:rPr>
            <w:webHidden/>
          </w:rPr>
          <w:fldChar w:fldCharType="separate"/>
        </w:r>
        <w:r w:rsidR="00582886" w:rsidRPr="004330FD">
          <w:rPr>
            <w:webHidden/>
          </w:rPr>
          <w:t>8</w:t>
        </w:r>
        <w:r w:rsidR="00486005" w:rsidRPr="004330FD">
          <w:rPr>
            <w:webHidden/>
          </w:rPr>
          <w:fldChar w:fldCharType="end"/>
        </w:r>
      </w:hyperlink>
    </w:p>
    <w:p w14:paraId="3A7BFC9F" w14:textId="77777777" w:rsidR="00526E3F" w:rsidRPr="004330FD" w:rsidRDefault="00686D8F">
      <w:pPr>
        <w:pStyle w:val="TOC3"/>
        <w:rPr>
          <w:rFonts w:eastAsiaTheme="minorEastAsia" w:cstheme="minorBidi"/>
          <w:iCs w:val="0"/>
          <w:sz w:val="22"/>
          <w:szCs w:val="22"/>
        </w:rPr>
      </w:pPr>
      <w:hyperlink w:anchor="_Toc317842074" w:history="1">
        <w:r w:rsidR="00526E3F" w:rsidRPr="004330FD">
          <w:rPr>
            <w:rStyle w:val="Hyperlink"/>
          </w:rPr>
          <w:t>3.3.3</w:t>
        </w:r>
        <w:r w:rsidR="00526E3F" w:rsidRPr="004330FD">
          <w:rPr>
            <w:rFonts w:eastAsiaTheme="minorEastAsia" w:cstheme="minorBidi"/>
            <w:iCs w:val="0"/>
            <w:sz w:val="22"/>
            <w:szCs w:val="22"/>
          </w:rPr>
          <w:tab/>
        </w:r>
        <w:r w:rsidR="00526E3F" w:rsidRPr="004330FD">
          <w:rPr>
            <w:rStyle w:val="Hyperlink"/>
          </w:rPr>
          <w:t>Technical Risks</w:t>
        </w:r>
        <w:r w:rsidR="00526E3F" w:rsidRPr="004330FD">
          <w:rPr>
            <w:webHidden/>
          </w:rPr>
          <w:tab/>
        </w:r>
        <w:r w:rsidR="00486005" w:rsidRPr="004330FD">
          <w:rPr>
            <w:webHidden/>
          </w:rPr>
          <w:fldChar w:fldCharType="begin"/>
        </w:r>
        <w:r w:rsidR="00526E3F" w:rsidRPr="004330FD">
          <w:rPr>
            <w:webHidden/>
          </w:rPr>
          <w:instrText xml:space="preserve"> PAGEREF _Toc317842074 \h </w:instrText>
        </w:r>
        <w:r w:rsidR="00486005" w:rsidRPr="004330FD">
          <w:rPr>
            <w:webHidden/>
          </w:rPr>
        </w:r>
        <w:r w:rsidR="00486005" w:rsidRPr="004330FD">
          <w:rPr>
            <w:webHidden/>
          </w:rPr>
          <w:fldChar w:fldCharType="separate"/>
        </w:r>
        <w:r w:rsidR="00582886" w:rsidRPr="004330FD">
          <w:rPr>
            <w:webHidden/>
          </w:rPr>
          <w:t>9</w:t>
        </w:r>
        <w:r w:rsidR="00486005" w:rsidRPr="004330FD">
          <w:rPr>
            <w:webHidden/>
          </w:rPr>
          <w:fldChar w:fldCharType="end"/>
        </w:r>
      </w:hyperlink>
    </w:p>
    <w:p w14:paraId="3A7BFCA0" w14:textId="77777777" w:rsidR="00526E3F" w:rsidRPr="004330FD" w:rsidRDefault="00686D8F">
      <w:pPr>
        <w:pStyle w:val="TOC1"/>
        <w:tabs>
          <w:tab w:val="left" w:pos="400"/>
          <w:tab w:val="right" w:leader="dot" w:pos="9350"/>
        </w:tabs>
        <w:rPr>
          <w:rFonts w:eastAsiaTheme="minorEastAsia" w:cstheme="minorBidi"/>
          <w:b w:val="0"/>
          <w:bCs w:val="0"/>
          <w:caps w:val="0"/>
          <w:noProof/>
          <w:sz w:val="22"/>
          <w:szCs w:val="22"/>
        </w:rPr>
      </w:pPr>
      <w:hyperlink w:anchor="_Toc317842075" w:history="1">
        <w:r w:rsidR="00526E3F" w:rsidRPr="004330FD">
          <w:rPr>
            <w:rStyle w:val="Hyperlink"/>
            <w:noProof/>
          </w:rPr>
          <w:t>4.</w:t>
        </w:r>
        <w:r w:rsidR="00526E3F" w:rsidRPr="004330FD">
          <w:rPr>
            <w:rFonts w:eastAsiaTheme="minorEastAsia" w:cstheme="minorBidi"/>
            <w:b w:val="0"/>
            <w:bCs w:val="0"/>
            <w:caps w:val="0"/>
            <w:noProof/>
            <w:sz w:val="22"/>
            <w:szCs w:val="22"/>
          </w:rPr>
          <w:tab/>
        </w:r>
        <w:r w:rsidR="00526E3F" w:rsidRPr="004330FD">
          <w:rPr>
            <w:rStyle w:val="Hyperlink"/>
            <w:noProof/>
          </w:rPr>
          <w:t>Project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_Toc317842075 \h </w:instrText>
        </w:r>
        <w:r w:rsidR="00486005" w:rsidRPr="004330FD">
          <w:rPr>
            <w:noProof/>
            <w:webHidden/>
          </w:rPr>
        </w:r>
        <w:r w:rsidR="00486005" w:rsidRPr="004330FD">
          <w:rPr>
            <w:noProof/>
            <w:webHidden/>
          </w:rPr>
          <w:fldChar w:fldCharType="separate"/>
        </w:r>
        <w:r w:rsidR="00582886" w:rsidRPr="004330FD">
          <w:rPr>
            <w:noProof/>
            <w:webHidden/>
          </w:rPr>
          <w:t>10</w:t>
        </w:r>
        <w:r w:rsidR="00486005" w:rsidRPr="004330FD">
          <w:rPr>
            <w:noProof/>
            <w:webHidden/>
          </w:rPr>
          <w:fldChar w:fldCharType="end"/>
        </w:r>
      </w:hyperlink>
    </w:p>
    <w:p w14:paraId="3A7BFCA1"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76" w:history="1">
        <w:r w:rsidR="00526E3F" w:rsidRPr="004330FD">
          <w:rPr>
            <w:rStyle w:val="Hyperlink"/>
            <w:noProof/>
          </w:rPr>
          <w:t>4.1</w:t>
        </w:r>
        <w:r w:rsidR="00526E3F" w:rsidRPr="004330FD">
          <w:rPr>
            <w:rFonts w:eastAsiaTheme="minorEastAsia" w:cstheme="minorBidi"/>
            <w:smallCaps w:val="0"/>
            <w:noProof/>
            <w:sz w:val="22"/>
            <w:szCs w:val="22"/>
          </w:rPr>
          <w:tab/>
        </w:r>
        <w:r w:rsidR="00526E3F" w:rsidRPr="004330FD">
          <w:rPr>
            <w:rStyle w:val="Hyperlink"/>
            <w:noProof/>
          </w:rPr>
          <w:t>Acquisition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_Toc317842076 \h </w:instrText>
        </w:r>
        <w:r w:rsidR="00486005" w:rsidRPr="004330FD">
          <w:rPr>
            <w:noProof/>
            <w:webHidden/>
          </w:rPr>
        </w:r>
        <w:r w:rsidR="00486005" w:rsidRPr="004330FD">
          <w:rPr>
            <w:noProof/>
            <w:webHidden/>
          </w:rPr>
          <w:fldChar w:fldCharType="separate"/>
        </w:r>
        <w:r w:rsidR="00582886" w:rsidRPr="004330FD">
          <w:rPr>
            <w:noProof/>
            <w:webHidden/>
          </w:rPr>
          <w:t>10</w:t>
        </w:r>
        <w:r w:rsidR="00486005" w:rsidRPr="004330FD">
          <w:rPr>
            <w:noProof/>
            <w:webHidden/>
          </w:rPr>
          <w:fldChar w:fldCharType="end"/>
        </w:r>
      </w:hyperlink>
    </w:p>
    <w:p w14:paraId="3A7BFCA2" w14:textId="77777777" w:rsidR="00526E3F" w:rsidRPr="004330FD" w:rsidRDefault="00686D8F">
      <w:pPr>
        <w:pStyle w:val="TOC3"/>
        <w:rPr>
          <w:rFonts w:eastAsiaTheme="minorEastAsia" w:cstheme="minorBidi"/>
          <w:iCs w:val="0"/>
          <w:sz w:val="22"/>
          <w:szCs w:val="22"/>
        </w:rPr>
      </w:pPr>
      <w:hyperlink w:anchor="_Toc317842077" w:history="1">
        <w:r w:rsidR="00526E3F" w:rsidRPr="004330FD">
          <w:rPr>
            <w:rStyle w:val="Hyperlink"/>
          </w:rPr>
          <w:t>4.1.1</w:t>
        </w:r>
        <w:r w:rsidR="00526E3F" w:rsidRPr="004330FD">
          <w:rPr>
            <w:rFonts w:eastAsiaTheme="minorEastAsia" w:cstheme="minorBidi"/>
            <w:iCs w:val="0"/>
            <w:sz w:val="22"/>
            <w:szCs w:val="22"/>
          </w:rPr>
          <w:tab/>
        </w:r>
        <w:r w:rsidR="00526E3F" w:rsidRPr="004330FD">
          <w:rPr>
            <w:rStyle w:val="Hyperlink"/>
          </w:rPr>
          <w:t>Acquisition Strategy</w:t>
        </w:r>
        <w:r w:rsidR="00526E3F" w:rsidRPr="004330FD">
          <w:rPr>
            <w:webHidden/>
          </w:rPr>
          <w:tab/>
        </w:r>
        <w:r w:rsidR="00486005" w:rsidRPr="004330FD">
          <w:rPr>
            <w:webHidden/>
          </w:rPr>
          <w:fldChar w:fldCharType="begin"/>
        </w:r>
        <w:r w:rsidR="00526E3F" w:rsidRPr="004330FD">
          <w:rPr>
            <w:webHidden/>
          </w:rPr>
          <w:instrText xml:space="preserve"> PAGEREF _Toc317842077 \h </w:instrText>
        </w:r>
        <w:r w:rsidR="00486005" w:rsidRPr="004330FD">
          <w:rPr>
            <w:webHidden/>
          </w:rPr>
        </w:r>
        <w:r w:rsidR="00486005" w:rsidRPr="004330FD">
          <w:rPr>
            <w:webHidden/>
          </w:rPr>
          <w:fldChar w:fldCharType="separate"/>
        </w:r>
        <w:r w:rsidR="00582886" w:rsidRPr="004330FD">
          <w:rPr>
            <w:webHidden/>
          </w:rPr>
          <w:t>10</w:t>
        </w:r>
        <w:r w:rsidR="00486005" w:rsidRPr="004330FD">
          <w:rPr>
            <w:webHidden/>
          </w:rPr>
          <w:fldChar w:fldCharType="end"/>
        </w:r>
      </w:hyperlink>
    </w:p>
    <w:p w14:paraId="3A7BFCA3" w14:textId="77777777" w:rsidR="00526E3F" w:rsidRPr="004330FD" w:rsidRDefault="00686D8F">
      <w:pPr>
        <w:pStyle w:val="TOC3"/>
        <w:rPr>
          <w:rFonts w:eastAsiaTheme="minorEastAsia" w:cstheme="minorBidi"/>
          <w:iCs w:val="0"/>
          <w:sz w:val="22"/>
          <w:szCs w:val="22"/>
        </w:rPr>
      </w:pPr>
      <w:hyperlink w:anchor="_Toc317842078" w:history="1">
        <w:r w:rsidR="00526E3F" w:rsidRPr="004330FD">
          <w:rPr>
            <w:rStyle w:val="Hyperlink"/>
          </w:rPr>
          <w:t>4.1.2</w:t>
        </w:r>
        <w:r w:rsidR="00526E3F" w:rsidRPr="004330FD">
          <w:rPr>
            <w:rFonts w:eastAsiaTheme="minorEastAsia" w:cstheme="minorBidi"/>
            <w:iCs w:val="0"/>
            <w:sz w:val="22"/>
            <w:szCs w:val="22"/>
          </w:rPr>
          <w:tab/>
        </w:r>
        <w:r w:rsidR="00526E3F" w:rsidRPr="004330FD">
          <w:rPr>
            <w:rStyle w:val="Hyperlink"/>
          </w:rPr>
          <w:t>Potential Vendors</w:t>
        </w:r>
        <w:r w:rsidR="00526E3F" w:rsidRPr="004330FD">
          <w:rPr>
            <w:webHidden/>
          </w:rPr>
          <w:tab/>
        </w:r>
        <w:r w:rsidR="00486005" w:rsidRPr="004330FD">
          <w:rPr>
            <w:webHidden/>
          </w:rPr>
          <w:fldChar w:fldCharType="begin"/>
        </w:r>
        <w:r w:rsidR="00526E3F" w:rsidRPr="004330FD">
          <w:rPr>
            <w:webHidden/>
          </w:rPr>
          <w:instrText xml:space="preserve"> PAGEREF _Toc317842078 \h </w:instrText>
        </w:r>
        <w:r w:rsidR="00486005" w:rsidRPr="004330FD">
          <w:rPr>
            <w:webHidden/>
          </w:rPr>
        </w:r>
        <w:r w:rsidR="00486005" w:rsidRPr="004330FD">
          <w:rPr>
            <w:webHidden/>
          </w:rPr>
          <w:fldChar w:fldCharType="separate"/>
        </w:r>
        <w:r w:rsidR="00582886" w:rsidRPr="004330FD">
          <w:rPr>
            <w:webHidden/>
          </w:rPr>
          <w:t>10</w:t>
        </w:r>
        <w:r w:rsidR="00486005" w:rsidRPr="004330FD">
          <w:rPr>
            <w:webHidden/>
          </w:rPr>
          <w:fldChar w:fldCharType="end"/>
        </w:r>
      </w:hyperlink>
    </w:p>
    <w:p w14:paraId="3A7BFCA4"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79" w:history="1">
        <w:r w:rsidR="00526E3F" w:rsidRPr="004330FD">
          <w:rPr>
            <w:rStyle w:val="Hyperlink"/>
            <w:noProof/>
          </w:rPr>
          <w:t>4.2</w:t>
        </w:r>
        <w:r w:rsidR="00526E3F" w:rsidRPr="004330FD">
          <w:rPr>
            <w:rFonts w:eastAsiaTheme="minorEastAsia" w:cstheme="minorBidi"/>
            <w:smallCaps w:val="0"/>
            <w:noProof/>
            <w:sz w:val="22"/>
            <w:szCs w:val="22"/>
          </w:rPr>
          <w:tab/>
        </w:r>
        <w:r w:rsidR="00526E3F" w:rsidRPr="004330FD">
          <w:rPr>
            <w:rStyle w:val="Hyperlink"/>
            <w:noProof/>
          </w:rPr>
          <w:t>Scope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_Toc317842079 \h </w:instrText>
        </w:r>
        <w:r w:rsidR="00486005" w:rsidRPr="004330FD">
          <w:rPr>
            <w:noProof/>
            <w:webHidden/>
          </w:rPr>
        </w:r>
        <w:r w:rsidR="00486005" w:rsidRPr="004330FD">
          <w:rPr>
            <w:noProof/>
            <w:webHidden/>
          </w:rPr>
          <w:fldChar w:fldCharType="separate"/>
        </w:r>
        <w:r w:rsidR="00582886" w:rsidRPr="004330FD">
          <w:rPr>
            <w:noProof/>
            <w:webHidden/>
          </w:rPr>
          <w:t>10</w:t>
        </w:r>
        <w:r w:rsidR="00486005" w:rsidRPr="004330FD">
          <w:rPr>
            <w:noProof/>
            <w:webHidden/>
          </w:rPr>
          <w:fldChar w:fldCharType="end"/>
        </w:r>
      </w:hyperlink>
    </w:p>
    <w:p w14:paraId="3A7BFCA5" w14:textId="77777777" w:rsidR="00526E3F" w:rsidRPr="004330FD" w:rsidRDefault="00686D8F">
      <w:pPr>
        <w:pStyle w:val="TOC3"/>
        <w:rPr>
          <w:rFonts w:eastAsiaTheme="minorEastAsia" w:cstheme="minorBidi"/>
          <w:iCs w:val="0"/>
          <w:sz w:val="22"/>
          <w:szCs w:val="22"/>
        </w:rPr>
      </w:pPr>
      <w:hyperlink w:anchor="_Toc317842080" w:history="1">
        <w:r w:rsidR="00526E3F" w:rsidRPr="004330FD">
          <w:rPr>
            <w:rStyle w:val="Hyperlink"/>
          </w:rPr>
          <w:t>4.2.1</w:t>
        </w:r>
        <w:r w:rsidR="00526E3F" w:rsidRPr="004330FD">
          <w:rPr>
            <w:rFonts w:eastAsiaTheme="minorEastAsia" w:cstheme="minorBidi"/>
            <w:iCs w:val="0"/>
            <w:sz w:val="22"/>
            <w:szCs w:val="22"/>
          </w:rPr>
          <w:tab/>
        </w:r>
        <w:r w:rsidR="00526E3F" w:rsidRPr="004330FD">
          <w:rPr>
            <w:rStyle w:val="Hyperlink"/>
          </w:rPr>
          <w:t>Work Breakdown Structure</w:t>
        </w:r>
        <w:r w:rsidR="00526E3F" w:rsidRPr="004330FD">
          <w:rPr>
            <w:webHidden/>
          </w:rPr>
          <w:tab/>
        </w:r>
        <w:r w:rsidR="00486005" w:rsidRPr="004330FD">
          <w:rPr>
            <w:webHidden/>
          </w:rPr>
          <w:fldChar w:fldCharType="begin"/>
        </w:r>
        <w:r w:rsidR="00526E3F" w:rsidRPr="004330FD">
          <w:rPr>
            <w:webHidden/>
          </w:rPr>
          <w:instrText xml:space="preserve"> PAGEREF _Toc317842080 \h </w:instrText>
        </w:r>
        <w:r w:rsidR="00486005" w:rsidRPr="004330FD">
          <w:rPr>
            <w:webHidden/>
          </w:rPr>
        </w:r>
        <w:r w:rsidR="00486005" w:rsidRPr="004330FD">
          <w:rPr>
            <w:webHidden/>
          </w:rPr>
          <w:fldChar w:fldCharType="separate"/>
        </w:r>
        <w:r w:rsidR="00582886" w:rsidRPr="004330FD">
          <w:rPr>
            <w:webHidden/>
          </w:rPr>
          <w:t>10</w:t>
        </w:r>
        <w:r w:rsidR="00486005" w:rsidRPr="004330FD">
          <w:rPr>
            <w:webHidden/>
          </w:rPr>
          <w:fldChar w:fldCharType="end"/>
        </w:r>
      </w:hyperlink>
    </w:p>
    <w:p w14:paraId="3A7BFCA6" w14:textId="77777777" w:rsidR="00526E3F" w:rsidRPr="004330FD" w:rsidRDefault="00686D8F">
      <w:pPr>
        <w:pStyle w:val="TOC3"/>
        <w:rPr>
          <w:rFonts w:eastAsiaTheme="minorEastAsia" w:cstheme="minorBidi"/>
          <w:iCs w:val="0"/>
          <w:sz w:val="22"/>
          <w:szCs w:val="22"/>
        </w:rPr>
      </w:pPr>
      <w:hyperlink w:anchor="_Toc317842081" w:history="1">
        <w:r w:rsidR="00526E3F" w:rsidRPr="004330FD">
          <w:rPr>
            <w:rStyle w:val="Hyperlink"/>
          </w:rPr>
          <w:t>4.2.2</w:t>
        </w:r>
        <w:r w:rsidR="00526E3F" w:rsidRPr="004330FD">
          <w:rPr>
            <w:rFonts w:eastAsiaTheme="minorEastAsia" w:cstheme="minorBidi"/>
            <w:iCs w:val="0"/>
            <w:sz w:val="22"/>
            <w:szCs w:val="22"/>
          </w:rPr>
          <w:tab/>
        </w:r>
        <w:r w:rsidR="00526E3F" w:rsidRPr="004330FD">
          <w:rPr>
            <w:rStyle w:val="Hyperlink"/>
          </w:rPr>
          <w:t>Scope Control Plan</w:t>
        </w:r>
        <w:r w:rsidR="00526E3F" w:rsidRPr="004330FD">
          <w:rPr>
            <w:webHidden/>
          </w:rPr>
          <w:tab/>
        </w:r>
        <w:r w:rsidR="00486005" w:rsidRPr="004330FD">
          <w:rPr>
            <w:webHidden/>
          </w:rPr>
          <w:fldChar w:fldCharType="begin"/>
        </w:r>
        <w:r w:rsidR="00526E3F" w:rsidRPr="004330FD">
          <w:rPr>
            <w:webHidden/>
          </w:rPr>
          <w:instrText xml:space="preserve"> PAGEREF _Toc317842081 \h </w:instrText>
        </w:r>
        <w:r w:rsidR="00486005" w:rsidRPr="004330FD">
          <w:rPr>
            <w:webHidden/>
          </w:rPr>
        </w:r>
        <w:r w:rsidR="00486005" w:rsidRPr="004330FD">
          <w:rPr>
            <w:webHidden/>
          </w:rPr>
          <w:fldChar w:fldCharType="separate"/>
        </w:r>
        <w:r w:rsidR="00582886" w:rsidRPr="004330FD">
          <w:rPr>
            <w:webHidden/>
          </w:rPr>
          <w:t>10</w:t>
        </w:r>
        <w:r w:rsidR="00486005" w:rsidRPr="004330FD">
          <w:rPr>
            <w:webHidden/>
          </w:rPr>
          <w:fldChar w:fldCharType="end"/>
        </w:r>
      </w:hyperlink>
    </w:p>
    <w:p w14:paraId="3A7BFCA7"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82" w:history="1">
        <w:r w:rsidR="00526E3F" w:rsidRPr="004330FD">
          <w:rPr>
            <w:rStyle w:val="Hyperlink"/>
            <w:noProof/>
          </w:rPr>
          <w:t>4.3</w:t>
        </w:r>
        <w:r w:rsidR="00526E3F" w:rsidRPr="004330FD">
          <w:rPr>
            <w:rFonts w:eastAsiaTheme="minorEastAsia" w:cstheme="minorBidi"/>
            <w:smallCaps w:val="0"/>
            <w:noProof/>
            <w:sz w:val="22"/>
            <w:szCs w:val="22"/>
          </w:rPr>
          <w:tab/>
        </w:r>
        <w:r w:rsidR="00526E3F" w:rsidRPr="004330FD">
          <w:rPr>
            <w:rStyle w:val="Hyperlink"/>
            <w:noProof/>
          </w:rPr>
          <w:t>Schedule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_Toc317842082 \h </w:instrText>
        </w:r>
        <w:r w:rsidR="00486005" w:rsidRPr="004330FD">
          <w:rPr>
            <w:noProof/>
            <w:webHidden/>
          </w:rPr>
        </w:r>
        <w:r w:rsidR="00486005" w:rsidRPr="004330FD">
          <w:rPr>
            <w:noProof/>
            <w:webHidden/>
          </w:rPr>
          <w:fldChar w:fldCharType="separate"/>
        </w:r>
        <w:r w:rsidR="00582886" w:rsidRPr="004330FD">
          <w:rPr>
            <w:noProof/>
            <w:webHidden/>
          </w:rPr>
          <w:t>10</w:t>
        </w:r>
        <w:r w:rsidR="00486005" w:rsidRPr="004330FD">
          <w:rPr>
            <w:noProof/>
            <w:webHidden/>
          </w:rPr>
          <w:fldChar w:fldCharType="end"/>
        </w:r>
      </w:hyperlink>
    </w:p>
    <w:p w14:paraId="3A7BFCA8" w14:textId="77777777" w:rsidR="00526E3F" w:rsidRPr="004330FD" w:rsidRDefault="00686D8F">
      <w:pPr>
        <w:pStyle w:val="TOC3"/>
        <w:rPr>
          <w:rFonts w:eastAsiaTheme="minorEastAsia" w:cstheme="minorBidi"/>
          <w:iCs w:val="0"/>
          <w:sz w:val="22"/>
          <w:szCs w:val="22"/>
        </w:rPr>
      </w:pPr>
      <w:hyperlink w:anchor="_Toc317842083" w:history="1">
        <w:r w:rsidR="00526E3F" w:rsidRPr="004330FD">
          <w:rPr>
            <w:rStyle w:val="Hyperlink"/>
          </w:rPr>
          <w:t>4.3.1</w:t>
        </w:r>
        <w:r w:rsidR="00526E3F" w:rsidRPr="004330FD">
          <w:rPr>
            <w:rFonts w:eastAsiaTheme="minorEastAsia" w:cstheme="minorBidi"/>
            <w:iCs w:val="0"/>
            <w:sz w:val="22"/>
            <w:szCs w:val="22"/>
          </w:rPr>
          <w:tab/>
        </w:r>
        <w:r w:rsidR="00526E3F" w:rsidRPr="004330FD">
          <w:rPr>
            <w:rStyle w:val="Hyperlink"/>
          </w:rPr>
          <w:t>Milestones/Deliverables</w:t>
        </w:r>
        <w:r w:rsidR="00526E3F" w:rsidRPr="004330FD">
          <w:rPr>
            <w:webHidden/>
          </w:rPr>
          <w:tab/>
        </w:r>
        <w:r w:rsidR="00486005" w:rsidRPr="004330FD">
          <w:rPr>
            <w:webHidden/>
          </w:rPr>
          <w:fldChar w:fldCharType="begin"/>
        </w:r>
        <w:r w:rsidR="00526E3F" w:rsidRPr="004330FD">
          <w:rPr>
            <w:webHidden/>
          </w:rPr>
          <w:instrText xml:space="preserve"> PAGEREF _Toc317842083 \h </w:instrText>
        </w:r>
        <w:r w:rsidR="00486005" w:rsidRPr="004330FD">
          <w:rPr>
            <w:webHidden/>
          </w:rPr>
        </w:r>
        <w:r w:rsidR="00486005" w:rsidRPr="004330FD">
          <w:rPr>
            <w:webHidden/>
          </w:rPr>
          <w:fldChar w:fldCharType="separate"/>
        </w:r>
        <w:r w:rsidR="00582886" w:rsidRPr="004330FD">
          <w:rPr>
            <w:webHidden/>
          </w:rPr>
          <w:t>11</w:t>
        </w:r>
        <w:r w:rsidR="00486005" w:rsidRPr="004330FD">
          <w:rPr>
            <w:webHidden/>
          </w:rPr>
          <w:fldChar w:fldCharType="end"/>
        </w:r>
      </w:hyperlink>
    </w:p>
    <w:p w14:paraId="3A7BFCA9" w14:textId="77777777" w:rsidR="00526E3F" w:rsidRPr="004330FD" w:rsidRDefault="00686D8F">
      <w:pPr>
        <w:pStyle w:val="TOC3"/>
        <w:rPr>
          <w:rFonts w:eastAsiaTheme="minorEastAsia" w:cstheme="minorBidi"/>
          <w:iCs w:val="0"/>
          <w:sz w:val="22"/>
          <w:szCs w:val="22"/>
        </w:rPr>
      </w:pPr>
      <w:hyperlink w:anchor="_Toc317842084" w:history="1">
        <w:r w:rsidR="00526E3F" w:rsidRPr="004330FD">
          <w:rPr>
            <w:rStyle w:val="Hyperlink"/>
          </w:rPr>
          <w:t>4.3.2</w:t>
        </w:r>
        <w:r w:rsidR="00526E3F" w:rsidRPr="004330FD">
          <w:rPr>
            <w:rFonts w:eastAsiaTheme="minorEastAsia" w:cstheme="minorBidi"/>
            <w:iCs w:val="0"/>
            <w:sz w:val="22"/>
            <w:szCs w:val="22"/>
          </w:rPr>
          <w:tab/>
        </w:r>
        <w:r w:rsidR="00526E3F" w:rsidRPr="004330FD">
          <w:rPr>
            <w:rStyle w:val="Hyperlink"/>
          </w:rPr>
          <w:t>Schedule Control Plan</w:t>
        </w:r>
        <w:r w:rsidR="00526E3F" w:rsidRPr="004330FD">
          <w:rPr>
            <w:webHidden/>
          </w:rPr>
          <w:tab/>
        </w:r>
        <w:r w:rsidR="00486005" w:rsidRPr="004330FD">
          <w:rPr>
            <w:webHidden/>
          </w:rPr>
          <w:fldChar w:fldCharType="begin"/>
        </w:r>
        <w:r w:rsidR="00526E3F" w:rsidRPr="004330FD">
          <w:rPr>
            <w:webHidden/>
          </w:rPr>
          <w:instrText xml:space="preserve"> PAGEREF _Toc317842084 \h </w:instrText>
        </w:r>
        <w:r w:rsidR="00486005" w:rsidRPr="004330FD">
          <w:rPr>
            <w:webHidden/>
          </w:rPr>
        </w:r>
        <w:r w:rsidR="00486005" w:rsidRPr="004330FD">
          <w:rPr>
            <w:webHidden/>
          </w:rPr>
          <w:fldChar w:fldCharType="separate"/>
        </w:r>
        <w:r w:rsidR="00582886" w:rsidRPr="004330FD">
          <w:rPr>
            <w:webHidden/>
          </w:rPr>
          <w:t>11</w:t>
        </w:r>
        <w:r w:rsidR="00486005" w:rsidRPr="004330FD">
          <w:rPr>
            <w:webHidden/>
          </w:rPr>
          <w:fldChar w:fldCharType="end"/>
        </w:r>
      </w:hyperlink>
    </w:p>
    <w:p w14:paraId="3A7BFCAA"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85" w:history="1">
        <w:r w:rsidR="00526E3F" w:rsidRPr="004330FD">
          <w:rPr>
            <w:rStyle w:val="Hyperlink"/>
            <w:noProof/>
          </w:rPr>
          <w:t>4.4</w:t>
        </w:r>
        <w:r w:rsidR="00526E3F" w:rsidRPr="004330FD">
          <w:rPr>
            <w:rFonts w:eastAsiaTheme="minorEastAsia" w:cstheme="minorBidi"/>
            <w:smallCaps w:val="0"/>
            <w:noProof/>
            <w:sz w:val="22"/>
            <w:szCs w:val="22"/>
          </w:rPr>
          <w:tab/>
        </w:r>
        <w:r w:rsidR="00526E3F" w:rsidRPr="004330FD">
          <w:rPr>
            <w:rStyle w:val="Hyperlink"/>
            <w:noProof/>
          </w:rPr>
          <w:t>Cost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_Toc317842085 \h </w:instrText>
        </w:r>
        <w:r w:rsidR="00486005" w:rsidRPr="004330FD">
          <w:rPr>
            <w:noProof/>
            <w:webHidden/>
          </w:rPr>
        </w:r>
        <w:r w:rsidR="00486005" w:rsidRPr="004330FD">
          <w:rPr>
            <w:noProof/>
            <w:webHidden/>
          </w:rPr>
          <w:fldChar w:fldCharType="separate"/>
        </w:r>
        <w:r w:rsidR="00582886" w:rsidRPr="004330FD">
          <w:rPr>
            <w:noProof/>
            <w:webHidden/>
          </w:rPr>
          <w:t>11</w:t>
        </w:r>
        <w:r w:rsidR="00486005" w:rsidRPr="004330FD">
          <w:rPr>
            <w:noProof/>
            <w:webHidden/>
          </w:rPr>
          <w:fldChar w:fldCharType="end"/>
        </w:r>
      </w:hyperlink>
    </w:p>
    <w:p w14:paraId="3A7BFCAB" w14:textId="77777777" w:rsidR="00526E3F" w:rsidRPr="004330FD" w:rsidRDefault="00686D8F">
      <w:pPr>
        <w:pStyle w:val="TOC3"/>
        <w:rPr>
          <w:rFonts w:eastAsiaTheme="minorEastAsia" w:cstheme="minorBidi"/>
          <w:iCs w:val="0"/>
          <w:sz w:val="22"/>
          <w:szCs w:val="22"/>
        </w:rPr>
      </w:pPr>
      <w:hyperlink w:anchor="_Toc317842086" w:history="1">
        <w:r w:rsidR="00526E3F" w:rsidRPr="004330FD">
          <w:rPr>
            <w:rStyle w:val="Hyperlink"/>
          </w:rPr>
          <w:t>4.4.1</w:t>
        </w:r>
        <w:r w:rsidR="00526E3F" w:rsidRPr="004330FD">
          <w:rPr>
            <w:rFonts w:eastAsiaTheme="minorEastAsia" w:cstheme="minorBidi"/>
            <w:iCs w:val="0"/>
            <w:sz w:val="22"/>
            <w:szCs w:val="22"/>
          </w:rPr>
          <w:tab/>
        </w:r>
        <w:r w:rsidR="00526E3F" w:rsidRPr="004330FD">
          <w:rPr>
            <w:rStyle w:val="Hyperlink"/>
          </w:rPr>
          <w:t>Cost Estimate</w:t>
        </w:r>
        <w:r w:rsidR="00526E3F" w:rsidRPr="004330FD">
          <w:rPr>
            <w:webHidden/>
          </w:rPr>
          <w:tab/>
        </w:r>
        <w:r w:rsidR="00486005" w:rsidRPr="004330FD">
          <w:rPr>
            <w:webHidden/>
          </w:rPr>
          <w:fldChar w:fldCharType="begin"/>
        </w:r>
        <w:r w:rsidR="00526E3F" w:rsidRPr="004330FD">
          <w:rPr>
            <w:webHidden/>
          </w:rPr>
          <w:instrText xml:space="preserve"> PAGEREF _Toc317842086 \h </w:instrText>
        </w:r>
        <w:r w:rsidR="00486005" w:rsidRPr="004330FD">
          <w:rPr>
            <w:webHidden/>
          </w:rPr>
        </w:r>
        <w:r w:rsidR="00486005" w:rsidRPr="004330FD">
          <w:rPr>
            <w:webHidden/>
          </w:rPr>
          <w:fldChar w:fldCharType="separate"/>
        </w:r>
        <w:r w:rsidR="00582886" w:rsidRPr="004330FD">
          <w:rPr>
            <w:webHidden/>
          </w:rPr>
          <w:t>11</w:t>
        </w:r>
        <w:r w:rsidR="00486005" w:rsidRPr="004330FD">
          <w:rPr>
            <w:webHidden/>
          </w:rPr>
          <w:fldChar w:fldCharType="end"/>
        </w:r>
      </w:hyperlink>
    </w:p>
    <w:p w14:paraId="3A7BFCAC" w14:textId="77777777" w:rsidR="00526E3F" w:rsidRPr="004330FD" w:rsidRDefault="00686D8F">
      <w:pPr>
        <w:pStyle w:val="TOC3"/>
        <w:rPr>
          <w:rFonts w:eastAsiaTheme="minorEastAsia" w:cstheme="minorBidi"/>
          <w:iCs w:val="0"/>
          <w:sz w:val="22"/>
          <w:szCs w:val="22"/>
        </w:rPr>
      </w:pPr>
      <w:hyperlink w:anchor="_Toc317842087" w:history="1">
        <w:r w:rsidR="00526E3F" w:rsidRPr="004330FD">
          <w:rPr>
            <w:rStyle w:val="Hyperlink"/>
          </w:rPr>
          <w:t>4.4.2</w:t>
        </w:r>
        <w:r w:rsidR="00526E3F" w:rsidRPr="004330FD">
          <w:rPr>
            <w:rFonts w:eastAsiaTheme="minorEastAsia" w:cstheme="minorBidi"/>
            <w:iCs w:val="0"/>
            <w:sz w:val="22"/>
            <w:szCs w:val="22"/>
          </w:rPr>
          <w:tab/>
        </w:r>
        <w:r w:rsidR="00526E3F" w:rsidRPr="004330FD">
          <w:rPr>
            <w:rStyle w:val="Hyperlink"/>
          </w:rPr>
          <w:t>Cost Baseline</w:t>
        </w:r>
        <w:r w:rsidR="00526E3F" w:rsidRPr="004330FD">
          <w:rPr>
            <w:webHidden/>
          </w:rPr>
          <w:tab/>
        </w:r>
        <w:r w:rsidR="00486005" w:rsidRPr="004330FD">
          <w:rPr>
            <w:webHidden/>
          </w:rPr>
          <w:fldChar w:fldCharType="begin"/>
        </w:r>
        <w:r w:rsidR="00526E3F" w:rsidRPr="004330FD">
          <w:rPr>
            <w:webHidden/>
          </w:rPr>
          <w:instrText xml:space="preserve"> PAGEREF _Toc317842087 \h </w:instrText>
        </w:r>
        <w:r w:rsidR="00486005" w:rsidRPr="004330FD">
          <w:rPr>
            <w:webHidden/>
          </w:rPr>
        </w:r>
        <w:r w:rsidR="00486005" w:rsidRPr="004330FD">
          <w:rPr>
            <w:webHidden/>
          </w:rPr>
          <w:fldChar w:fldCharType="separate"/>
        </w:r>
        <w:r w:rsidR="00582886" w:rsidRPr="004330FD">
          <w:rPr>
            <w:webHidden/>
          </w:rPr>
          <w:t>11</w:t>
        </w:r>
        <w:r w:rsidR="00486005" w:rsidRPr="004330FD">
          <w:rPr>
            <w:webHidden/>
          </w:rPr>
          <w:fldChar w:fldCharType="end"/>
        </w:r>
      </w:hyperlink>
    </w:p>
    <w:p w14:paraId="3A7BFCAD" w14:textId="77777777" w:rsidR="00526E3F" w:rsidRPr="004330FD" w:rsidRDefault="00686D8F">
      <w:pPr>
        <w:pStyle w:val="TOC3"/>
        <w:rPr>
          <w:rFonts w:eastAsiaTheme="minorEastAsia" w:cstheme="minorBidi"/>
          <w:iCs w:val="0"/>
          <w:sz w:val="22"/>
          <w:szCs w:val="22"/>
        </w:rPr>
      </w:pPr>
      <w:hyperlink w:anchor="_Toc317842088" w:history="1">
        <w:r w:rsidR="00526E3F" w:rsidRPr="004330FD">
          <w:rPr>
            <w:rStyle w:val="Hyperlink"/>
          </w:rPr>
          <w:t>4.4.3</w:t>
        </w:r>
        <w:r w:rsidR="00526E3F" w:rsidRPr="004330FD">
          <w:rPr>
            <w:rFonts w:eastAsiaTheme="minorEastAsia" w:cstheme="minorBidi"/>
            <w:iCs w:val="0"/>
            <w:sz w:val="22"/>
            <w:szCs w:val="22"/>
          </w:rPr>
          <w:tab/>
        </w:r>
        <w:r w:rsidR="00526E3F" w:rsidRPr="004330FD">
          <w:rPr>
            <w:rStyle w:val="Hyperlink"/>
          </w:rPr>
          <w:t>Cost Control Plan</w:t>
        </w:r>
        <w:r w:rsidR="00526E3F" w:rsidRPr="004330FD">
          <w:rPr>
            <w:webHidden/>
          </w:rPr>
          <w:tab/>
        </w:r>
        <w:r w:rsidR="00486005" w:rsidRPr="004330FD">
          <w:rPr>
            <w:webHidden/>
          </w:rPr>
          <w:fldChar w:fldCharType="begin"/>
        </w:r>
        <w:r w:rsidR="00526E3F" w:rsidRPr="004330FD">
          <w:rPr>
            <w:webHidden/>
          </w:rPr>
          <w:instrText xml:space="preserve"> PAGEREF _Toc317842088 \h </w:instrText>
        </w:r>
        <w:r w:rsidR="00486005" w:rsidRPr="004330FD">
          <w:rPr>
            <w:webHidden/>
          </w:rPr>
        </w:r>
        <w:r w:rsidR="00486005" w:rsidRPr="004330FD">
          <w:rPr>
            <w:webHidden/>
          </w:rPr>
          <w:fldChar w:fldCharType="separate"/>
        </w:r>
        <w:r w:rsidR="00582886" w:rsidRPr="004330FD">
          <w:rPr>
            <w:webHidden/>
          </w:rPr>
          <w:t>12</w:t>
        </w:r>
        <w:r w:rsidR="00486005" w:rsidRPr="004330FD">
          <w:rPr>
            <w:webHidden/>
          </w:rPr>
          <w:fldChar w:fldCharType="end"/>
        </w:r>
      </w:hyperlink>
    </w:p>
    <w:p w14:paraId="3A7BFCAE"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89" w:history="1">
        <w:r w:rsidR="00526E3F" w:rsidRPr="004330FD">
          <w:rPr>
            <w:rStyle w:val="Hyperlink"/>
            <w:noProof/>
          </w:rPr>
          <w:t>4.5</w:t>
        </w:r>
        <w:r w:rsidR="00526E3F" w:rsidRPr="004330FD">
          <w:rPr>
            <w:rFonts w:eastAsiaTheme="minorEastAsia" w:cstheme="minorBidi"/>
            <w:smallCaps w:val="0"/>
            <w:noProof/>
            <w:sz w:val="22"/>
            <w:szCs w:val="22"/>
          </w:rPr>
          <w:tab/>
        </w:r>
        <w:r w:rsidR="00526E3F" w:rsidRPr="004330FD">
          <w:rPr>
            <w:rStyle w:val="Hyperlink"/>
            <w:noProof/>
          </w:rPr>
          <w:t>Status Reporting</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_Toc317842089 \h </w:instrText>
        </w:r>
        <w:r w:rsidR="00486005" w:rsidRPr="004330FD">
          <w:rPr>
            <w:noProof/>
            <w:webHidden/>
          </w:rPr>
        </w:r>
        <w:r w:rsidR="00486005" w:rsidRPr="004330FD">
          <w:rPr>
            <w:noProof/>
            <w:webHidden/>
          </w:rPr>
          <w:fldChar w:fldCharType="separate"/>
        </w:r>
        <w:r w:rsidR="00582886" w:rsidRPr="004330FD">
          <w:rPr>
            <w:noProof/>
            <w:webHidden/>
          </w:rPr>
          <w:t>12</w:t>
        </w:r>
        <w:r w:rsidR="00486005" w:rsidRPr="004330FD">
          <w:rPr>
            <w:noProof/>
            <w:webHidden/>
          </w:rPr>
          <w:fldChar w:fldCharType="end"/>
        </w:r>
      </w:hyperlink>
    </w:p>
    <w:p w14:paraId="3A7BFCAF" w14:textId="77777777" w:rsidR="00526E3F" w:rsidRPr="004330FD" w:rsidRDefault="00686D8F">
      <w:pPr>
        <w:pStyle w:val="TOC1"/>
        <w:tabs>
          <w:tab w:val="left" w:pos="400"/>
          <w:tab w:val="right" w:leader="dot" w:pos="9350"/>
        </w:tabs>
        <w:rPr>
          <w:rFonts w:eastAsiaTheme="minorEastAsia" w:cstheme="minorBidi"/>
          <w:b w:val="0"/>
          <w:bCs w:val="0"/>
          <w:caps w:val="0"/>
          <w:noProof/>
          <w:sz w:val="22"/>
          <w:szCs w:val="22"/>
        </w:rPr>
      </w:pPr>
      <w:hyperlink w:anchor="_Toc317842090" w:history="1">
        <w:r w:rsidR="00526E3F" w:rsidRPr="004330FD">
          <w:rPr>
            <w:rStyle w:val="Hyperlink"/>
            <w:noProof/>
          </w:rPr>
          <w:t>5.</w:t>
        </w:r>
        <w:r w:rsidR="00526E3F" w:rsidRPr="004330FD">
          <w:rPr>
            <w:rFonts w:eastAsiaTheme="minorEastAsia" w:cstheme="minorBidi"/>
            <w:b w:val="0"/>
            <w:bCs w:val="0"/>
            <w:caps w:val="0"/>
            <w:noProof/>
            <w:sz w:val="22"/>
            <w:szCs w:val="22"/>
          </w:rPr>
          <w:tab/>
        </w:r>
        <w:r w:rsidR="00526E3F" w:rsidRPr="004330FD">
          <w:rPr>
            <w:rStyle w:val="Hyperlink"/>
            <w:noProof/>
          </w:rPr>
          <w:t>Risk Management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_Toc317842090 \h </w:instrText>
        </w:r>
        <w:r w:rsidR="00486005" w:rsidRPr="004330FD">
          <w:rPr>
            <w:noProof/>
            <w:webHidden/>
          </w:rPr>
        </w:r>
        <w:r w:rsidR="00486005" w:rsidRPr="004330FD">
          <w:rPr>
            <w:noProof/>
            <w:webHidden/>
          </w:rPr>
          <w:fldChar w:fldCharType="separate"/>
        </w:r>
        <w:r w:rsidR="00582886" w:rsidRPr="004330FD">
          <w:rPr>
            <w:noProof/>
            <w:webHidden/>
          </w:rPr>
          <w:t>13</w:t>
        </w:r>
        <w:r w:rsidR="00486005" w:rsidRPr="004330FD">
          <w:rPr>
            <w:noProof/>
            <w:webHidden/>
          </w:rPr>
          <w:fldChar w:fldCharType="end"/>
        </w:r>
      </w:hyperlink>
    </w:p>
    <w:p w14:paraId="3A7BFCB0"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91" w:history="1">
        <w:r w:rsidR="00526E3F" w:rsidRPr="004330FD">
          <w:rPr>
            <w:rStyle w:val="Hyperlink"/>
            <w:noProof/>
          </w:rPr>
          <w:t>5.1</w:t>
        </w:r>
        <w:r w:rsidR="00526E3F" w:rsidRPr="004330FD">
          <w:rPr>
            <w:rFonts w:eastAsiaTheme="minorEastAsia" w:cstheme="minorBidi"/>
            <w:smallCaps w:val="0"/>
            <w:noProof/>
            <w:sz w:val="22"/>
            <w:szCs w:val="22"/>
          </w:rPr>
          <w:tab/>
        </w:r>
        <w:r w:rsidR="00526E3F" w:rsidRPr="004330FD">
          <w:rPr>
            <w:rStyle w:val="Hyperlink"/>
            <w:noProof/>
          </w:rPr>
          <w:t>Risk Management Plan</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_Toc317842091 \h </w:instrText>
        </w:r>
        <w:r w:rsidR="00486005" w:rsidRPr="004330FD">
          <w:rPr>
            <w:noProof/>
            <w:webHidden/>
          </w:rPr>
        </w:r>
        <w:r w:rsidR="00486005" w:rsidRPr="004330FD">
          <w:rPr>
            <w:noProof/>
            <w:webHidden/>
          </w:rPr>
          <w:fldChar w:fldCharType="separate"/>
        </w:r>
        <w:r w:rsidR="00582886" w:rsidRPr="004330FD">
          <w:rPr>
            <w:noProof/>
            <w:webHidden/>
          </w:rPr>
          <w:t>13</w:t>
        </w:r>
        <w:r w:rsidR="00486005" w:rsidRPr="004330FD">
          <w:rPr>
            <w:noProof/>
            <w:webHidden/>
          </w:rPr>
          <w:fldChar w:fldCharType="end"/>
        </w:r>
      </w:hyperlink>
    </w:p>
    <w:p w14:paraId="3A7BFCB1" w14:textId="77777777" w:rsidR="00526E3F" w:rsidRPr="004330FD" w:rsidRDefault="00686D8F">
      <w:pPr>
        <w:pStyle w:val="TOC2"/>
        <w:tabs>
          <w:tab w:val="left" w:pos="800"/>
          <w:tab w:val="right" w:leader="dot" w:pos="9350"/>
        </w:tabs>
        <w:rPr>
          <w:rFonts w:eastAsiaTheme="minorEastAsia" w:cstheme="minorBidi"/>
          <w:smallCaps w:val="0"/>
          <w:noProof/>
          <w:sz w:val="22"/>
          <w:szCs w:val="22"/>
        </w:rPr>
      </w:pPr>
      <w:hyperlink w:anchor="_Toc317842092" w:history="1">
        <w:r w:rsidR="00526E3F" w:rsidRPr="004330FD">
          <w:rPr>
            <w:rStyle w:val="Hyperlink"/>
            <w:noProof/>
          </w:rPr>
          <w:t>5.2</w:t>
        </w:r>
        <w:r w:rsidR="00526E3F" w:rsidRPr="004330FD">
          <w:rPr>
            <w:rFonts w:eastAsiaTheme="minorEastAsia" w:cstheme="minorBidi"/>
            <w:smallCaps w:val="0"/>
            <w:noProof/>
            <w:sz w:val="22"/>
            <w:szCs w:val="22"/>
          </w:rPr>
          <w:tab/>
        </w:r>
        <w:r w:rsidR="00526E3F" w:rsidRPr="004330FD">
          <w:rPr>
            <w:rStyle w:val="Hyperlink"/>
            <w:noProof/>
          </w:rPr>
          <w:t>Risk Identification and Assessment</w:t>
        </w:r>
        <w:r w:rsidR="00526E3F" w:rsidRPr="004330FD">
          <w:rPr>
            <w:noProof/>
            <w:webHidden/>
          </w:rPr>
          <w:tab/>
        </w:r>
        <w:r w:rsidR="00486005" w:rsidRPr="004330FD">
          <w:rPr>
            <w:noProof/>
            <w:webHidden/>
          </w:rPr>
          <w:fldChar w:fldCharType="begin"/>
        </w:r>
        <w:r w:rsidR="00526E3F" w:rsidRPr="004330FD">
          <w:rPr>
            <w:noProof/>
            <w:webHidden/>
          </w:rPr>
          <w:instrText xml:space="preserve"> PAGEREF _Toc317842092 \h </w:instrText>
        </w:r>
        <w:r w:rsidR="00486005" w:rsidRPr="004330FD">
          <w:rPr>
            <w:noProof/>
            <w:webHidden/>
          </w:rPr>
        </w:r>
        <w:r w:rsidR="00486005" w:rsidRPr="004330FD">
          <w:rPr>
            <w:noProof/>
            <w:webHidden/>
          </w:rPr>
          <w:fldChar w:fldCharType="separate"/>
        </w:r>
        <w:r w:rsidR="00582886" w:rsidRPr="004330FD">
          <w:rPr>
            <w:noProof/>
            <w:webHidden/>
          </w:rPr>
          <w:t>13</w:t>
        </w:r>
        <w:r w:rsidR="00486005" w:rsidRPr="004330FD">
          <w:rPr>
            <w:noProof/>
            <w:webHidden/>
          </w:rPr>
          <w:fldChar w:fldCharType="end"/>
        </w:r>
      </w:hyperlink>
    </w:p>
    <w:p w14:paraId="3A7BFCB2" w14:textId="77777777" w:rsidR="001F09C1" w:rsidRPr="004330FD" w:rsidRDefault="00486005" w:rsidP="00D212A7">
      <w:pPr>
        <w:spacing w:after="200" w:line="276" w:lineRule="auto"/>
      </w:pPr>
      <w:r w:rsidRPr="004330FD">
        <w:fldChar w:fldCharType="end"/>
      </w:r>
      <w:r w:rsidR="0057398F" w:rsidRPr="004330FD">
        <w:rPr>
          <w:rFonts w:asciiTheme="majorHAnsi" w:hAnsiTheme="majorHAnsi" w:cstheme="minorHAnsi"/>
          <w:b/>
          <w:sz w:val="32"/>
          <w:szCs w:val="32"/>
        </w:rPr>
        <w:br w:type="page"/>
      </w:r>
    </w:p>
    <w:p w14:paraId="3A7BFCB3" w14:textId="77777777" w:rsidR="00A85054" w:rsidRPr="004330FD" w:rsidRDefault="00A85054" w:rsidP="00D212A7">
      <w:pPr>
        <w:pStyle w:val="ParagraphBAH"/>
        <w:sectPr w:rsidR="00A85054" w:rsidRPr="004330FD" w:rsidSect="00723306">
          <w:footerReference w:type="first" r:id="rId14"/>
          <w:pgSz w:w="12240" w:h="15840" w:code="1"/>
          <w:pgMar w:top="1440" w:right="1440" w:bottom="1440" w:left="1440" w:header="720" w:footer="720" w:gutter="0"/>
          <w:pgNumType w:fmt="lowerRoman" w:start="1"/>
          <w:cols w:space="720"/>
          <w:titlePg/>
          <w:docGrid w:linePitch="360"/>
        </w:sectPr>
      </w:pPr>
    </w:p>
    <w:p w14:paraId="3A7BFCB4" w14:textId="77777777" w:rsidR="007A4AFD" w:rsidRPr="004330FD" w:rsidRDefault="00B2712F" w:rsidP="00D212A7">
      <w:pPr>
        <w:pStyle w:val="Heading1"/>
        <w:ind w:left="450"/>
      </w:pPr>
      <w:bookmarkStart w:id="15" w:name="_Toc313612707"/>
      <w:bookmarkStart w:id="16" w:name="_Toc315868962"/>
      <w:bookmarkStart w:id="17" w:name="_Toc317842048"/>
      <w:r w:rsidRPr="004330FD">
        <w:lastRenderedPageBreak/>
        <w:t>Project Summary</w:t>
      </w:r>
      <w:bookmarkEnd w:id="11"/>
      <w:bookmarkEnd w:id="12"/>
      <w:bookmarkEnd w:id="13"/>
      <w:bookmarkEnd w:id="14"/>
      <w:bookmarkEnd w:id="15"/>
      <w:bookmarkEnd w:id="16"/>
      <w:bookmarkEnd w:id="17"/>
    </w:p>
    <w:p w14:paraId="3A7BFCB5" w14:textId="77777777" w:rsidR="0053232C" w:rsidRPr="004330FD" w:rsidRDefault="00364F2D" w:rsidP="00D212A7">
      <w:pPr>
        <w:pStyle w:val="Heading2"/>
      </w:pPr>
      <w:bookmarkStart w:id="18" w:name="_Toc315863675"/>
      <w:bookmarkStart w:id="19" w:name="_Toc315868963"/>
      <w:bookmarkStart w:id="20" w:name="_Toc315870394"/>
      <w:bookmarkStart w:id="21" w:name="_Toc315961164"/>
      <w:bookmarkStart w:id="22" w:name="_Toc315961296"/>
      <w:bookmarkStart w:id="23" w:name="_Toc315961427"/>
      <w:bookmarkStart w:id="24" w:name="_Toc315961559"/>
      <w:bookmarkStart w:id="25" w:name="_Toc315961691"/>
      <w:bookmarkStart w:id="26" w:name="_Toc315961824"/>
      <w:bookmarkStart w:id="27" w:name="_Toc315961958"/>
      <w:bookmarkStart w:id="28" w:name="_Toc315962092"/>
      <w:bookmarkStart w:id="29" w:name="_Toc315962227"/>
      <w:bookmarkStart w:id="30" w:name="_Toc315962361"/>
      <w:bookmarkStart w:id="31" w:name="_Toc315962497"/>
      <w:bookmarkStart w:id="32" w:name="_Toc315962704"/>
      <w:bookmarkStart w:id="33" w:name="_Toc316479944"/>
      <w:bookmarkStart w:id="34" w:name="_Toc316480364"/>
      <w:bookmarkStart w:id="35" w:name="_Toc315868964"/>
      <w:bookmarkStart w:id="36" w:name="_Toc299031929"/>
      <w:bookmarkStart w:id="37" w:name="_Toc299373320"/>
      <w:bookmarkStart w:id="38" w:name="_Toc300064062"/>
      <w:bookmarkStart w:id="39" w:name="_Toc300236490"/>
      <w:bookmarkStart w:id="40" w:name="_Toc300845398"/>
      <w:bookmarkStart w:id="41" w:name="_Toc317842049"/>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4330FD">
        <w:t xml:space="preserve">Background and </w:t>
      </w:r>
      <w:r w:rsidR="00B2712F" w:rsidRPr="004330FD">
        <w:t>Purpose</w:t>
      </w:r>
      <w:bookmarkEnd w:id="35"/>
      <w:bookmarkEnd w:id="36"/>
      <w:bookmarkEnd w:id="37"/>
      <w:bookmarkEnd w:id="38"/>
      <w:bookmarkEnd w:id="39"/>
      <w:bookmarkEnd w:id="40"/>
      <w:bookmarkEnd w:id="41"/>
    </w:p>
    <w:p w14:paraId="3A7BFCB6" w14:textId="77777777" w:rsidR="003C58A1" w:rsidRPr="004330FD" w:rsidRDefault="00A50F78" w:rsidP="00D212A7">
      <w:pPr>
        <w:pStyle w:val="ParagraphItalics"/>
        <w:ind w:left="720"/>
      </w:pPr>
      <w:r w:rsidRPr="004330FD">
        <w:rPr>
          <w:rFonts w:asciiTheme="minorHAnsi" w:hAnsiTheme="minorHAnsi"/>
          <w:i w:val="0"/>
        </w:rPr>
        <w:t>Purpose of PCSI</w:t>
      </w:r>
      <w:r w:rsidR="0057350C" w:rsidRPr="004330FD">
        <w:rPr>
          <w:rFonts w:asciiTheme="minorHAnsi" w:hAnsiTheme="minorHAnsi"/>
          <w:i w:val="0"/>
        </w:rPr>
        <w:t xml:space="preserve"> is to provide an enhanced Maritime Situational Awareness </w:t>
      </w:r>
      <w:r w:rsidR="00DE1EA7" w:rsidRPr="004330FD">
        <w:rPr>
          <w:rFonts w:asciiTheme="minorHAnsi" w:hAnsiTheme="minorHAnsi"/>
          <w:i w:val="0"/>
        </w:rPr>
        <w:t>by enabling affordable, persistent, pervasive surveillance for</w:t>
      </w:r>
      <w:r w:rsidR="00254CDC" w:rsidRPr="004330FD">
        <w:rPr>
          <w:rFonts w:asciiTheme="minorHAnsi" w:hAnsiTheme="minorHAnsi"/>
          <w:i w:val="0"/>
        </w:rPr>
        <w:t xml:space="preserve"> law enforcement organizations.  Currently, DHS components suffer from various capability gaps which fail to provide concise, dynamic large scale views of their operating maritime environment.  The result of this is a degraded situational awareness and inefficient use of personnel and resources.</w:t>
      </w:r>
      <w:r w:rsidR="00DE1EA7" w:rsidRPr="004330FD">
        <w:rPr>
          <w:rFonts w:asciiTheme="minorHAnsi" w:hAnsiTheme="minorHAnsi"/>
          <w:i w:val="0"/>
        </w:rPr>
        <w:t xml:space="preserve"> </w:t>
      </w:r>
      <w:r w:rsidR="00254CDC" w:rsidRPr="004330FD">
        <w:rPr>
          <w:rFonts w:asciiTheme="minorHAnsi" w:hAnsiTheme="minorHAnsi"/>
          <w:i w:val="0"/>
        </w:rPr>
        <w:t xml:space="preserve"> </w:t>
      </w:r>
      <w:r w:rsidR="00DE1EA7" w:rsidRPr="004330FD">
        <w:rPr>
          <w:rFonts w:asciiTheme="minorHAnsi" w:hAnsiTheme="minorHAnsi"/>
          <w:i w:val="0"/>
        </w:rPr>
        <w:t>The inherent accessibility of coastlines and harbors, the large volume of commercial and private traffic and the lack of policy to mandate a required tracking feature to all vessels (large and small) makes the security of coastal environs one of th</w:t>
      </w:r>
      <w:r w:rsidR="00F41158" w:rsidRPr="004330FD">
        <w:rPr>
          <w:rFonts w:asciiTheme="minorHAnsi" w:hAnsiTheme="minorHAnsi"/>
          <w:i w:val="0"/>
        </w:rPr>
        <w:t>e highest priority strategic security goals</w:t>
      </w:r>
      <w:r w:rsidR="00DE1EA7" w:rsidRPr="004330FD">
        <w:rPr>
          <w:rFonts w:asciiTheme="minorHAnsi" w:hAnsiTheme="minorHAnsi"/>
          <w:i w:val="0"/>
        </w:rPr>
        <w:t xml:space="preserve"> for DHS</w:t>
      </w:r>
      <w:r w:rsidRPr="004330FD">
        <w:rPr>
          <w:rFonts w:asciiTheme="minorHAnsi" w:hAnsiTheme="minorHAnsi"/>
          <w:i w:val="0"/>
        </w:rPr>
        <w:t>.  The benefits of PCSI</w:t>
      </w:r>
      <w:r w:rsidR="00F41158" w:rsidRPr="004330FD">
        <w:rPr>
          <w:rFonts w:asciiTheme="minorHAnsi" w:hAnsiTheme="minorHAnsi"/>
          <w:i w:val="0"/>
        </w:rPr>
        <w:t xml:space="preserve"> includes vastly improved coordination amongst DoD/DHS assets and greater detection and interdiction capabilities for small vessel targets.  Small Dark Vessel</w:t>
      </w:r>
      <w:r w:rsidR="00A131E1" w:rsidRPr="004330FD">
        <w:rPr>
          <w:rFonts w:asciiTheme="minorHAnsi" w:hAnsiTheme="minorHAnsi"/>
          <w:i w:val="0"/>
        </w:rPr>
        <w:t xml:space="preserve"> (SDV),</w:t>
      </w:r>
      <w:r w:rsidR="00F41158" w:rsidRPr="004330FD">
        <w:rPr>
          <w:rFonts w:asciiTheme="minorHAnsi" w:hAnsiTheme="minorHAnsi"/>
          <w:i w:val="0"/>
        </w:rPr>
        <w:t xml:space="preserve"> is a sister program within Borders &amp; Mar</w:t>
      </w:r>
      <w:r w:rsidRPr="004330FD">
        <w:rPr>
          <w:rFonts w:asciiTheme="minorHAnsi" w:hAnsiTheme="minorHAnsi"/>
          <w:i w:val="0"/>
        </w:rPr>
        <w:t>itime that will benefit from PCSI</w:t>
      </w:r>
      <w:r w:rsidR="00F41158" w:rsidRPr="004330FD">
        <w:rPr>
          <w:rFonts w:asciiTheme="minorHAnsi" w:hAnsiTheme="minorHAnsi"/>
          <w:i w:val="0"/>
        </w:rPr>
        <w:t>, as both programs support</w:t>
      </w:r>
      <w:r w:rsidR="00A131E1" w:rsidRPr="004330FD">
        <w:rPr>
          <w:rFonts w:asciiTheme="minorHAnsi" w:hAnsiTheme="minorHAnsi"/>
          <w:i w:val="0"/>
        </w:rPr>
        <w:t xml:space="preserve"> the goal of interception of small v</w:t>
      </w:r>
      <w:r w:rsidRPr="004330FD">
        <w:rPr>
          <w:rFonts w:asciiTheme="minorHAnsi" w:hAnsiTheme="minorHAnsi"/>
          <w:i w:val="0"/>
        </w:rPr>
        <w:t>essels.  In the case of SDV, PCSI</w:t>
      </w:r>
      <w:r w:rsidR="00A131E1" w:rsidRPr="004330FD">
        <w:rPr>
          <w:rFonts w:asciiTheme="minorHAnsi" w:hAnsiTheme="minorHAnsi"/>
          <w:i w:val="0"/>
        </w:rPr>
        <w:t xml:space="preserve"> technologies can be used to help detect SDVs.</w:t>
      </w:r>
      <w:r w:rsidR="00254CDC" w:rsidRPr="004330FD">
        <w:rPr>
          <w:rFonts w:asciiTheme="minorHAnsi" w:hAnsiTheme="minorHAnsi"/>
          <w:i w:val="0"/>
        </w:rPr>
        <w:t xml:space="preserve">  The next evolution of PCSI is CSS (Coast Surveillance System).  CSS will incorporate the advancements from PCSI into its satellite information network and UAS resources for a greater operating picture of the maritime environment.  PCSI </w:t>
      </w:r>
      <w:r w:rsidR="00B25F5E" w:rsidRPr="004330FD">
        <w:rPr>
          <w:rFonts w:asciiTheme="minorHAnsi" w:hAnsiTheme="minorHAnsi"/>
          <w:i w:val="0"/>
        </w:rPr>
        <w:t xml:space="preserve">will give DHS S&amp;T a powerful new tool that can be provided to other DHS component agencies in need of a broad intelligence package providing up-to-date, dynamic information for its deployed operators, along with historical vessel tracking data to help plan future operations.  </w:t>
      </w:r>
    </w:p>
    <w:p w14:paraId="3A7BFCB7" w14:textId="77777777" w:rsidR="0053232C" w:rsidRPr="004330FD" w:rsidRDefault="0053232C" w:rsidP="00D212A7">
      <w:pPr>
        <w:pStyle w:val="Heading2"/>
      </w:pPr>
      <w:bookmarkStart w:id="42" w:name="_Toc315868965"/>
      <w:bookmarkStart w:id="43" w:name="_Toc317842050"/>
      <w:r w:rsidRPr="004330FD">
        <w:t>Customer(s)</w:t>
      </w:r>
      <w:bookmarkEnd w:id="42"/>
      <w:bookmarkEnd w:id="43"/>
    </w:p>
    <w:p w14:paraId="3A7BFCB8" w14:textId="77777777" w:rsidR="00EA7CFE" w:rsidRPr="004330FD" w:rsidRDefault="00513642" w:rsidP="004330FD">
      <w:pPr>
        <w:pStyle w:val="ParagraphBAH"/>
        <w:spacing w:before="60" w:after="120"/>
        <w:ind w:left="720"/>
        <w:rPr>
          <w:rFonts w:asciiTheme="minorHAnsi" w:hAnsiTheme="minorHAnsi"/>
          <w:sz w:val="22"/>
        </w:rPr>
      </w:pPr>
      <w:r w:rsidRPr="004330FD">
        <w:rPr>
          <w:rFonts w:asciiTheme="minorHAnsi" w:hAnsiTheme="minorHAnsi"/>
          <w:sz w:val="22"/>
        </w:rPr>
        <w:t>Primary customer is CBP OAM &amp; OTIA</w:t>
      </w:r>
      <w:r w:rsidR="00B25F5E" w:rsidRPr="004330FD">
        <w:rPr>
          <w:rFonts w:asciiTheme="minorHAnsi" w:hAnsiTheme="minorHAnsi"/>
          <w:sz w:val="22"/>
        </w:rPr>
        <w:t>,</w:t>
      </w:r>
      <w:r w:rsidR="00354F48" w:rsidRPr="004330FD">
        <w:rPr>
          <w:rFonts w:asciiTheme="minorHAnsi" w:hAnsiTheme="minorHAnsi"/>
          <w:sz w:val="22"/>
        </w:rPr>
        <w:t xml:space="preserve"> and USCG</w:t>
      </w:r>
      <w:r w:rsidR="00EA7CFE" w:rsidRPr="004330FD">
        <w:rPr>
          <w:rFonts w:asciiTheme="minorHAnsi" w:hAnsiTheme="minorHAnsi"/>
          <w:sz w:val="22"/>
        </w:rPr>
        <w:t>.  The highest level cu</w:t>
      </w:r>
      <w:r w:rsidR="000F3FDF" w:rsidRPr="004330FD">
        <w:rPr>
          <w:rFonts w:asciiTheme="minorHAnsi" w:hAnsiTheme="minorHAnsi"/>
          <w:sz w:val="22"/>
        </w:rPr>
        <w:t>stomer participation is at</w:t>
      </w:r>
      <w:r w:rsidR="0090077C" w:rsidRPr="004330FD">
        <w:rPr>
          <w:rFonts w:asciiTheme="minorHAnsi" w:hAnsiTheme="minorHAnsi"/>
          <w:sz w:val="22"/>
        </w:rPr>
        <w:t xml:space="preserve"> the Flag/SES HQ level</w:t>
      </w:r>
      <w:r w:rsidR="00EA7CFE" w:rsidRPr="004330FD">
        <w:rPr>
          <w:rFonts w:asciiTheme="minorHAnsi" w:hAnsiTheme="minorHAnsi"/>
          <w:sz w:val="22"/>
        </w:rPr>
        <w:t>.  Customer support included use of facilities, resources, and people while developing and testing technologies.</w:t>
      </w:r>
      <w:r w:rsidR="000F3FDF" w:rsidRPr="004330FD">
        <w:rPr>
          <w:rFonts w:asciiTheme="minorHAnsi" w:hAnsiTheme="minorHAnsi"/>
          <w:sz w:val="22"/>
        </w:rPr>
        <w:t xml:space="preserve">  </w:t>
      </w:r>
      <w:r w:rsidR="00B55FF2" w:rsidRPr="004330FD">
        <w:rPr>
          <w:rFonts w:asciiTheme="minorHAnsi" w:hAnsiTheme="minorHAnsi"/>
          <w:sz w:val="22"/>
        </w:rPr>
        <w:t>CBP embedded personnel in their existing systems and operated on missions and in controlled testing environments.</w:t>
      </w:r>
      <w:r w:rsidR="00B25F5E" w:rsidRPr="004330FD">
        <w:rPr>
          <w:rFonts w:asciiTheme="minorHAnsi" w:hAnsiTheme="minorHAnsi"/>
          <w:sz w:val="22"/>
        </w:rPr>
        <w:t xml:space="preserve">  USCG has provided technical support personnel for OMS (Open Mongoose System, a </w:t>
      </w:r>
      <w:r w:rsidR="000F3FDF" w:rsidRPr="004330FD">
        <w:rPr>
          <w:rFonts w:asciiTheme="minorHAnsi" w:hAnsiTheme="minorHAnsi"/>
          <w:sz w:val="22"/>
        </w:rPr>
        <w:t>declassified version of a DoD program known as Sealink Advanced Analysis,</w:t>
      </w:r>
      <w:r w:rsidR="00B25F5E" w:rsidRPr="004330FD">
        <w:rPr>
          <w:rFonts w:asciiTheme="minorHAnsi" w:hAnsiTheme="minorHAnsi"/>
          <w:sz w:val="22"/>
        </w:rPr>
        <w:t xml:space="preserve"> which provides vessel tracking data for maritime missions) deployment in </w:t>
      </w:r>
      <w:r w:rsidR="00B25F5E" w:rsidRPr="004330FD">
        <w:rPr>
          <w:rFonts w:asciiTheme="minorHAnsi" w:hAnsiTheme="minorHAnsi"/>
          <w:sz w:val="22"/>
        </w:rPr>
        <w:lastRenderedPageBreak/>
        <w:t>PCSI.  CB</w:t>
      </w:r>
      <w:r w:rsidR="00D44293" w:rsidRPr="004330FD">
        <w:rPr>
          <w:rFonts w:asciiTheme="minorHAnsi" w:hAnsiTheme="minorHAnsi"/>
          <w:sz w:val="22"/>
        </w:rPr>
        <w:t>P and USCG are both conducting</w:t>
      </w:r>
      <w:r w:rsidR="00B25F5E" w:rsidRPr="004330FD">
        <w:rPr>
          <w:rFonts w:asciiTheme="minorHAnsi" w:hAnsiTheme="minorHAnsi"/>
          <w:sz w:val="22"/>
        </w:rPr>
        <w:t xml:space="preserve"> maritime-oriented security missions.  An operational </w:t>
      </w:r>
      <w:r w:rsidR="00D44293" w:rsidRPr="004330FD">
        <w:rPr>
          <w:rFonts w:asciiTheme="minorHAnsi" w:hAnsiTheme="minorHAnsi"/>
          <w:sz w:val="22"/>
        </w:rPr>
        <w:t xml:space="preserve">PCSI system will greatly contribute to their operational mission postures by providing OMS track service, a new SIMON information integration platform, and new vessel track data sources such as OPT radar buoy, Smart Chart AIS, and </w:t>
      </w:r>
      <w:r w:rsidR="00D71172" w:rsidRPr="004330FD">
        <w:rPr>
          <w:rFonts w:asciiTheme="minorHAnsi" w:hAnsiTheme="minorHAnsi"/>
          <w:sz w:val="22"/>
        </w:rPr>
        <w:t xml:space="preserve">NOAA’s HF radar.  </w:t>
      </w:r>
      <w:r w:rsidR="00D44293" w:rsidRPr="004330FD">
        <w:rPr>
          <w:rFonts w:asciiTheme="minorHAnsi" w:hAnsiTheme="minorHAnsi"/>
          <w:sz w:val="22"/>
        </w:rPr>
        <w:t xml:space="preserve"> </w:t>
      </w:r>
      <w:r w:rsidR="00EA7CFE" w:rsidRPr="004330FD">
        <w:rPr>
          <w:rFonts w:asciiTheme="minorHAnsi" w:hAnsiTheme="minorHAnsi"/>
          <w:sz w:val="22"/>
        </w:rPr>
        <w:t xml:space="preserve">  </w:t>
      </w:r>
    </w:p>
    <w:p w14:paraId="3A7BFCB9" w14:textId="77777777" w:rsidR="00EA7CFE" w:rsidRPr="004330FD" w:rsidRDefault="00EA7CFE" w:rsidP="00D212A7">
      <w:pPr>
        <w:pStyle w:val="ParagraphBAH"/>
        <w:spacing w:before="60" w:after="120" w:line="240" w:lineRule="auto"/>
        <w:ind w:left="720"/>
        <w:rPr>
          <w:i/>
          <w:sz w:val="22"/>
        </w:rPr>
      </w:pPr>
    </w:p>
    <w:p w14:paraId="3A7BFCBA" w14:textId="77777777" w:rsidR="00474051" w:rsidRPr="004330FD" w:rsidRDefault="0059073A" w:rsidP="00D212A7">
      <w:pPr>
        <w:pStyle w:val="Heading2"/>
      </w:pPr>
      <w:bookmarkStart w:id="44" w:name="_Toc315868966"/>
      <w:bookmarkStart w:id="45" w:name="_Toc317842051"/>
      <w:r w:rsidRPr="004330FD">
        <w:t>Deliverables/Products</w:t>
      </w:r>
      <w:bookmarkEnd w:id="44"/>
      <w:bookmarkEnd w:id="45"/>
    </w:p>
    <w:p w14:paraId="3A7BFCBB" w14:textId="77777777" w:rsidR="006402A2" w:rsidRPr="004330FD" w:rsidRDefault="006402A2" w:rsidP="003340AB">
      <w:pPr>
        <w:pStyle w:val="ParagraphBAH"/>
        <w:spacing w:before="60" w:after="120" w:line="240" w:lineRule="auto"/>
        <w:rPr>
          <w:rFonts w:asciiTheme="minorHAnsi" w:hAnsiTheme="minorHAnsi"/>
          <w:i/>
          <w:sz w:val="22"/>
        </w:rPr>
      </w:pPr>
    </w:p>
    <w:p w14:paraId="3A7BFCBC" w14:textId="77777777" w:rsidR="003340AB" w:rsidRPr="004330FD" w:rsidRDefault="00642853" w:rsidP="00D12FE0">
      <w:pPr>
        <w:pStyle w:val="ParagraphBAH"/>
        <w:spacing w:before="60" w:after="120"/>
        <w:ind w:left="720"/>
        <w:rPr>
          <w:rFonts w:asciiTheme="minorHAnsi" w:hAnsiTheme="minorHAnsi"/>
          <w:sz w:val="22"/>
        </w:rPr>
      </w:pPr>
      <w:r w:rsidRPr="004330FD">
        <w:rPr>
          <w:rFonts w:asciiTheme="minorHAnsi" w:hAnsiTheme="minorHAnsi"/>
          <w:sz w:val="22"/>
        </w:rPr>
        <w:t xml:space="preserve">The AMOC Technology Enhancement Demonstration </w:t>
      </w:r>
      <w:del w:id="46" w:author="michael.ciccarello" w:date="2013-02-07T10:17:00Z">
        <w:r w:rsidRPr="004330FD" w:rsidDel="00034D51">
          <w:rPr>
            <w:rFonts w:asciiTheme="minorHAnsi" w:hAnsiTheme="minorHAnsi"/>
            <w:sz w:val="22"/>
          </w:rPr>
          <w:delText>will take</w:delText>
        </w:r>
      </w:del>
      <w:ins w:id="47" w:author="michael.ciccarello" w:date="2013-02-07T10:17:00Z">
        <w:r w:rsidR="00034D51">
          <w:rPr>
            <w:rFonts w:asciiTheme="minorHAnsi" w:hAnsiTheme="minorHAnsi"/>
            <w:sz w:val="22"/>
          </w:rPr>
          <w:t>took</w:t>
        </w:r>
      </w:ins>
      <w:r w:rsidRPr="004330FD">
        <w:rPr>
          <w:rFonts w:asciiTheme="minorHAnsi" w:hAnsiTheme="minorHAnsi"/>
          <w:sz w:val="22"/>
        </w:rPr>
        <w:t xml:space="preserve"> place in FY2013, Q1.  </w:t>
      </w:r>
      <w:del w:id="48" w:author="michael.ciccarello" w:date="2013-02-07T10:17:00Z">
        <w:r w:rsidRPr="004330FD" w:rsidDel="00034D51">
          <w:rPr>
            <w:rFonts w:asciiTheme="minorHAnsi" w:hAnsiTheme="minorHAnsi"/>
            <w:sz w:val="22"/>
          </w:rPr>
          <w:delText>It will consist</w:delText>
        </w:r>
      </w:del>
      <w:ins w:id="49" w:author="michael.ciccarello" w:date="2013-02-07T10:17:00Z">
        <w:r w:rsidR="00034D51">
          <w:rPr>
            <w:rFonts w:asciiTheme="minorHAnsi" w:hAnsiTheme="minorHAnsi"/>
            <w:sz w:val="22"/>
          </w:rPr>
          <w:t>It consisted</w:t>
        </w:r>
      </w:ins>
      <w:r w:rsidRPr="004330FD">
        <w:rPr>
          <w:rFonts w:asciiTheme="minorHAnsi" w:hAnsiTheme="minorHAnsi"/>
          <w:sz w:val="22"/>
        </w:rPr>
        <w:t xml:space="preserve"> of 4 phase</w:t>
      </w:r>
      <w:r w:rsidR="00354F48" w:rsidRPr="004330FD">
        <w:rPr>
          <w:rFonts w:asciiTheme="minorHAnsi" w:hAnsiTheme="minorHAnsi"/>
          <w:sz w:val="22"/>
        </w:rPr>
        <w:t>s</w:t>
      </w:r>
      <w:r w:rsidRPr="004330FD">
        <w:rPr>
          <w:rFonts w:asciiTheme="minorHAnsi" w:hAnsiTheme="minorHAnsi"/>
          <w:sz w:val="22"/>
        </w:rPr>
        <w:t xml:space="preserve">.   In </w:t>
      </w:r>
      <w:r w:rsidR="000F3FDF" w:rsidRPr="004330FD">
        <w:rPr>
          <w:rFonts w:asciiTheme="minorHAnsi" w:hAnsiTheme="minorHAnsi"/>
          <w:sz w:val="22"/>
        </w:rPr>
        <w:t>October 2</w:t>
      </w:r>
      <w:r w:rsidRPr="004330FD">
        <w:rPr>
          <w:rFonts w:asciiTheme="minorHAnsi" w:hAnsiTheme="minorHAnsi"/>
          <w:sz w:val="22"/>
        </w:rPr>
        <w:t xml:space="preserve">012, the systems </w:t>
      </w:r>
      <w:r w:rsidR="000F3FDF" w:rsidRPr="004330FD">
        <w:rPr>
          <w:rFonts w:asciiTheme="minorHAnsi" w:hAnsiTheme="minorHAnsi"/>
          <w:sz w:val="22"/>
        </w:rPr>
        <w:t xml:space="preserve">engineering team </w:t>
      </w:r>
      <w:del w:id="50" w:author="michael.ciccarello" w:date="2013-02-07T10:18:00Z">
        <w:r w:rsidR="000F3FDF" w:rsidRPr="004330FD" w:rsidDel="00034D51">
          <w:rPr>
            <w:rFonts w:asciiTheme="minorHAnsi" w:hAnsiTheme="minorHAnsi"/>
            <w:sz w:val="22"/>
          </w:rPr>
          <w:delText>will begin</w:delText>
        </w:r>
      </w:del>
      <w:ins w:id="51" w:author="michael.ciccarello" w:date="2013-02-07T10:18:00Z">
        <w:r w:rsidR="00034D51">
          <w:rPr>
            <w:rFonts w:asciiTheme="minorHAnsi" w:hAnsiTheme="minorHAnsi"/>
            <w:sz w:val="22"/>
          </w:rPr>
          <w:t>began</w:t>
        </w:r>
      </w:ins>
      <w:r w:rsidR="000F3FDF" w:rsidRPr="004330FD">
        <w:rPr>
          <w:rFonts w:asciiTheme="minorHAnsi" w:hAnsiTheme="minorHAnsi"/>
          <w:sz w:val="22"/>
        </w:rPr>
        <w:t xml:space="preserve"> Phase I of OMS deployment.  Phase I</w:t>
      </w:r>
      <w:r w:rsidRPr="004330FD">
        <w:rPr>
          <w:rFonts w:asciiTheme="minorHAnsi" w:hAnsiTheme="minorHAnsi"/>
          <w:sz w:val="22"/>
        </w:rPr>
        <w:t xml:space="preserve"> is Bench Integration.  The SE team </w:t>
      </w:r>
      <w:del w:id="52" w:author="michael.ciccarello" w:date="2013-02-07T10:18:00Z">
        <w:r w:rsidRPr="004330FD" w:rsidDel="00034D51">
          <w:rPr>
            <w:rFonts w:asciiTheme="minorHAnsi" w:hAnsiTheme="minorHAnsi"/>
            <w:sz w:val="22"/>
          </w:rPr>
          <w:delText>will coordinate</w:delText>
        </w:r>
      </w:del>
      <w:ins w:id="53" w:author="michael.ciccarello" w:date="2013-02-07T10:18:00Z">
        <w:r w:rsidR="00034D51">
          <w:rPr>
            <w:rFonts w:asciiTheme="minorHAnsi" w:hAnsiTheme="minorHAnsi"/>
            <w:sz w:val="22"/>
          </w:rPr>
          <w:t>coordinated</w:t>
        </w:r>
      </w:ins>
      <w:r w:rsidRPr="004330FD">
        <w:rPr>
          <w:rFonts w:asciiTheme="minorHAnsi" w:hAnsiTheme="minorHAnsi"/>
          <w:sz w:val="22"/>
        </w:rPr>
        <w:t xml:space="preserve"> the physical and network integration plan with respective SMEs at LA/LB test bed and AMOC.  Phase 2 </w:t>
      </w:r>
      <w:del w:id="54" w:author="michael.ciccarello" w:date="2013-02-07T10:18:00Z">
        <w:r w:rsidRPr="004330FD" w:rsidDel="00034D51">
          <w:rPr>
            <w:rFonts w:asciiTheme="minorHAnsi" w:hAnsiTheme="minorHAnsi"/>
            <w:sz w:val="22"/>
          </w:rPr>
          <w:delText>will be</w:delText>
        </w:r>
      </w:del>
      <w:ins w:id="55" w:author="michael.ciccarello" w:date="2013-02-07T10:18:00Z">
        <w:r w:rsidR="00034D51">
          <w:rPr>
            <w:rFonts w:asciiTheme="minorHAnsi" w:hAnsiTheme="minorHAnsi"/>
            <w:sz w:val="22"/>
          </w:rPr>
          <w:t>was</w:t>
        </w:r>
      </w:ins>
      <w:r w:rsidRPr="004330FD">
        <w:rPr>
          <w:rFonts w:asciiTheme="minorHAnsi" w:hAnsiTheme="minorHAnsi"/>
          <w:sz w:val="22"/>
        </w:rPr>
        <w:t xml:space="preserve"> On-Location Deployment and Integration.</w:t>
      </w:r>
      <w:r w:rsidR="00B52BF0" w:rsidRPr="004330FD">
        <w:rPr>
          <w:rFonts w:asciiTheme="minorHAnsi" w:hAnsiTheme="minorHAnsi"/>
          <w:sz w:val="22"/>
        </w:rPr>
        <w:t xml:space="preserve">  Physical and network integration activities will be conducted within the LA/LB and AMOC command centers.</w:t>
      </w:r>
      <w:r w:rsidRPr="004330FD">
        <w:rPr>
          <w:rFonts w:asciiTheme="minorHAnsi" w:hAnsiTheme="minorHAnsi"/>
          <w:sz w:val="22"/>
        </w:rPr>
        <w:t xml:space="preserve">  Phase 3 is Continued Integration, Improvement, and Demo Preparation.</w:t>
      </w:r>
      <w:r w:rsidR="00B52BF0" w:rsidRPr="004330FD">
        <w:rPr>
          <w:rFonts w:asciiTheme="minorHAnsi" w:hAnsiTheme="minorHAnsi"/>
          <w:sz w:val="22"/>
        </w:rPr>
        <w:t xml:space="preserve">  A single, federated system capability with an enhanced SA among the geographically separated command centers will be created.</w:t>
      </w:r>
      <w:r w:rsidRPr="004330FD">
        <w:rPr>
          <w:rFonts w:asciiTheme="minorHAnsi" w:hAnsiTheme="minorHAnsi"/>
          <w:sz w:val="22"/>
        </w:rPr>
        <w:t xml:space="preserve">  Phase 4 is Final Preparation and Setup</w:t>
      </w:r>
      <w:r w:rsidR="008C02D8" w:rsidRPr="004330FD">
        <w:rPr>
          <w:rFonts w:asciiTheme="minorHAnsi" w:hAnsiTheme="minorHAnsi"/>
          <w:sz w:val="22"/>
        </w:rPr>
        <w:t xml:space="preserve">, which </w:t>
      </w:r>
      <w:del w:id="56" w:author="michael.ciccarello" w:date="2013-02-07T10:18:00Z">
        <w:r w:rsidR="008C02D8" w:rsidRPr="004330FD" w:rsidDel="00034D51">
          <w:rPr>
            <w:rFonts w:asciiTheme="minorHAnsi" w:hAnsiTheme="minorHAnsi"/>
            <w:sz w:val="22"/>
          </w:rPr>
          <w:delText>will be a</w:delText>
        </w:r>
      </w:del>
      <w:ins w:id="57" w:author="michael.ciccarello" w:date="2013-02-07T10:18:00Z">
        <w:r w:rsidR="00034D51">
          <w:rPr>
            <w:rFonts w:asciiTheme="minorHAnsi" w:hAnsiTheme="minorHAnsi"/>
            <w:sz w:val="22"/>
          </w:rPr>
          <w:t>consisted</w:t>
        </w:r>
      </w:ins>
      <w:r w:rsidR="008C02D8" w:rsidRPr="004330FD">
        <w:rPr>
          <w:rFonts w:asciiTheme="minorHAnsi" w:hAnsiTheme="minorHAnsi"/>
          <w:sz w:val="22"/>
        </w:rPr>
        <w:t xml:space="preserve"> final demonstration at the AMOC command center.  </w:t>
      </w:r>
      <w:r w:rsidRPr="004330FD">
        <w:rPr>
          <w:rFonts w:asciiTheme="minorHAnsi" w:hAnsiTheme="minorHAnsi"/>
          <w:sz w:val="22"/>
        </w:rPr>
        <w:t xml:space="preserve">    </w:t>
      </w:r>
    </w:p>
    <w:p w14:paraId="3A7BFCBD" w14:textId="77777777" w:rsidR="003340AB" w:rsidRPr="004330FD" w:rsidRDefault="003340AB" w:rsidP="00D12FE0">
      <w:pPr>
        <w:pStyle w:val="ParagraphBAH"/>
        <w:spacing w:before="60" w:after="120" w:line="240" w:lineRule="auto"/>
        <w:ind w:left="720"/>
        <w:rPr>
          <w:rFonts w:asciiTheme="minorHAnsi" w:hAnsiTheme="minorHAnsi"/>
          <w:sz w:val="22"/>
        </w:rPr>
      </w:pPr>
      <w:r w:rsidRPr="004330FD">
        <w:rPr>
          <w:rFonts w:asciiTheme="minorHAnsi" w:hAnsiTheme="minorHAnsi"/>
          <w:sz w:val="22"/>
        </w:rPr>
        <w:t xml:space="preserve">In FY </w:t>
      </w:r>
      <w:del w:id="58" w:author="michael.ciccarello" w:date="2013-02-07T10:35:00Z">
        <w:r w:rsidRPr="004330FD" w:rsidDel="000C132A">
          <w:rPr>
            <w:rFonts w:asciiTheme="minorHAnsi" w:hAnsiTheme="minorHAnsi"/>
            <w:sz w:val="22"/>
          </w:rPr>
          <w:delText>2014</w:delText>
        </w:r>
      </w:del>
      <w:ins w:id="59" w:author="michael.ciccarello" w:date="2013-02-07T10:35:00Z">
        <w:r w:rsidR="000C132A" w:rsidRPr="004330FD">
          <w:rPr>
            <w:rFonts w:asciiTheme="minorHAnsi" w:hAnsiTheme="minorHAnsi"/>
            <w:sz w:val="22"/>
          </w:rPr>
          <w:t>201</w:t>
        </w:r>
        <w:r w:rsidR="000C132A">
          <w:rPr>
            <w:rFonts w:asciiTheme="minorHAnsi" w:hAnsiTheme="minorHAnsi"/>
            <w:sz w:val="22"/>
          </w:rPr>
          <w:t>3</w:t>
        </w:r>
      </w:ins>
      <w:r w:rsidRPr="004330FD">
        <w:rPr>
          <w:rFonts w:asciiTheme="minorHAnsi" w:hAnsiTheme="minorHAnsi"/>
          <w:sz w:val="22"/>
        </w:rPr>
        <w:t>, BMD plans to employ PCSI in conjunction with the DHS/DoD JCTD-developed capability entitled Coalition Tactical Awareness and Response (CTAR</w:t>
      </w:r>
      <w:del w:id="60" w:author="michael.ciccarello" w:date="2013-02-07T10:35:00Z">
        <w:r w:rsidRPr="004330FD" w:rsidDel="000C132A">
          <w:rPr>
            <w:rFonts w:asciiTheme="minorHAnsi" w:hAnsiTheme="minorHAnsi"/>
            <w:sz w:val="22"/>
          </w:rPr>
          <w:delText>)</w:delText>
        </w:r>
      </w:del>
      <w:ins w:id="61" w:author="michael.ciccarello" w:date="2013-02-07T10:35:00Z">
        <w:r w:rsidR="000C132A">
          <w:rPr>
            <w:rFonts w:asciiTheme="minorHAnsi" w:hAnsiTheme="minorHAnsi"/>
            <w:sz w:val="22"/>
          </w:rPr>
          <w:t>, and Deep Sea Web JCTD</w:t>
        </w:r>
      </w:ins>
      <w:ins w:id="62" w:author="michael.ciccarello" w:date="2013-02-07T10:36:00Z">
        <w:r w:rsidR="000C132A">
          <w:rPr>
            <w:rFonts w:asciiTheme="minorHAnsi" w:hAnsiTheme="minorHAnsi"/>
            <w:sz w:val="22"/>
          </w:rPr>
          <w:t>.</w:t>
        </w:r>
      </w:ins>
      <w:del w:id="63" w:author="michael.ciccarello" w:date="2013-02-07T10:35:00Z">
        <w:r w:rsidRPr="004330FD" w:rsidDel="000C132A">
          <w:rPr>
            <w:rFonts w:asciiTheme="minorHAnsi" w:hAnsiTheme="minorHAnsi"/>
            <w:sz w:val="22"/>
          </w:rPr>
          <w:delText>.</w:delText>
        </w:r>
      </w:del>
      <w:del w:id="64" w:author="michael.ciccarello" w:date="2013-02-07T10:34:00Z">
        <w:r w:rsidRPr="004330FD" w:rsidDel="000C132A">
          <w:rPr>
            <w:rFonts w:asciiTheme="minorHAnsi" w:hAnsiTheme="minorHAnsi"/>
            <w:sz w:val="22"/>
          </w:rPr>
          <w:delText xml:space="preserve">  </w:delText>
        </w:r>
      </w:del>
      <w:ins w:id="65" w:author="michael.ciccarello" w:date="2013-02-07T10:36:00Z">
        <w:r w:rsidR="000C132A">
          <w:rPr>
            <w:rFonts w:asciiTheme="minorHAnsi" w:hAnsiTheme="minorHAnsi"/>
            <w:sz w:val="22"/>
          </w:rPr>
          <w:t>Other deliverables in FY13 will be the fusion of “other” data sources in Open Mongoose System.</w:t>
        </w:r>
      </w:ins>
      <w:del w:id="66" w:author="michael.ciccarello" w:date="2013-02-07T10:34:00Z">
        <w:r w:rsidRPr="004330FD" w:rsidDel="000C132A">
          <w:rPr>
            <w:rFonts w:asciiTheme="minorHAnsi" w:hAnsiTheme="minorHAnsi"/>
            <w:sz w:val="22"/>
          </w:rPr>
          <w:delText xml:space="preserve"> </w:delText>
        </w:r>
      </w:del>
    </w:p>
    <w:p w14:paraId="3A7BFCBE" w14:textId="77777777" w:rsidR="003340AB" w:rsidRPr="004330FD" w:rsidRDefault="003340AB" w:rsidP="00D12FE0">
      <w:pPr>
        <w:pStyle w:val="ParagraphBAH"/>
        <w:spacing w:before="60" w:after="120" w:line="240" w:lineRule="auto"/>
        <w:ind w:left="720"/>
        <w:rPr>
          <w:rFonts w:asciiTheme="minorHAnsi" w:hAnsiTheme="minorHAnsi"/>
          <w:sz w:val="22"/>
        </w:rPr>
      </w:pPr>
      <w:r w:rsidRPr="004330FD">
        <w:rPr>
          <w:rFonts w:asciiTheme="minorHAnsi" w:hAnsiTheme="minorHAnsi"/>
          <w:sz w:val="22"/>
        </w:rPr>
        <w:t xml:space="preserve">Client satisfaction will be determined by operational milestone accomplishment and impact on current missions.  </w:t>
      </w:r>
    </w:p>
    <w:p w14:paraId="3A7BFCBF" w14:textId="77777777" w:rsidR="006402A2" w:rsidRPr="004330FD" w:rsidRDefault="006402A2" w:rsidP="00D212A7">
      <w:pPr>
        <w:pStyle w:val="ParagraphBAH"/>
        <w:spacing w:before="60" w:after="120" w:line="240" w:lineRule="auto"/>
        <w:ind w:left="720"/>
        <w:rPr>
          <w:rFonts w:asciiTheme="minorHAnsi" w:hAnsiTheme="minorHAnsi"/>
          <w:i/>
          <w:sz w:val="22"/>
        </w:rPr>
      </w:pPr>
    </w:p>
    <w:p w14:paraId="3A7BFCC0" w14:textId="77777777" w:rsidR="006402A2" w:rsidRPr="004330FD" w:rsidRDefault="006402A2" w:rsidP="00D212A7">
      <w:pPr>
        <w:pStyle w:val="ParagraphBAH"/>
        <w:spacing w:before="60" w:after="120" w:line="240" w:lineRule="auto"/>
        <w:ind w:left="720"/>
        <w:rPr>
          <w:rFonts w:asciiTheme="minorHAnsi" w:hAnsiTheme="minorHAnsi"/>
          <w:sz w:val="22"/>
        </w:rPr>
      </w:pPr>
    </w:p>
    <w:p w14:paraId="3A7BFCC1" w14:textId="77777777" w:rsidR="007A4AFD" w:rsidRPr="004330FD" w:rsidRDefault="000C4CD6" w:rsidP="00D212A7">
      <w:pPr>
        <w:pStyle w:val="Heading2"/>
      </w:pPr>
      <w:bookmarkStart w:id="67" w:name="_Toc315868967"/>
      <w:bookmarkStart w:id="68" w:name="_Toc317842052"/>
      <w:r w:rsidRPr="004330FD">
        <w:lastRenderedPageBreak/>
        <w:t>Transition Plan</w:t>
      </w:r>
      <w:bookmarkEnd w:id="67"/>
      <w:bookmarkEnd w:id="68"/>
    </w:p>
    <w:p w14:paraId="3A7BFCC2" w14:textId="77777777" w:rsidR="00786F7F" w:rsidRPr="004330FD" w:rsidRDefault="00786F7F" w:rsidP="00786F7F">
      <w:pPr>
        <w:pStyle w:val="ParagraphItalics"/>
        <w:ind w:left="720"/>
        <w:rPr>
          <w:rFonts w:asciiTheme="minorHAnsi" w:hAnsiTheme="minorHAnsi"/>
          <w:i w:val="0"/>
        </w:rPr>
      </w:pPr>
      <w:r w:rsidRPr="004330FD">
        <w:rPr>
          <w:rFonts w:asciiTheme="minorHAnsi" w:hAnsiTheme="minorHAnsi"/>
          <w:i w:val="0"/>
        </w:rPr>
        <w:t>All technology development and demonstrations to be conducted under this port and coastal surveillance improvement project and resulting coastal surveillance system will provide DHS Components with cost and performance data for a more effective port and coastal surveillance system</w:t>
      </w:r>
      <w:r w:rsidR="000545B2" w:rsidRPr="004330FD">
        <w:rPr>
          <w:rFonts w:asciiTheme="minorHAnsi" w:hAnsiTheme="minorHAnsi"/>
          <w:i w:val="0"/>
        </w:rPr>
        <w:t>. F</w:t>
      </w:r>
      <w:r w:rsidRPr="004330FD">
        <w:rPr>
          <w:rFonts w:asciiTheme="minorHAnsi" w:hAnsiTheme="minorHAnsi"/>
          <w:i w:val="0"/>
        </w:rPr>
        <w:t xml:space="preserve">uture acquisition programs including but not limited to the USCG’s Command 21/InterAgency Operations Center (IOC) Program and affiliated USCG Command and Control (C2) Programs (e.g. USCG Rescue 21 Program and National Automatic Identification System Program) and CBP Air and Marine Operations System Phase B Modernization Effort as well as the NOAA IOOS System (e.g. HF Radar Program).  The technology solutions will address numerous key Homeland Security maritime risks including detection and tracking and alerting operators of anomalous behaviors by both large and small vessels.  </w:t>
      </w:r>
    </w:p>
    <w:p w14:paraId="3A7BFCC3" w14:textId="77777777" w:rsidR="00786F7F" w:rsidRPr="004330FD" w:rsidRDefault="0001100B" w:rsidP="00786F7F">
      <w:pPr>
        <w:pStyle w:val="ParagraphItalics"/>
        <w:ind w:left="720"/>
        <w:rPr>
          <w:rFonts w:asciiTheme="minorHAnsi" w:hAnsiTheme="minorHAnsi"/>
          <w:i w:val="0"/>
        </w:rPr>
      </w:pPr>
      <w:del w:id="69" w:author="michael.ciccarello" w:date="2013-02-07T10:36:00Z">
        <w:r w:rsidRPr="004330FD" w:rsidDel="000C132A">
          <w:rPr>
            <w:rFonts w:asciiTheme="minorHAnsi" w:hAnsiTheme="minorHAnsi"/>
            <w:i w:val="0"/>
          </w:rPr>
          <w:delText>This upcoming</w:delText>
        </w:r>
      </w:del>
      <w:ins w:id="70" w:author="michael.ciccarello" w:date="2013-02-07T10:36:00Z">
        <w:r w:rsidR="000C132A">
          <w:rPr>
            <w:rFonts w:asciiTheme="minorHAnsi" w:hAnsiTheme="minorHAnsi"/>
            <w:i w:val="0"/>
          </w:rPr>
          <w:t>In</w:t>
        </w:r>
      </w:ins>
      <w:r w:rsidRPr="004330FD">
        <w:rPr>
          <w:rFonts w:asciiTheme="minorHAnsi" w:hAnsiTheme="minorHAnsi"/>
          <w:i w:val="0"/>
        </w:rPr>
        <w:t xml:space="preserve"> FY2013, OMS will be deployed to </w:t>
      </w:r>
      <w:del w:id="71" w:author="michael.ciccarello" w:date="2013-02-07T10:37:00Z">
        <w:r w:rsidRPr="004330FD" w:rsidDel="000C132A">
          <w:rPr>
            <w:rFonts w:asciiTheme="minorHAnsi" w:hAnsiTheme="minorHAnsi"/>
            <w:i w:val="0"/>
          </w:rPr>
          <w:delText xml:space="preserve">AMOC and </w:delText>
        </w:r>
      </w:del>
      <w:r w:rsidRPr="004330FD">
        <w:rPr>
          <w:rFonts w:asciiTheme="minorHAnsi" w:hAnsiTheme="minorHAnsi"/>
          <w:i w:val="0"/>
        </w:rPr>
        <w:t xml:space="preserve">LA/LB testbed for operational evaluation. </w:t>
      </w:r>
      <w:ins w:id="72" w:author="michael.ciccarello" w:date="2013-02-07T10:37:00Z">
        <w:r w:rsidR="000C132A">
          <w:rPr>
            <w:rFonts w:asciiTheme="minorHAnsi" w:hAnsiTheme="minorHAnsi"/>
            <w:i w:val="0"/>
          </w:rPr>
          <w:t xml:space="preserve">Operational evaluation of OMS has already begun in AMOC following its deployment in Q1FY13. </w:t>
        </w:r>
      </w:ins>
      <w:r w:rsidRPr="004330FD">
        <w:rPr>
          <w:rFonts w:asciiTheme="minorHAnsi" w:hAnsiTheme="minorHAnsi"/>
          <w:i w:val="0"/>
        </w:rPr>
        <w:t xml:space="preserve"> </w:t>
      </w:r>
    </w:p>
    <w:p w14:paraId="3A7BFCC4" w14:textId="77777777" w:rsidR="00786F7F" w:rsidRPr="004330FD" w:rsidRDefault="0001100B" w:rsidP="00D12FE0">
      <w:pPr>
        <w:pStyle w:val="ParagraphItalics"/>
        <w:ind w:left="720"/>
        <w:rPr>
          <w:rFonts w:asciiTheme="minorHAnsi" w:hAnsiTheme="minorHAnsi"/>
          <w:i w:val="0"/>
        </w:rPr>
      </w:pPr>
      <w:r w:rsidRPr="004330FD">
        <w:rPr>
          <w:rFonts w:asciiTheme="minorHAnsi" w:hAnsiTheme="minorHAnsi"/>
          <w:i w:val="0"/>
        </w:rPr>
        <w:t>Performers have been integrated into CBP operations to observe existing systems and user \          capabilities in mission environments.</w:t>
      </w:r>
    </w:p>
    <w:p w14:paraId="3A7BFCC5" w14:textId="77777777" w:rsidR="00786F7F" w:rsidRDefault="00786F7F" w:rsidP="00D212A7">
      <w:pPr>
        <w:pStyle w:val="ParagraphItalics"/>
        <w:ind w:left="720"/>
        <w:rPr>
          <w:rFonts w:asciiTheme="minorHAnsi" w:hAnsiTheme="minorHAnsi"/>
        </w:rPr>
      </w:pPr>
    </w:p>
    <w:p w14:paraId="3A7BFCC6" w14:textId="77777777" w:rsidR="00D12FE0" w:rsidRDefault="00D12FE0" w:rsidP="00D212A7">
      <w:pPr>
        <w:pStyle w:val="ParagraphItalics"/>
        <w:ind w:left="720"/>
        <w:rPr>
          <w:rFonts w:asciiTheme="minorHAnsi" w:hAnsiTheme="minorHAnsi"/>
        </w:rPr>
      </w:pPr>
    </w:p>
    <w:p w14:paraId="3A7BFCC7" w14:textId="77777777" w:rsidR="00D12FE0" w:rsidRDefault="00D12FE0" w:rsidP="00D212A7">
      <w:pPr>
        <w:pStyle w:val="ParagraphItalics"/>
        <w:ind w:left="720"/>
        <w:rPr>
          <w:rFonts w:asciiTheme="minorHAnsi" w:hAnsiTheme="minorHAnsi"/>
        </w:rPr>
      </w:pPr>
    </w:p>
    <w:p w14:paraId="3A7BFCC8" w14:textId="77777777" w:rsidR="00D12FE0" w:rsidRDefault="00D12FE0" w:rsidP="00D212A7">
      <w:pPr>
        <w:pStyle w:val="ParagraphItalics"/>
        <w:ind w:left="720"/>
        <w:rPr>
          <w:rFonts w:asciiTheme="minorHAnsi" w:hAnsiTheme="minorHAnsi"/>
        </w:rPr>
      </w:pPr>
    </w:p>
    <w:p w14:paraId="3A7BFCC9" w14:textId="77777777" w:rsidR="00D12FE0" w:rsidRDefault="00D12FE0" w:rsidP="00D212A7">
      <w:pPr>
        <w:pStyle w:val="ParagraphItalics"/>
        <w:ind w:left="720"/>
        <w:rPr>
          <w:rFonts w:asciiTheme="minorHAnsi" w:hAnsiTheme="minorHAnsi"/>
        </w:rPr>
      </w:pPr>
    </w:p>
    <w:p w14:paraId="3A7BFCCA" w14:textId="77777777" w:rsidR="00D12FE0" w:rsidRDefault="00D12FE0" w:rsidP="00D212A7">
      <w:pPr>
        <w:pStyle w:val="ParagraphItalics"/>
        <w:ind w:left="720"/>
        <w:rPr>
          <w:rFonts w:asciiTheme="minorHAnsi" w:hAnsiTheme="minorHAnsi"/>
        </w:rPr>
      </w:pPr>
    </w:p>
    <w:p w14:paraId="3A7BFCCB" w14:textId="77777777" w:rsidR="00D12FE0" w:rsidRPr="004330FD" w:rsidRDefault="00D12FE0" w:rsidP="00D212A7">
      <w:pPr>
        <w:pStyle w:val="ParagraphItalics"/>
        <w:ind w:left="720"/>
        <w:rPr>
          <w:rFonts w:asciiTheme="minorHAnsi" w:hAnsiTheme="minorHAnsi"/>
        </w:rPr>
      </w:pPr>
    </w:p>
    <w:p w14:paraId="3A7BFCCC" w14:textId="77777777" w:rsidR="000D3CCD" w:rsidRPr="004330FD" w:rsidRDefault="008A0805" w:rsidP="00D212A7">
      <w:pPr>
        <w:pStyle w:val="Heading2"/>
      </w:pPr>
      <w:bookmarkStart w:id="73" w:name="_Toc314117751"/>
      <w:bookmarkStart w:id="74" w:name="_Toc315863681"/>
      <w:bookmarkStart w:id="75" w:name="_Toc315868969"/>
      <w:bookmarkStart w:id="76" w:name="_Toc315870400"/>
      <w:bookmarkStart w:id="77" w:name="_Toc315961170"/>
      <w:bookmarkStart w:id="78" w:name="_Toc315961302"/>
      <w:bookmarkStart w:id="79" w:name="_Toc315961433"/>
      <w:bookmarkStart w:id="80" w:name="_Toc315961565"/>
      <w:bookmarkStart w:id="81" w:name="_Toc315961697"/>
      <w:bookmarkStart w:id="82" w:name="_Toc315961830"/>
      <w:bookmarkStart w:id="83" w:name="_Toc315961964"/>
      <w:bookmarkStart w:id="84" w:name="_Toc315962098"/>
      <w:bookmarkStart w:id="85" w:name="_Toc315962233"/>
      <w:bookmarkStart w:id="86" w:name="_Toc315962367"/>
      <w:bookmarkStart w:id="87" w:name="_Toc315962503"/>
      <w:bookmarkStart w:id="88" w:name="_Toc315962710"/>
      <w:bookmarkStart w:id="89" w:name="_Toc316479950"/>
      <w:bookmarkStart w:id="90" w:name="_Toc316480370"/>
      <w:bookmarkStart w:id="91" w:name="_Toc314117752"/>
      <w:bookmarkStart w:id="92" w:name="_Toc315863682"/>
      <w:bookmarkStart w:id="93" w:name="_Toc315868970"/>
      <w:bookmarkStart w:id="94" w:name="_Toc315870401"/>
      <w:bookmarkStart w:id="95" w:name="_Toc315961171"/>
      <w:bookmarkStart w:id="96" w:name="_Toc315961303"/>
      <w:bookmarkStart w:id="97" w:name="_Toc315961434"/>
      <w:bookmarkStart w:id="98" w:name="_Toc315961566"/>
      <w:bookmarkStart w:id="99" w:name="_Toc315961698"/>
      <w:bookmarkStart w:id="100" w:name="_Toc315961831"/>
      <w:bookmarkStart w:id="101" w:name="_Toc315961965"/>
      <w:bookmarkStart w:id="102" w:name="_Toc315962099"/>
      <w:bookmarkStart w:id="103" w:name="_Toc315962234"/>
      <w:bookmarkStart w:id="104" w:name="_Toc315962368"/>
      <w:bookmarkStart w:id="105" w:name="_Toc315962504"/>
      <w:bookmarkStart w:id="106" w:name="_Toc315962711"/>
      <w:bookmarkStart w:id="107" w:name="_Toc316479951"/>
      <w:bookmarkStart w:id="108" w:name="_Toc316480371"/>
      <w:bookmarkStart w:id="109" w:name="_Toc314117757"/>
      <w:bookmarkStart w:id="110" w:name="_Toc315863687"/>
      <w:bookmarkStart w:id="111" w:name="_Toc315868975"/>
      <w:bookmarkStart w:id="112" w:name="_Toc315870406"/>
      <w:bookmarkStart w:id="113" w:name="_Toc315961176"/>
      <w:bookmarkStart w:id="114" w:name="_Toc315961308"/>
      <w:bookmarkStart w:id="115" w:name="_Toc315961439"/>
      <w:bookmarkStart w:id="116" w:name="_Toc315961571"/>
      <w:bookmarkStart w:id="117" w:name="_Toc315961703"/>
      <w:bookmarkStart w:id="118" w:name="_Toc315961836"/>
      <w:bookmarkStart w:id="119" w:name="_Toc315961970"/>
      <w:bookmarkStart w:id="120" w:name="_Toc315962104"/>
      <w:bookmarkStart w:id="121" w:name="_Toc315962239"/>
      <w:bookmarkStart w:id="122" w:name="_Toc315962373"/>
      <w:bookmarkStart w:id="123" w:name="_Toc315962509"/>
      <w:bookmarkStart w:id="124" w:name="_Toc315962716"/>
      <w:bookmarkStart w:id="125" w:name="_Toc316474741"/>
      <w:bookmarkStart w:id="126" w:name="_Toc316479582"/>
      <w:bookmarkStart w:id="127" w:name="_Toc316479956"/>
      <w:bookmarkStart w:id="128" w:name="_Toc316480376"/>
      <w:bookmarkStart w:id="129" w:name="_Toc314117762"/>
      <w:bookmarkStart w:id="130" w:name="_Toc315868980"/>
      <w:bookmarkStart w:id="131" w:name="_Toc317842053"/>
      <w:bookmarkStart w:id="132" w:name="_Toc299031933"/>
      <w:bookmarkStart w:id="133" w:name="_Toc299373324"/>
      <w:bookmarkStart w:id="134" w:name="_Toc300064066"/>
      <w:bookmarkStart w:id="135" w:name="_Toc300236494"/>
      <w:bookmarkStart w:id="136" w:name="_Toc30084540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4330FD">
        <w:lastRenderedPageBreak/>
        <w:t xml:space="preserve">Schedule and </w:t>
      </w:r>
      <w:r w:rsidR="00364F2D" w:rsidRPr="004330FD">
        <w:t>Budget</w:t>
      </w:r>
      <w:r w:rsidRPr="004330FD">
        <w:t xml:space="preserve"> Summary</w:t>
      </w:r>
      <w:bookmarkEnd w:id="130"/>
      <w:bookmarkEnd w:id="131"/>
    </w:p>
    <w:p w14:paraId="3A7BFCCD" w14:textId="77777777" w:rsidR="004330FD" w:rsidRDefault="004330FD" w:rsidP="00D212A7">
      <w:pPr>
        <w:pStyle w:val="CaptionBAH"/>
        <w:keepLines/>
      </w:pPr>
    </w:p>
    <w:p w14:paraId="3A7BFCCE" w14:textId="77777777" w:rsidR="00BE17D4" w:rsidRPr="004330FD" w:rsidRDefault="00BE17D4" w:rsidP="00D212A7">
      <w:pPr>
        <w:pStyle w:val="CaptionBAH"/>
        <w:keepLines/>
      </w:pPr>
      <w:r w:rsidRPr="004330FD">
        <w:t xml:space="preserve">Figure </w:t>
      </w:r>
      <w:r w:rsidR="00686D8F">
        <w:fldChar w:fldCharType="begin"/>
      </w:r>
      <w:r w:rsidR="00686D8F">
        <w:instrText xml:space="preserve"> SEQ Figure \* ARABIC </w:instrText>
      </w:r>
      <w:r w:rsidR="00686D8F">
        <w:fldChar w:fldCharType="separate"/>
      </w:r>
      <w:r w:rsidR="00582886" w:rsidRPr="004330FD">
        <w:rPr>
          <w:noProof/>
        </w:rPr>
        <w:t>1</w:t>
      </w:r>
      <w:r w:rsidR="00686D8F">
        <w:rPr>
          <w:noProof/>
        </w:rPr>
        <w:fldChar w:fldCharType="end"/>
      </w:r>
      <w:r w:rsidRPr="004330FD">
        <w:t>: High-Level Milestone and Budget Summary</w:t>
      </w:r>
    </w:p>
    <w:tbl>
      <w:tblPr>
        <w:tblStyle w:val="TableGrid"/>
        <w:tblW w:w="0" w:type="auto"/>
        <w:jc w:val="center"/>
        <w:tblLayout w:type="fixed"/>
        <w:tblLook w:val="04A0" w:firstRow="1" w:lastRow="0" w:firstColumn="1" w:lastColumn="0" w:noHBand="0" w:noVBand="1"/>
      </w:tblPr>
      <w:tblGrid>
        <w:gridCol w:w="2331"/>
        <w:gridCol w:w="1155"/>
        <w:gridCol w:w="1218"/>
        <w:gridCol w:w="1218"/>
      </w:tblGrid>
      <w:tr w:rsidR="008C02D8" w:rsidRPr="004330FD" w14:paraId="3A7BFCD3" w14:textId="77777777" w:rsidTr="008C02D8">
        <w:trPr>
          <w:trHeight w:val="404"/>
          <w:jc w:val="center"/>
        </w:trPr>
        <w:tc>
          <w:tcPr>
            <w:tcW w:w="2331" w:type="dxa"/>
            <w:tcBorders>
              <w:bottom w:val="single" w:sz="4" w:space="0" w:color="auto"/>
            </w:tcBorders>
            <w:shd w:val="clear" w:color="auto" w:fill="002060"/>
            <w:vAlign w:val="center"/>
          </w:tcPr>
          <w:p w14:paraId="3A7BFCCF" w14:textId="77777777" w:rsidR="008C02D8" w:rsidRPr="004330FD" w:rsidRDefault="008C02D8" w:rsidP="00D212A7">
            <w:pPr>
              <w:keepNext/>
              <w:keepLines/>
              <w:jc w:val="center"/>
              <w:rPr>
                <w:rFonts w:asciiTheme="minorHAnsi" w:hAnsiTheme="minorHAnsi" w:cstheme="minorHAnsi"/>
                <w:b/>
                <w:sz w:val="22"/>
                <w:szCs w:val="22"/>
              </w:rPr>
            </w:pPr>
            <w:r w:rsidRPr="004330FD">
              <w:rPr>
                <w:rFonts w:asciiTheme="minorHAnsi" w:hAnsiTheme="minorHAnsi" w:cstheme="minorHAnsi"/>
                <w:b/>
                <w:sz w:val="22"/>
                <w:szCs w:val="22"/>
              </w:rPr>
              <w:t>Project Activities</w:t>
            </w:r>
          </w:p>
        </w:tc>
        <w:tc>
          <w:tcPr>
            <w:tcW w:w="1155" w:type="dxa"/>
            <w:tcBorders>
              <w:bottom w:val="single" w:sz="4" w:space="0" w:color="auto"/>
            </w:tcBorders>
            <w:shd w:val="clear" w:color="auto" w:fill="002060"/>
            <w:vAlign w:val="center"/>
          </w:tcPr>
          <w:p w14:paraId="3A7BFCD0" w14:textId="77777777" w:rsidR="008C02D8" w:rsidRPr="004330FD" w:rsidRDefault="008C02D8" w:rsidP="006D74A4">
            <w:pPr>
              <w:keepNext/>
              <w:keepLines/>
              <w:jc w:val="center"/>
              <w:rPr>
                <w:rFonts w:asciiTheme="minorHAnsi" w:hAnsiTheme="minorHAnsi" w:cstheme="minorHAnsi"/>
                <w:b/>
                <w:sz w:val="22"/>
                <w:szCs w:val="22"/>
              </w:rPr>
            </w:pPr>
            <w:del w:id="137" w:author="michael.ciccarello" w:date="2013-02-07T10:49:00Z">
              <w:r w:rsidRPr="004330FD" w:rsidDel="006D74A4">
                <w:rPr>
                  <w:rFonts w:asciiTheme="minorHAnsi" w:hAnsiTheme="minorHAnsi" w:cstheme="minorHAnsi"/>
                  <w:b/>
                  <w:sz w:val="22"/>
                  <w:szCs w:val="22"/>
                </w:rPr>
                <w:delText>FY12</w:delText>
              </w:r>
            </w:del>
            <w:ins w:id="138" w:author="michael.ciccarello" w:date="2013-02-07T10:49:00Z">
              <w:r w:rsidR="006D74A4" w:rsidRPr="004330FD">
                <w:rPr>
                  <w:rFonts w:asciiTheme="minorHAnsi" w:hAnsiTheme="minorHAnsi" w:cstheme="minorHAnsi"/>
                  <w:b/>
                  <w:sz w:val="22"/>
                  <w:szCs w:val="22"/>
                </w:rPr>
                <w:t>FY1</w:t>
              </w:r>
              <w:r w:rsidR="006D74A4">
                <w:rPr>
                  <w:rFonts w:asciiTheme="minorHAnsi" w:hAnsiTheme="minorHAnsi" w:cstheme="minorHAnsi"/>
                  <w:b/>
                  <w:sz w:val="22"/>
                  <w:szCs w:val="22"/>
                </w:rPr>
                <w:t>3</w:t>
              </w:r>
            </w:ins>
          </w:p>
        </w:tc>
        <w:tc>
          <w:tcPr>
            <w:tcW w:w="1218" w:type="dxa"/>
            <w:tcBorders>
              <w:bottom w:val="single" w:sz="4" w:space="0" w:color="auto"/>
            </w:tcBorders>
            <w:shd w:val="clear" w:color="auto" w:fill="002060"/>
            <w:vAlign w:val="center"/>
          </w:tcPr>
          <w:p w14:paraId="3A7BFCD1" w14:textId="77777777" w:rsidR="008C02D8" w:rsidRPr="004330FD" w:rsidRDefault="008C02D8" w:rsidP="006D74A4">
            <w:pPr>
              <w:keepNext/>
              <w:keepLines/>
              <w:jc w:val="center"/>
              <w:rPr>
                <w:rFonts w:asciiTheme="minorHAnsi" w:hAnsiTheme="minorHAnsi" w:cstheme="minorHAnsi"/>
                <w:b/>
                <w:sz w:val="22"/>
                <w:szCs w:val="22"/>
              </w:rPr>
            </w:pPr>
            <w:del w:id="139" w:author="michael.ciccarello" w:date="2013-02-07T10:49:00Z">
              <w:r w:rsidRPr="004330FD" w:rsidDel="006D74A4">
                <w:rPr>
                  <w:rFonts w:asciiTheme="minorHAnsi" w:hAnsiTheme="minorHAnsi" w:cstheme="minorHAnsi"/>
                  <w:b/>
                  <w:sz w:val="22"/>
                  <w:szCs w:val="22"/>
                </w:rPr>
                <w:delText>FY13</w:delText>
              </w:r>
            </w:del>
            <w:ins w:id="140" w:author="michael.ciccarello" w:date="2013-02-07T10:49:00Z">
              <w:r w:rsidR="006D74A4" w:rsidRPr="004330FD">
                <w:rPr>
                  <w:rFonts w:asciiTheme="minorHAnsi" w:hAnsiTheme="minorHAnsi" w:cstheme="minorHAnsi"/>
                  <w:b/>
                  <w:sz w:val="22"/>
                  <w:szCs w:val="22"/>
                </w:rPr>
                <w:t>FY1</w:t>
              </w:r>
              <w:r w:rsidR="006D74A4">
                <w:rPr>
                  <w:rFonts w:asciiTheme="minorHAnsi" w:hAnsiTheme="minorHAnsi" w:cstheme="minorHAnsi"/>
                  <w:b/>
                  <w:sz w:val="22"/>
                  <w:szCs w:val="22"/>
                </w:rPr>
                <w:t>4</w:t>
              </w:r>
            </w:ins>
          </w:p>
        </w:tc>
        <w:tc>
          <w:tcPr>
            <w:tcW w:w="1218" w:type="dxa"/>
            <w:tcBorders>
              <w:bottom w:val="single" w:sz="4" w:space="0" w:color="auto"/>
            </w:tcBorders>
            <w:shd w:val="clear" w:color="auto" w:fill="002060"/>
            <w:vAlign w:val="center"/>
          </w:tcPr>
          <w:p w14:paraId="3A7BFCD2" w14:textId="77777777" w:rsidR="008C02D8" w:rsidRPr="004330FD" w:rsidRDefault="008C02D8" w:rsidP="006D74A4">
            <w:pPr>
              <w:keepNext/>
              <w:keepLines/>
              <w:jc w:val="center"/>
              <w:rPr>
                <w:rFonts w:asciiTheme="minorHAnsi" w:hAnsiTheme="minorHAnsi" w:cstheme="minorHAnsi"/>
                <w:b/>
                <w:sz w:val="22"/>
                <w:szCs w:val="22"/>
              </w:rPr>
            </w:pPr>
            <w:del w:id="141" w:author="michael.ciccarello" w:date="2013-02-07T10:49:00Z">
              <w:r w:rsidRPr="004330FD" w:rsidDel="006D74A4">
                <w:rPr>
                  <w:rFonts w:asciiTheme="minorHAnsi" w:hAnsiTheme="minorHAnsi" w:cstheme="minorHAnsi"/>
                  <w:b/>
                  <w:sz w:val="22"/>
                  <w:szCs w:val="22"/>
                </w:rPr>
                <w:delText>FY14</w:delText>
              </w:r>
            </w:del>
            <w:ins w:id="142" w:author="michael.ciccarello" w:date="2013-02-07T10:49:00Z">
              <w:r w:rsidR="006D74A4" w:rsidRPr="004330FD">
                <w:rPr>
                  <w:rFonts w:asciiTheme="minorHAnsi" w:hAnsiTheme="minorHAnsi" w:cstheme="minorHAnsi"/>
                  <w:b/>
                  <w:sz w:val="22"/>
                  <w:szCs w:val="22"/>
                </w:rPr>
                <w:t>FY1</w:t>
              </w:r>
              <w:r w:rsidR="006D74A4">
                <w:rPr>
                  <w:rFonts w:asciiTheme="minorHAnsi" w:hAnsiTheme="minorHAnsi" w:cstheme="minorHAnsi"/>
                  <w:b/>
                  <w:sz w:val="22"/>
                  <w:szCs w:val="22"/>
                </w:rPr>
                <w:t>5</w:t>
              </w:r>
            </w:ins>
          </w:p>
        </w:tc>
      </w:tr>
      <w:tr w:rsidR="008C02D8" w:rsidRPr="004330FD" w14:paraId="3A7BFCD8" w14:textId="77777777" w:rsidTr="008C02D8">
        <w:trPr>
          <w:trHeight w:val="629"/>
          <w:jc w:val="center"/>
        </w:trPr>
        <w:tc>
          <w:tcPr>
            <w:tcW w:w="2331" w:type="dxa"/>
            <w:tcBorders>
              <w:bottom w:val="single" w:sz="4" w:space="0" w:color="auto"/>
            </w:tcBorders>
            <w:shd w:val="clear" w:color="auto" w:fill="FCF9D0"/>
            <w:vAlign w:val="center"/>
          </w:tcPr>
          <w:p w14:paraId="3A7BFCD4" w14:textId="77777777" w:rsidR="008C02D8" w:rsidRPr="004330FD" w:rsidRDefault="008C02D8" w:rsidP="00D212A7">
            <w:pPr>
              <w:keepNext/>
              <w:keepLines/>
              <w:rPr>
                <w:rFonts w:asciiTheme="minorHAnsi" w:hAnsiTheme="minorHAnsi" w:cstheme="minorHAnsi"/>
              </w:rPr>
            </w:pPr>
            <w:r w:rsidRPr="004330FD">
              <w:rPr>
                <w:rFonts w:asciiTheme="minorHAnsi" w:hAnsiTheme="minorHAnsi" w:cstheme="minorHAnsi"/>
              </w:rPr>
              <w:t>Allocated Funding</w:t>
            </w:r>
          </w:p>
        </w:tc>
        <w:tc>
          <w:tcPr>
            <w:tcW w:w="1155" w:type="dxa"/>
            <w:tcBorders>
              <w:bottom w:val="single" w:sz="4" w:space="0" w:color="auto"/>
            </w:tcBorders>
            <w:shd w:val="clear" w:color="auto" w:fill="FCF9D0"/>
            <w:tcMar>
              <w:left w:w="43" w:type="dxa"/>
              <w:right w:w="43" w:type="dxa"/>
            </w:tcMar>
          </w:tcPr>
          <w:p w14:paraId="3A7BFCD5" w14:textId="77777777" w:rsidR="008C02D8" w:rsidRPr="004330FD" w:rsidRDefault="008C02D8" w:rsidP="00D212A7">
            <w:pPr>
              <w:keepNext/>
              <w:keepLines/>
              <w:jc w:val="right"/>
              <w:rPr>
                <w:rFonts w:asciiTheme="minorHAnsi" w:hAnsiTheme="minorHAnsi" w:cstheme="minorHAnsi"/>
              </w:rPr>
            </w:pPr>
            <w:del w:id="143" w:author="michael.ciccarello" w:date="2013-02-07T10:49:00Z">
              <w:r w:rsidRPr="004330FD" w:rsidDel="006D74A4">
                <w:rPr>
                  <w:rFonts w:asciiTheme="minorHAnsi" w:hAnsiTheme="minorHAnsi" w:cstheme="minorHAnsi"/>
                </w:rPr>
                <w:delText>$1.134</w:delText>
              </w:r>
            </w:del>
            <w:ins w:id="144" w:author="michael.ciccarello" w:date="2013-02-07T10:50:00Z">
              <w:r w:rsidR="006D74A4">
                <w:rPr>
                  <w:rFonts w:asciiTheme="minorHAnsi" w:hAnsiTheme="minorHAnsi" w:cstheme="minorHAnsi"/>
                </w:rPr>
                <w:t>$</w:t>
              </w:r>
            </w:ins>
            <w:ins w:id="145" w:author="michael.ciccarello" w:date="2013-02-07T10:49:00Z">
              <w:r w:rsidR="006D74A4">
                <w:rPr>
                  <w:rFonts w:asciiTheme="minorHAnsi" w:hAnsiTheme="minorHAnsi" w:cstheme="minorHAnsi"/>
                </w:rPr>
                <w:t>3.5</w:t>
              </w:r>
            </w:ins>
          </w:p>
        </w:tc>
        <w:tc>
          <w:tcPr>
            <w:tcW w:w="1218" w:type="dxa"/>
            <w:tcBorders>
              <w:bottom w:val="single" w:sz="4" w:space="0" w:color="auto"/>
            </w:tcBorders>
            <w:shd w:val="clear" w:color="auto" w:fill="FCF9D0"/>
            <w:tcMar>
              <w:left w:w="43" w:type="dxa"/>
              <w:right w:w="43" w:type="dxa"/>
            </w:tcMar>
          </w:tcPr>
          <w:p w14:paraId="3A7BFCD6" w14:textId="77777777" w:rsidR="008C02D8" w:rsidRPr="004330FD" w:rsidRDefault="008C02D8" w:rsidP="006D74A4">
            <w:pPr>
              <w:keepNext/>
              <w:keepLines/>
              <w:jc w:val="right"/>
              <w:rPr>
                <w:rFonts w:asciiTheme="minorHAnsi" w:hAnsiTheme="minorHAnsi" w:cstheme="minorHAnsi"/>
              </w:rPr>
            </w:pPr>
            <w:r w:rsidRPr="004330FD">
              <w:rPr>
                <w:rFonts w:asciiTheme="minorHAnsi" w:hAnsiTheme="minorHAnsi" w:cstheme="minorHAnsi"/>
              </w:rPr>
              <w:t>$</w:t>
            </w:r>
            <w:del w:id="146" w:author="michael.ciccarello" w:date="2013-02-07T10:50:00Z">
              <w:r w:rsidRPr="004330FD" w:rsidDel="006D74A4">
                <w:rPr>
                  <w:rFonts w:asciiTheme="minorHAnsi" w:hAnsiTheme="minorHAnsi" w:cstheme="minorHAnsi"/>
                </w:rPr>
                <w:delText>3.5</w:delText>
              </w:r>
            </w:del>
            <w:ins w:id="147" w:author="michael.ciccarello" w:date="2013-02-07T10:50:00Z">
              <w:r w:rsidR="006D74A4">
                <w:rPr>
                  <w:rFonts w:asciiTheme="minorHAnsi" w:hAnsiTheme="minorHAnsi" w:cstheme="minorHAnsi"/>
                </w:rPr>
                <w:t>2.0</w:t>
              </w:r>
            </w:ins>
          </w:p>
        </w:tc>
        <w:tc>
          <w:tcPr>
            <w:tcW w:w="1218" w:type="dxa"/>
            <w:tcBorders>
              <w:bottom w:val="single" w:sz="4" w:space="0" w:color="auto"/>
            </w:tcBorders>
            <w:shd w:val="clear" w:color="auto" w:fill="FCF9D0"/>
            <w:tcMar>
              <w:left w:w="43" w:type="dxa"/>
              <w:right w:w="43" w:type="dxa"/>
            </w:tcMar>
          </w:tcPr>
          <w:p w14:paraId="3A7BFCD7" w14:textId="77777777" w:rsidR="008C02D8" w:rsidRPr="004330FD" w:rsidRDefault="008C02D8" w:rsidP="006D74A4">
            <w:pPr>
              <w:keepNext/>
              <w:keepLines/>
              <w:jc w:val="right"/>
              <w:rPr>
                <w:rFonts w:asciiTheme="minorHAnsi" w:hAnsiTheme="minorHAnsi" w:cstheme="minorHAnsi"/>
              </w:rPr>
            </w:pPr>
            <w:r w:rsidRPr="004330FD">
              <w:rPr>
                <w:rFonts w:asciiTheme="minorHAnsi" w:hAnsiTheme="minorHAnsi" w:cstheme="minorHAnsi"/>
              </w:rPr>
              <w:t>$</w:t>
            </w:r>
            <w:del w:id="148" w:author="michael.ciccarello" w:date="2013-02-07T10:50:00Z">
              <w:r w:rsidRPr="004330FD" w:rsidDel="006D74A4">
                <w:rPr>
                  <w:rFonts w:asciiTheme="minorHAnsi" w:hAnsiTheme="minorHAnsi" w:cstheme="minorHAnsi"/>
                </w:rPr>
                <w:delText>2</w:delText>
              </w:r>
            </w:del>
            <w:ins w:id="149" w:author="michael.ciccarello" w:date="2013-02-07T10:50:00Z">
              <w:r w:rsidR="006D74A4">
                <w:rPr>
                  <w:rFonts w:asciiTheme="minorHAnsi" w:hAnsiTheme="minorHAnsi" w:cstheme="minorHAnsi"/>
                </w:rPr>
                <w:t>0</w:t>
              </w:r>
            </w:ins>
            <w:r w:rsidRPr="004330FD">
              <w:rPr>
                <w:rFonts w:asciiTheme="minorHAnsi" w:hAnsiTheme="minorHAnsi" w:cstheme="minorHAnsi"/>
              </w:rPr>
              <w:t>.0</w:t>
            </w:r>
          </w:p>
        </w:tc>
      </w:tr>
      <w:tr w:rsidR="008C02D8" w:rsidRPr="004330FD" w14:paraId="3A7BFCDD" w14:textId="77777777" w:rsidTr="008C02D8">
        <w:trPr>
          <w:trHeight w:val="620"/>
          <w:jc w:val="center"/>
        </w:trPr>
        <w:tc>
          <w:tcPr>
            <w:tcW w:w="2331" w:type="dxa"/>
            <w:tcBorders>
              <w:bottom w:val="single" w:sz="4" w:space="0" w:color="auto"/>
            </w:tcBorders>
            <w:shd w:val="clear" w:color="auto" w:fill="DBE5F1" w:themeFill="accent1" w:themeFillTint="33"/>
            <w:vAlign w:val="center"/>
          </w:tcPr>
          <w:p w14:paraId="3A7BFCD9" w14:textId="77777777" w:rsidR="008C02D8" w:rsidRPr="004330FD" w:rsidRDefault="008C02D8" w:rsidP="00D212A7">
            <w:pPr>
              <w:keepNext/>
              <w:keepLines/>
              <w:rPr>
                <w:rFonts w:asciiTheme="minorHAnsi" w:hAnsiTheme="minorHAnsi" w:cstheme="minorHAnsi"/>
              </w:rPr>
            </w:pPr>
            <w:r w:rsidRPr="004330FD">
              <w:rPr>
                <w:rFonts w:asciiTheme="minorHAnsi" w:hAnsiTheme="minorHAnsi" w:cstheme="minorHAnsi"/>
              </w:rPr>
              <w:t>Demos</w:t>
            </w:r>
          </w:p>
        </w:tc>
        <w:tc>
          <w:tcPr>
            <w:tcW w:w="1155" w:type="dxa"/>
            <w:tcBorders>
              <w:bottom w:val="single" w:sz="4" w:space="0" w:color="auto"/>
            </w:tcBorders>
            <w:shd w:val="clear" w:color="auto" w:fill="DBE5F1" w:themeFill="accent1" w:themeFillTint="33"/>
            <w:tcMar>
              <w:left w:w="43" w:type="dxa"/>
              <w:right w:w="43" w:type="dxa"/>
            </w:tcMar>
          </w:tcPr>
          <w:p w14:paraId="3A7BFCDA" w14:textId="7B6FFB63" w:rsidR="008C02D8" w:rsidRPr="004330FD" w:rsidRDefault="00686D8F" w:rsidP="00D212A7">
            <w:pPr>
              <w:keepNext/>
              <w:keepLines/>
              <w:jc w:val="right"/>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05344" behindDoc="0" locked="0" layoutInCell="1" allowOverlap="1" wp14:anchorId="3A7BFF53" wp14:editId="6398E402">
                      <wp:simplePos x="0" y="0"/>
                      <wp:positionH relativeFrom="column">
                        <wp:posOffset>382905</wp:posOffset>
                      </wp:positionH>
                      <wp:positionV relativeFrom="paragraph">
                        <wp:posOffset>98425</wp:posOffset>
                      </wp:positionV>
                      <wp:extent cx="191135" cy="174625"/>
                      <wp:effectExtent l="0" t="0" r="18415" b="15875"/>
                      <wp:wrapNone/>
                      <wp:docPr id="44" name="Diamond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74625"/>
                              </a:xfrm>
                              <a:prstGeom prst="diamond">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54086A" id="_x0000_t4" coordsize="21600,21600" o:spt="4" path="m10800,l,10800,10800,21600,21600,10800xe">
                      <v:stroke joinstyle="miter"/>
                      <v:path gradientshapeok="t" o:connecttype="rect" textboxrect="5400,5400,16200,16200"/>
                    </v:shapetype>
                    <v:shape id="Diamond 44" o:spid="_x0000_s1026" type="#_x0000_t4" style="position:absolute;margin-left:30.15pt;margin-top:7.75pt;width:15.05pt;height:13.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" fillcolor="windowText" strokecolor="#385d8a" strokeweight="2pt">
                      <v:path arrowok="t"/>
                    </v:shape>
                  </w:pict>
                </mc:Fallback>
              </mc:AlternateContent>
            </w:r>
            <w:r>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3A7BFF54" wp14:editId="249C61B5">
                      <wp:simplePos x="0" y="0"/>
                      <wp:positionH relativeFrom="column">
                        <wp:posOffset>40640</wp:posOffset>
                      </wp:positionH>
                      <wp:positionV relativeFrom="paragraph">
                        <wp:posOffset>97790</wp:posOffset>
                      </wp:positionV>
                      <wp:extent cx="191135" cy="174625"/>
                      <wp:effectExtent l="0" t="0" r="18415" b="15875"/>
                      <wp:wrapNone/>
                      <wp:docPr id="43" name="Diamond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74625"/>
                              </a:xfrm>
                              <a:prstGeom prst="diamond">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161DB0" id="Diamond 43" o:spid="_x0000_s1026" type="#_x0000_t4" style="position:absolute;margin-left:3.2pt;margin-top:7.7pt;width:15.05pt;height:13.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" fillcolor="black [3213]" strokecolor="#243f60 [1604]" strokeweight="2pt">
                      <v:path arrowok="t"/>
                    </v:shape>
                  </w:pict>
                </mc:Fallback>
              </mc:AlternateContent>
            </w:r>
          </w:p>
        </w:tc>
        <w:tc>
          <w:tcPr>
            <w:tcW w:w="1218" w:type="dxa"/>
            <w:tcBorders>
              <w:bottom w:val="single" w:sz="4" w:space="0" w:color="auto"/>
            </w:tcBorders>
            <w:shd w:val="clear" w:color="auto" w:fill="DBE5F1" w:themeFill="accent1" w:themeFillTint="33"/>
            <w:tcMar>
              <w:left w:w="43" w:type="dxa"/>
              <w:right w:w="43" w:type="dxa"/>
            </w:tcMar>
          </w:tcPr>
          <w:p w14:paraId="3A7BFCDB" w14:textId="365CDE43" w:rsidR="008C02D8" w:rsidRPr="004330FD" w:rsidRDefault="00686D8F" w:rsidP="00D212A7">
            <w:pPr>
              <w:keepNext/>
              <w:keepLines/>
              <w:jc w:val="right"/>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07392" behindDoc="0" locked="0" layoutInCell="1" allowOverlap="1" wp14:anchorId="3A7BFF55" wp14:editId="15E9688E">
                      <wp:simplePos x="0" y="0"/>
                      <wp:positionH relativeFrom="column">
                        <wp:posOffset>278765</wp:posOffset>
                      </wp:positionH>
                      <wp:positionV relativeFrom="paragraph">
                        <wp:posOffset>93980</wp:posOffset>
                      </wp:positionV>
                      <wp:extent cx="190500" cy="174625"/>
                      <wp:effectExtent l="0" t="0" r="19050" b="15875"/>
                      <wp:wrapNone/>
                      <wp:docPr id="45" name="Diamond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74625"/>
                              </a:xfrm>
                              <a:prstGeom prst="diamond">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A63837" id="Diamond 45" o:spid="_x0000_s1026" type="#_x0000_t4" style="position:absolute;margin-left:21.95pt;margin-top:7.4pt;width:15pt;height:13.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" fillcolor="windowText" strokecolor="#385d8a" strokeweight="2pt">
                      <v:path arrowok="t"/>
                    </v:shape>
                  </w:pict>
                </mc:Fallback>
              </mc:AlternateContent>
            </w:r>
            <w:del w:id="150" w:author="michael.ciccarello" w:date="2013-02-07T10:50:00Z">
              <w:r>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3A7BFF56" wp14:editId="71A586CE">
                        <wp:simplePos x="0" y="0"/>
                        <wp:positionH relativeFrom="column">
                          <wp:posOffset>431165</wp:posOffset>
                        </wp:positionH>
                        <wp:positionV relativeFrom="paragraph">
                          <wp:posOffset>100965</wp:posOffset>
                        </wp:positionV>
                        <wp:extent cx="190500" cy="174625"/>
                        <wp:effectExtent l="0" t="0" r="19050" b="15875"/>
                        <wp:wrapNone/>
                        <wp:docPr id="46" name="Diamond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74625"/>
                                </a:xfrm>
                                <a:prstGeom prst="diamond">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04BCC9" id="Diamond 46" o:spid="_x0000_s1026" type="#_x0000_t4" style="position:absolute;margin-left:33.95pt;margin-top:7.95pt;width:15pt;height:13.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" fillcolor="windowText" strokecolor="#385d8a" strokeweight="2pt">
                        <v:path arrowok="t"/>
                      </v:shape>
                    </w:pict>
                  </mc:Fallback>
                </mc:AlternateContent>
              </w:r>
            </w:del>
          </w:p>
        </w:tc>
        <w:tc>
          <w:tcPr>
            <w:tcW w:w="1218" w:type="dxa"/>
            <w:tcBorders>
              <w:bottom w:val="single" w:sz="4" w:space="0" w:color="auto"/>
            </w:tcBorders>
            <w:shd w:val="clear" w:color="auto" w:fill="DBE5F1" w:themeFill="accent1" w:themeFillTint="33"/>
            <w:tcMar>
              <w:left w:w="43" w:type="dxa"/>
              <w:right w:w="43" w:type="dxa"/>
            </w:tcMar>
          </w:tcPr>
          <w:p w14:paraId="3A7BFCDC" w14:textId="588EBBFE" w:rsidR="008C02D8" w:rsidRPr="004330FD" w:rsidRDefault="00686D8F" w:rsidP="00D212A7">
            <w:pPr>
              <w:keepNext/>
              <w:keepLines/>
              <w:jc w:val="right"/>
              <w:rPr>
                <w:rFonts w:asciiTheme="minorHAnsi" w:hAnsiTheme="minorHAnsi" w:cstheme="minorHAnsi"/>
              </w:rPr>
            </w:pPr>
            <w:del w:id="151" w:author="michael.ciccarello" w:date="2013-02-07T10:50:00Z">
              <w:r>
                <w:rPr>
                  <w:rFonts w:asciiTheme="minorHAnsi" w:hAnsiTheme="minorHAnsi" w:cstheme="minorHAnsi"/>
                  <w:noProof/>
                </w:rPr>
                <mc:AlternateContent>
                  <mc:Choice Requires="wps">
                    <w:drawing>
                      <wp:anchor distT="0" distB="0" distL="114300" distR="114300" simplePos="0" relativeHeight="251710464" behindDoc="0" locked="0" layoutInCell="1" allowOverlap="1" wp14:anchorId="3A7BFF57" wp14:editId="123363F7">
                        <wp:simplePos x="0" y="0"/>
                        <wp:positionH relativeFrom="column">
                          <wp:posOffset>247650</wp:posOffset>
                        </wp:positionH>
                        <wp:positionV relativeFrom="paragraph">
                          <wp:posOffset>93980</wp:posOffset>
                        </wp:positionV>
                        <wp:extent cx="190500" cy="174625"/>
                        <wp:effectExtent l="0" t="0" r="19050" b="15875"/>
                        <wp:wrapNone/>
                        <wp:docPr id="47" name="Diamond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74625"/>
                                </a:xfrm>
                                <a:prstGeom prst="diamond">
                                  <a:avLst/>
                                </a:prstGeom>
                                <a:solidFill>
                                  <a:sysClr val="windowText" lastClr="00000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E20F93" id="Diamond 47" o:spid="_x0000_s1026" type="#_x0000_t4" style="position:absolute;margin-left:19.5pt;margin-top:7.4pt;width:15pt;height:13.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" fillcolor="windowText" strokecolor="#385d8a" strokeweight="2pt">
                        <v:path arrowok="t"/>
                      </v:shape>
                    </w:pict>
                  </mc:Fallback>
                </mc:AlternateContent>
              </w:r>
            </w:del>
          </w:p>
        </w:tc>
      </w:tr>
      <w:tr w:rsidR="008C02D8" w:rsidRPr="004330FD" w14:paraId="3A7BFCE2" w14:textId="77777777" w:rsidTr="008C02D8">
        <w:trPr>
          <w:trHeight w:val="611"/>
          <w:jc w:val="center"/>
        </w:trPr>
        <w:tc>
          <w:tcPr>
            <w:tcW w:w="2331" w:type="dxa"/>
            <w:tcBorders>
              <w:bottom w:val="single" w:sz="4" w:space="0" w:color="auto"/>
            </w:tcBorders>
            <w:shd w:val="clear" w:color="auto" w:fill="FCF9D0"/>
            <w:vAlign w:val="center"/>
          </w:tcPr>
          <w:p w14:paraId="3A7BFCDE" w14:textId="77777777" w:rsidR="008C02D8" w:rsidRPr="004330FD" w:rsidRDefault="008C02D8" w:rsidP="00D212A7">
            <w:pPr>
              <w:keepNext/>
              <w:keepLines/>
              <w:rPr>
                <w:rFonts w:asciiTheme="minorHAnsi" w:hAnsiTheme="minorHAnsi" w:cstheme="minorHAnsi"/>
              </w:rPr>
            </w:pPr>
            <w:r w:rsidRPr="004330FD">
              <w:rPr>
                <w:rFonts w:asciiTheme="minorHAnsi" w:hAnsiTheme="minorHAnsi" w:cstheme="minorHAnsi"/>
              </w:rPr>
              <w:t>Deliverables/Transitions</w:t>
            </w:r>
          </w:p>
        </w:tc>
        <w:tc>
          <w:tcPr>
            <w:tcW w:w="1155" w:type="dxa"/>
            <w:tcBorders>
              <w:bottom w:val="single" w:sz="4" w:space="0" w:color="auto"/>
            </w:tcBorders>
            <w:shd w:val="clear" w:color="auto" w:fill="FCF9D0"/>
            <w:tcMar>
              <w:left w:w="43" w:type="dxa"/>
              <w:right w:w="43" w:type="dxa"/>
            </w:tcMar>
          </w:tcPr>
          <w:p w14:paraId="3A7BFCDF" w14:textId="77777777" w:rsidR="008C02D8" w:rsidRPr="004330FD" w:rsidRDefault="008C02D8" w:rsidP="00D212A7">
            <w:pPr>
              <w:keepNext/>
              <w:keepLines/>
              <w:jc w:val="right"/>
              <w:rPr>
                <w:rFonts w:asciiTheme="minorHAnsi" w:hAnsiTheme="minorHAnsi" w:cstheme="minorHAnsi"/>
              </w:rPr>
            </w:pPr>
          </w:p>
        </w:tc>
        <w:tc>
          <w:tcPr>
            <w:tcW w:w="1218" w:type="dxa"/>
            <w:tcBorders>
              <w:bottom w:val="single" w:sz="4" w:space="0" w:color="auto"/>
            </w:tcBorders>
            <w:shd w:val="clear" w:color="auto" w:fill="FCF9D0"/>
            <w:tcMar>
              <w:left w:w="43" w:type="dxa"/>
              <w:right w:w="43" w:type="dxa"/>
            </w:tcMar>
          </w:tcPr>
          <w:p w14:paraId="3A7BFCE0" w14:textId="497128D7" w:rsidR="008C02D8" w:rsidRPr="004330FD" w:rsidRDefault="00686D8F" w:rsidP="00D212A7">
            <w:pPr>
              <w:keepNext/>
              <w:keepLines/>
              <w:jc w:val="right"/>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711488" behindDoc="0" locked="0" layoutInCell="1" allowOverlap="1" wp14:anchorId="3A7BFF58" wp14:editId="60A23251">
                      <wp:simplePos x="0" y="0"/>
                      <wp:positionH relativeFrom="column">
                        <wp:posOffset>596265</wp:posOffset>
                      </wp:positionH>
                      <wp:positionV relativeFrom="paragraph">
                        <wp:posOffset>151130</wp:posOffset>
                      </wp:positionV>
                      <wp:extent cx="151130" cy="167005"/>
                      <wp:effectExtent l="0" t="0" r="20320" b="23495"/>
                      <wp:wrapNone/>
                      <wp:docPr id="49" name="Isosceles Tri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67005"/>
                              </a:xfrm>
                              <a:prstGeom prst="triangl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967E1B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9" o:spid="_x0000_s1026" type="#_x0000_t5" style="position:absolute;margin-left:46.95pt;margin-top:11.9pt;width:11.9pt;height:13.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" fillcolor="#00b050" strokecolor="#243f60 [1604]" strokeweight="2pt">
                      <v:path arrowok="t"/>
                    </v:shape>
                  </w:pict>
                </mc:Fallback>
              </mc:AlternateContent>
            </w:r>
          </w:p>
        </w:tc>
        <w:tc>
          <w:tcPr>
            <w:tcW w:w="1218" w:type="dxa"/>
            <w:tcBorders>
              <w:bottom w:val="single" w:sz="4" w:space="0" w:color="auto"/>
            </w:tcBorders>
            <w:shd w:val="clear" w:color="auto" w:fill="FCF9D0"/>
            <w:tcMar>
              <w:left w:w="43" w:type="dxa"/>
              <w:right w:w="43" w:type="dxa"/>
            </w:tcMar>
          </w:tcPr>
          <w:p w14:paraId="3A7BFCE1" w14:textId="77777777" w:rsidR="008C02D8" w:rsidRPr="004330FD" w:rsidRDefault="008C02D8" w:rsidP="00D212A7">
            <w:pPr>
              <w:keepNext/>
              <w:keepLines/>
              <w:jc w:val="right"/>
              <w:rPr>
                <w:rFonts w:asciiTheme="minorHAnsi" w:hAnsiTheme="minorHAnsi" w:cstheme="minorHAnsi"/>
              </w:rPr>
            </w:pPr>
          </w:p>
        </w:tc>
      </w:tr>
    </w:tbl>
    <w:p w14:paraId="3A7BFCE3" w14:textId="77777777" w:rsidR="008A0805" w:rsidRPr="004330FD" w:rsidRDefault="008A0805" w:rsidP="00D212A7"/>
    <w:p w14:paraId="3A7BFCE4" w14:textId="77777777" w:rsidR="008A0805" w:rsidRPr="004330FD" w:rsidRDefault="008A0805" w:rsidP="00D212A7"/>
    <w:p w14:paraId="3A7BFCE5" w14:textId="77777777" w:rsidR="008A0805" w:rsidRPr="004330FD" w:rsidRDefault="008A0805" w:rsidP="00D212A7">
      <w:pPr>
        <w:jc w:val="center"/>
      </w:pPr>
    </w:p>
    <w:p w14:paraId="3A7BFCE6" w14:textId="77777777" w:rsidR="0043188B" w:rsidRPr="004330FD" w:rsidRDefault="0043188B" w:rsidP="00D212A7">
      <w:pPr>
        <w:pStyle w:val="ParagraphItalics"/>
        <w:ind w:left="720"/>
        <w:rPr>
          <w:rFonts w:asciiTheme="minorHAnsi" w:hAnsiTheme="minorHAnsi"/>
        </w:rPr>
      </w:pPr>
    </w:p>
    <w:p w14:paraId="3A7BFCE7" w14:textId="77777777" w:rsidR="00381031" w:rsidRPr="004330FD" w:rsidRDefault="00381031" w:rsidP="00D212A7">
      <w:pPr>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149"/>
        <w:gridCol w:w="1093"/>
        <w:gridCol w:w="1254"/>
        <w:gridCol w:w="1182"/>
        <w:gridCol w:w="1182"/>
      </w:tblGrid>
      <w:tr w:rsidR="00F80695" w:rsidRPr="004330FD" w14:paraId="3A7BFCED" w14:textId="77777777" w:rsidTr="00C7301C">
        <w:trPr>
          <w:trHeight w:val="350"/>
          <w:jc w:val="center"/>
        </w:trPr>
        <w:tc>
          <w:tcPr>
            <w:tcW w:w="2149" w:type="dxa"/>
            <w:tcBorders>
              <w:top w:val="single" w:sz="4" w:space="0" w:color="auto"/>
              <w:bottom w:val="single" w:sz="6" w:space="0" w:color="auto"/>
            </w:tcBorders>
            <w:shd w:val="clear" w:color="auto" w:fill="002060"/>
            <w:vAlign w:val="center"/>
          </w:tcPr>
          <w:p w14:paraId="3A7BFCE8" w14:textId="77777777" w:rsidR="00F80695" w:rsidRPr="004330FD" w:rsidRDefault="00F80695" w:rsidP="00D212A7">
            <w:pPr>
              <w:jc w:val="center"/>
              <w:rPr>
                <w:rFonts w:asciiTheme="minorHAnsi" w:hAnsiTheme="minorHAnsi"/>
                <w:b/>
                <w:sz w:val="22"/>
                <w:szCs w:val="22"/>
              </w:rPr>
            </w:pPr>
            <w:r w:rsidRPr="004330FD">
              <w:rPr>
                <w:rFonts w:asciiTheme="minorHAnsi" w:hAnsiTheme="minorHAnsi"/>
                <w:b/>
                <w:sz w:val="22"/>
                <w:szCs w:val="22"/>
              </w:rPr>
              <w:t>Funding Source</w:t>
            </w:r>
          </w:p>
        </w:tc>
        <w:tc>
          <w:tcPr>
            <w:tcW w:w="1068" w:type="dxa"/>
            <w:tcBorders>
              <w:top w:val="single" w:sz="4" w:space="0" w:color="auto"/>
              <w:bottom w:val="single" w:sz="6" w:space="0" w:color="auto"/>
            </w:tcBorders>
            <w:shd w:val="clear" w:color="auto" w:fill="002060"/>
            <w:vAlign w:val="center"/>
          </w:tcPr>
          <w:p w14:paraId="3A7BFCE9" w14:textId="77777777" w:rsidR="00F80695" w:rsidRPr="004330FD" w:rsidRDefault="00F80695" w:rsidP="006D74A4">
            <w:pPr>
              <w:jc w:val="center"/>
              <w:rPr>
                <w:rFonts w:asciiTheme="minorHAnsi" w:hAnsiTheme="minorHAnsi"/>
                <w:b/>
                <w:sz w:val="22"/>
                <w:szCs w:val="22"/>
              </w:rPr>
            </w:pPr>
            <w:del w:id="152" w:author="michael.ciccarello" w:date="2013-02-07T10:51:00Z">
              <w:r w:rsidRPr="004330FD" w:rsidDel="006D74A4">
                <w:rPr>
                  <w:rFonts w:asciiTheme="minorHAnsi" w:hAnsiTheme="minorHAnsi"/>
                  <w:b/>
                  <w:sz w:val="22"/>
                  <w:szCs w:val="22"/>
                </w:rPr>
                <w:delText>FY</w:delText>
              </w:r>
              <w:r w:rsidRPr="004330FD" w:rsidDel="006D74A4">
                <w:rPr>
                  <w:rFonts w:asciiTheme="minorHAnsi" w:hAnsiTheme="minorHAnsi"/>
                  <w:b/>
                  <w:color w:val="FFFF00"/>
                  <w:sz w:val="22"/>
                  <w:szCs w:val="22"/>
                </w:rPr>
                <w:delText>12</w:delText>
              </w:r>
            </w:del>
            <w:ins w:id="153" w:author="michael.ciccarello" w:date="2013-02-07T10:51:00Z">
              <w:r w:rsidR="006D74A4" w:rsidRPr="004330FD">
                <w:rPr>
                  <w:rFonts w:asciiTheme="minorHAnsi" w:hAnsiTheme="minorHAnsi"/>
                  <w:b/>
                  <w:sz w:val="22"/>
                  <w:szCs w:val="22"/>
                </w:rPr>
                <w:t>FY</w:t>
              </w:r>
              <w:r w:rsidR="006D74A4" w:rsidRPr="004330FD">
                <w:rPr>
                  <w:rFonts w:asciiTheme="minorHAnsi" w:hAnsiTheme="minorHAnsi"/>
                  <w:b/>
                  <w:color w:val="FFFF00"/>
                  <w:sz w:val="22"/>
                  <w:szCs w:val="22"/>
                </w:rPr>
                <w:t>1</w:t>
              </w:r>
              <w:r w:rsidR="006D74A4">
                <w:rPr>
                  <w:rFonts w:asciiTheme="minorHAnsi" w:hAnsiTheme="minorHAnsi"/>
                  <w:b/>
                  <w:color w:val="FFFF00"/>
                  <w:sz w:val="22"/>
                  <w:szCs w:val="22"/>
                </w:rPr>
                <w:t>3</w:t>
              </w:r>
            </w:ins>
          </w:p>
        </w:tc>
        <w:tc>
          <w:tcPr>
            <w:tcW w:w="1254" w:type="dxa"/>
            <w:tcBorders>
              <w:top w:val="single" w:sz="4" w:space="0" w:color="auto"/>
              <w:bottom w:val="single" w:sz="6" w:space="0" w:color="auto"/>
            </w:tcBorders>
            <w:shd w:val="clear" w:color="auto" w:fill="002060"/>
            <w:vAlign w:val="center"/>
          </w:tcPr>
          <w:p w14:paraId="3A7BFCEA" w14:textId="77777777" w:rsidR="00F80695" w:rsidRPr="004330FD" w:rsidRDefault="00F80695" w:rsidP="006D74A4">
            <w:pPr>
              <w:jc w:val="center"/>
              <w:rPr>
                <w:rFonts w:asciiTheme="minorHAnsi" w:hAnsiTheme="minorHAnsi"/>
                <w:b/>
                <w:sz w:val="22"/>
                <w:szCs w:val="22"/>
              </w:rPr>
            </w:pPr>
            <w:del w:id="154" w:author="michael.ciccarello" w:date="2013-02-07T10:51:00Z">
              <w:r w:rsidRPr="004330FD" w:rsidDel="006D74A4">
                <w:rPr>
                  <w:rFonts w:asciiTheme="minorHAnsi" w:hAnsiTheme="minorHAnsi"/>
                  <w:b/>
                  <w:sz w:val="22"/>
                  <w:szCs w:val="22"/>
                </w:rPr>
                <w:delText>FY</w:delText>
              </w:r>
              <w:r w:rsidRPr="004330FD" w:rsidDel="006D74A4">
                <w:rPr>
                  <w:rFonts w:asciiTheme="minorHAnsi" w:hAnsiTheme="minorHAnsi"/>
                  <w:b/>
                  <w:color w:val="FFFF00"/>
                  <w:sz w:val="22"/>
                  <w:szCs w:val="22"/>
                </w:rPr>
                <w:delText>13</w:delText>
              </w:r>
            </w:del>
            <w:ins w:id="155" w:author="michael.ciccarello" w:date="2013-02-07T10:51:00Z">
              <w:r w:rsidR="006D74A4" w:rsidRPr="004330FD">
                <w:rPr>
                  <w:rFonts w:asciiTheme="minorHAnsi" w:hAnsiTheme="minorHAnsi"/>
                  <w:b/>
                  <w:sz w:val="22"/>
                  <w:szCs w:val="22"/>
                </w:rPr>
                <w:t>FY</w:t>
              </w:r>
              <w:r w:rsidR="006D74A4" w:rsidRPr="004330FD">
                <w:rPr>
                  <w:rFonts w:asciiTheme="minorHAnsi" w:hAnsiTheme="minorHAnsi"/>
                  <w:b/>
                  <w:color w:val="FFFF00"/>
                  <w:sz w:val="22"/>
                  <w:szCs w:val="22"/>
                </w:rPr>
                <w:t>1</w:t>
              </w:r>
              <w:r w:rsidR="006D74A4">
                <w:rPr>
                  <w:rFonts w:asciiTheme="minorHAnsi" w:hAnsiTheme="minorHAnsi"/>
                  <w:b/>
                  <w:color w:val="FFFF00"/>
                  <w:sz w:val="22"/>
                  <w:szCs w:val="22"/>
                </w:rPr>
                <w:t>4</w:t>
              </w:r>
            </w:ins>
          </w:p>
        </w:tc>
        <w:tc>
          <w:tcPr>
            <w:tcW w:w="1182" w:type="dxa"/>
            <w:tcBorders>
              <w:top w:val="single" w:sz="4" w:space="0" w:color="auto"/>
              <w:bottom w:val="single" w:sz="6" w:space="0" w:color="auto"/>
            </w:tcBorders>
            <w:shd w:val="clear" w:color="auto" w:fill="002060"/>
          </w:tcPr>
          <w:p w14:paraId="3A7BFCEB" w14:textId="77777777" w:rsidR="00F80695" w:rsidRPr="004330FD" w:rsidRDefault="00F80695" w:rsidP="006D74A4">
            <w:pPr>
              <w:jc w:val="center"/>
              <w:rPr>
                <w:rFonts w:asciiTheme="minorHAnsi" w:hAnsiTheme="minorHAnsi"/>
                <w:b/>
                <w:sz w:val="22"/>
                <w:szCs w:val="22"/>
              </w:rPr>
            </w:pPr>
            <w:del w:id="156" w:author="michael.ciccarello" w:date="2013-02-07T10:51:00Z">
              <w:r w:rsidRPr="004330FD" w:rsidDel="006D74A4">
                <w:rPr>
                  <w:rFonts w:asciiTheme="minorHAnsi" w:hAnsiTheme="minorHAnsi"/>
                  <w:b/>
                  <w:sz w:val="22"/>
                  <w:szCs w:val="22"/>
                </w:rPr>
                <w:delText>FY</w:delText>
              </w:r>
              <w:r w:rsidRPr="004330FD" w:rsidDel="006D74A4">
                <w:rPr>
                  <w:rFonts w:asciiTheme="minorHAnsi" w:hAnsiTheme="minorHAnsi"/>
                  <w:b/>
                  <w:color w:val="FFFF00"/>
                  <w:sz w:val="22"/>
                  <w:szCs w:val="22"/>
                </w:rPr>
                <w:delText>14</w:delText>
              </w:r>
            </w:del>
            <w:ins w:id="157" w:author="michael.ciccarello" w:date="2013-02-07T10:51:00Z">
              <w:r w:rsidR="006D74A4" w:rsidRPr="004330FD">
                <w:rPr>
                  <w:rFonts w:asciiTheme="minorHAnsi" w:hAnsiTheme="minorHAnsi"/>
                  <w:b/>
                  <w:sz w:val="22"/>
                  <w:szCs w:val="22"/>
                </w:rPr>
                <w:t>FY</w:t>
              </w:r>
              <w:r w:rsidR="006D74A4" w:rsidRPr="004330FD">
                <w:rPr>
                  <w:rFonts w:asciiTheme="minorHAnsi" w:hAnsiTheme="minorHAnsi"/>
                  <w:b/>
                  <w:color w:val="FFFF00"/>
                  <w:sz w:val="22"/>
                  <w:szCs w:val="22"/>
                </w:rPr>
                <w:t>1</w:t>
              </w:r>
              <w:r w:rsidR="006D74A4">
                <w:rPr>
                  <w:rFonts w:asciiTheme="minorHAnsi" w:hAnsiTheme="minorHAnsi"/>
                  <w:b/>
                  <w:color w:val="FFFF00"/>
                  <w:sz w:val="22"/>
                  <w:szCs w:val="22"/>
                </w:rPr>
                <w:t>5</w:t>
              </w:r>
            </w:ins>
          </w:p>
        </w:tc>
        <w:tc>
          <w:tcPr>
            <w:tcW w:w="1182" w:type="dxa"/>
            <w:tcBorders>
              <w:top w:val="single" w:sz="4" w:space="0" w:color="auto"/>
              <w:bottom w:val="single" w:sz="6" w:space="0" w:color="auto"/>
            </w:tcBorders>
            <w:shd w:val="clear" w:color="auto" w:fill="002060"/>
          </w:tcPr>
          <w:p w14:paraId="3A7BFCEC" w14:textId="77777777" w:rsidR="00F80695" w:rsidRPr="004330FD" w:rsidRDefault="00F80695" w:rsidP="006C4101">
            <w:pPr>
              <w:jc w:val="center"/>
              <w:rPr>
                <w:rFonts w:asciiTheme="minorHAnsi" w:hAnsiTheme="minorHAnsi"/>
                <w:b/>
                <w:sz w:val="22"/>
                <w:szCs w:val="22"/>
              </w:rPr>
            </w:pPr>
            <w:r w:rsidRPr="004330FD">
              <w:rPr>
                <w:rFonts w:asciiTheme="minorHAnsi" w:hAnsiTheme="minorHAnsi"/>
                <w:b/>
                <w:sz w:val="22"/>
                <w:szCs w:val="22"/>
              </w:rPr>
              <w:t>Total</w:t>
            </w:r>
          </w:p>
        </w:tc>
      </w:tr>
      <w:tr w:rsidR="00F80695" w:rsidRPr="004330FD" w14:paraId="3A7BFCF3" w14:textId="77777777" w:rsidTr="00C7301C">
        <w:trPr>
          <w:jc w:val="center"/>
        </w:trPr>
        <w:tc>
          <w:tcPr>
            <w:tcW w:w="2149" w:type="dxa"/>
            <w:tcBorders>
              <w:top w:val="single" w:sz="6" w:space="0" w:color="auto"/>
            </w:tcBorders>
          </w:tcPr>
          <w:p w14:paraId="3A7BFCEE" w14:textId="77777777" w:rsidR="00F80695" w:rsidRPr="004330FD" w:rsidRDefault="00F80695" w:rsidP="00D212A7">
            <w:pPr>
              <w:rPr>
                <w:rFonts w:asciiTheme="minorHAnsi" w:hAnsiTheme="minorHAnsi"/>
              </w:rPr>
            </w:pPr>
            <w:r w:rsidRPr="004330FD">
              <w:rPr>
                <w:rFonts w:asciiTheme="minorHAnsi" w:hAnsiTheme="minorHAnsi"/>
              </w:rPr>
              <w:t>Internal (S&amp;T)</w:t>
            </w:r>
          </w:p>
        </w:tc>
        <w:tc>
          <w:tcPr>
            <w:tcW w:w="1068" w:type="dxa"/>
            <w:tcBorders>
              <w:top w:val="single" w:sz="6" w:space="0" w:color="auto"/>
            </w:tcBorders>
            <w:vAlign w:val="center"/>
          </w:tcPr>
          <w:p w14:paraId="3A7BFCEF" w14:textId="77777777" w:rsidR="00F80695" w:rsidRPr="004330FD" w:rsidRDefault="00F80695" w:rsidP="00D212A7">
            <w:pPr>
              <w:jc w:val="center"/>
              <w:rPr>
                <w:rFonts w:asciiTheme="minorHAnsi" w:hAnsiTheme="minorHAnsi"/>
                <w:color w:val="002060"/>
              </w:rPr>
            </w:pPr>
            <w:del w:id="158" w:author="michael.ciccarello" w:date="2013-02-07T10:50:00Z">
              <w:r w:rsidRPr="004330FD" w:rsidDel="006D74A4">
                <w:rPr>
                  <w:rFonts w:asciiTheme="minorHAnsi" w:hAnsiTheme="minorHAnsi"/>
                  <w:color w:val="002060"/>
                </w:rPr>
                <w:delText>1.134</w:delText>
              </w:r>
            </w:del>
            <w:ins w:id="159" w:author="michael.ciccarello" w:date="2013-02-07T10:50:00Z">
              <w:r w:rsidR="006D74A4">
                <w:rPr>
                  <w:rFonts w:asciiTheme="minorHAnsi" w:hAnsiTheme="minorHAnsi"/>
                  <w:color w:val="002060"/>
                </w:rPr>
                <w:t>3.</w:t>
              </w:r>
            </w:ins>
            <w:ins w:id="160" w:author="michael.ciccarello" w:date="2013-02-07T10:51:00Z">
              <w:r w:rsidR="006D74A4">
                <w:rPr>
                  <w:rFonts w:asciiTheme="minorHAnsi" w:hAnsiTheme="minorHAnsi"/>
                  <w:color w:val="002060"/>
                </w:rPr>
                <w:t>5</w:t>
              </w:r>
            </w:ins>
          </w:p>
        </w:tc>
        <w:tc>
          <w:tcPr>
            <w:tcW w:w="1254" w:type="dxa"/>
            <w:tcBorders>
              <w:top w:val="single" w:sz="6" w:space="0" w:color="auto"/>
            </w:tcBorders>
            <w:vAlign w:val="center"/>
          </w:tcPr>
          <w:p w14:paraId="3A7BFCF0" w14:textId="77777777" w:rsidR="00F80695" w:rsidRPr="004330FD" w:rsidRDefault="00F80695" w:rsidP="00D212A7">
            <w:pPr>
              <w:jc w:val="center"/>
              <w:rPr>
                <w:rFonts w:asciiTheme="minorHAnsi" w:hAnsiTheme="minorHAnsi"/>
                <w:color w:val="002060"/>
              </w:rPr>
            </w:pPr>
            <w:del w:id="161" w:author="michael.ciccarello" w:date="2013-02-07T10:51:00Z">
              <w:r w:rsidRPr="004330FD" w:rsidDel="006D74A4">
                <w:rPr>
                  <w:rFonts w:asciiTheme="minorHAnsi" w:hAnsiTheme="minorHAnsi"/>
                  <w:color w:val="002060"/>
                </w:rPr>
                <w:delText>3.5</w:delText>
              </w:r>
            </w:del>
            <w:ins w:id="162" w:author="michael.ciccarello" w:date="2013-02-07T10:51:00Z">
              <w:r w:rsidR="006D74A4">
                <w:rPr>
                  <w:rFonts w:asciiTheme="minorHAnsi" w:hAnsiTheme="minorHAnsi"/>
                  <w:color w:val="002060"/>
                </w:rPr>
                <w:t>2.0</w:t>
              </w:r>
            </w:ins>
          </w:p>
        </w:tc>
        <w:tc>
          <w:tcPr>
            <w:tcW w:w="1182" w:type="dxa"/>
            <w:tcBorders>
              <w:top w:val="single" w:sz="6" w:space="0" w:color="auto"/>
            </w:tcBorders>
          </w:tcPr>
          <w:p w14:paraId="3A7BFCF1" w14:textId="77777777" w:rsidR="00F80695" w:rsidRPr="004330FD" w:rsidRDefault="00F80695" w:rsidP="006D74A4">
            <w:pPr>
              <w:rPr>
                <w:rFonts w:asciiTheme="minorHAnsi" w:hAnsiTheme="minorHAnsi"/>
                <w:color w:val="002060"/>
              </w:rPr>
            </w:pPr>
            <w:r w:rsidRPr="004330FD">
              <w:rPr>
                <w:rFonts w:asciiTheme="minorHAnsi" w:hAnsiTheme="minorHAnsi"/>
                <w:color w:val="002060"/>
              </w:rPr>
              <w:t xml:space="preserve">       </w:t>
            </w:r>
            <w:del w:id="163" w:author="michael.ciccarello" w:date="2013-02-07T10:51:00Z">
              <w:r w:rsidRPr="004330FD" w:rsidDel="006D74A4">
                <w:rPr>
                  <w:rFonts w:asciiTheme="minorHAnsi" w:hAnsiTheme="minorHAnsi"/>
                  <w:color w:val="002060"/>
                </w:rPr>
                <w:delText>2</w:delText>
              </w:r>
            </w:del>
            <w:ins w:id="164" w:author="michael.ciccarello" w:date="2013-02-07T10:51:00Z">
              <w:r w:rsidR="006D74A4">
                <w:rPr>
                  <w:rFonts w:asciiTheme="minorHAnsi" w:hAnsiTheme="minorHAnsi"/>
                  <w:color w:val="002060"/>
                </w:rPr>
                <w:t>0</w:t>
              </w:r>
            </w:ins>
            <w:r w:rsidRPr="004330FD">
              <w:rPr>
                <w:rFonts w:asciiTheme="minorHAnsi" w:hAnsiTheme="minorHAnsi"/>
                <w:color w:val="002060"/>
              </w:rPr>
              <w:t>.0</w:t>
            </w:r>
          </w:p>
        </w:tc>
        <w:tc>
          <w:tcPr>
            <w:tcW w:w="1182" w:type="dxa"/>
            <w:tcBorders>
              <w:top w:val="single" w:sz="6" w:space="0" w:color="auto"/>
            </w:tcBorders>
          </w:tcPr>
          <w:p w14:paraId="3A7BFCF2" w14:textId="77777777" w:rsidR="00F80695" w:rsidRPr="004330FD" w:rsidRDefault="00F80695" w:rsidP="00D212A7">
            <w:pPr>
              <w:jc w:val="center"/>
              <w:rPr>
                <w:rFonts w:asciiTheme="minorHAnsi" w:hAnsiTheme="minorHAnsi"/>
                <w:color w:val="595959" w:themeColor="text1" w:themeTint="A6"/>
              </w:rPr>
            </w:pPr>
            <w:del w:id="165" w:author="michael.ciccarello" w:date="2013-02-07T10:51:00Z">
              <w:r w:rsidRPr="004330FD" w:rsidDel="006D74A4">
                <w:rPr>
                  <w:rFonts w:asciiTheme="minorHAnsi" w:hAnsiTheme="minorHAnsi"/>
                </w:rPr>
                <w:delText>6.634</w:delText>
              </w:r>
            </w:del>
            <w:ins w:id="166" w:author="michael.ciccarello" w:date="2013-02-07T10:51:00Z">
              <w:r w:rsidR="006D74A4">
                <w:rPr>
                  <w:rFonts w:asciiTheme="minorHAnsi" w:hAnsiTheme="minorHAnsi"/>
                </w:rPr>
                <w:t>5.5</w:t>
              </w:r>
            </w:ins>
          </w:p>
        </w:tc>
      </w:tr>
    </w:tbl>
    <w:p w14:paraId="3A7BFCF4" w14:textId="77777777" w:rsidR="008A0805" w:rsidRPr="004330FD" w:rsidRDefault="00BE17D4" w:rsidP="00D212A7">
      <w:pPr>
        <w:pStyle w:val="CaptionBAH"/>
      </w:pPr>
      <w:r w:rsidRPr="004330FD">
        <w:t xml:space="preserve">Figure </w:t>
      </w:r>
      <w:r w:rsidR="00686D8F">
        <w:fldChar w:fldCharType="begin"/>
      </w:r>
      <w:r w:rsidR="00686D8F">
        <w:instrText xml:space="preserve"> SEQ Figure \* ARABIC </w:instrText>
      </w:r>
      <w:r w:rsidR="00686D8F">
        <w:fldChar w:fldCharType="separate"/>
      </w:r>
      <w:r w:rsidR="00582886" w:rsidRPr="004330FD">
        <w:rPr>
          <w:noProof/>
        </w:rPr>
        <w:t>2</w:t>
      </w:r>
      <w:r w:rsidR="00686D8F">
        <w:rPr>
          <w:noProof/>
        </w:rPr>
        <w:fldChar w:fldCharType="end"/>
      </w:r>
      <w:r w:rsidRPr="004330FD">
        <w:t>: Budget Source Summary</w:t>
      </w:r>
    </w:p>
    <w:p w14:paraId="3A7BFCF5" w14:textId="77777777" w:rsidR="008A0805" w:rsidRPr="004330FD" w:rsidRDefault="008A0805" w:rsidP="00D212A7">
      <w:pPr>
        <w:spacing w:after="200" w:line="276" w:lineRule="auto"/>
        <w:rPr>
          <w:rFonts w:asciiTheme="minorHAnsi" w:hAnsiTheme="minorHAnsi" w:cstheme="minorHAnsi"/>
          <w:b/>
          <w:bCs/>
          <w:i/>
          <w:sz w:val="22"/>
        </w:rPr>
      </w:pPr>
      <w:r w:rsidRPr="004330FD">
        <w:rPr>
          <w:rFonts w:asciiTheme="minorHAnsi" w:hAnsiTheme="minorHAnsi" w:cstheme="minorHAnsi"/>
          <w:b/>
          <w:bCs/>
        </w:rPr>
        <w:br w:type="page"/>
      </w:r>
    </w:p>
    <w:p w14:paraId="3A7BFCF6" w14:textId="77777777" w:rsidR="00B2712F" w:rsidRPr="004330FD" w:rsidRDefault="00B2712F" w:rsidP="00D212A7">
      <w:pPr>
        <w:rPr>
          <w:b/>
        </w:rPr>
      </w:pPr>
      <w:bookmarkStart w:id="167" w:name="_Toc314117764"/>
      <w:bookmarkEnd w:id="132"/>
      <w:bookmarkEnd w:id="133"/>
      <w:bookmarkEnd w:id="134"/>
      <w:bookmarkEnd w:id="135"/>
      <w:bookmarkEnd w:id="136"/>
      <w:bookmarkEnd w:id="167"/>
    </w:p>
    <w:p w14:paraId="3A7BFCF7" w14:textId="77777777" w:rsidR="00B2712F" w:rsidRPr="004330FD" w:rsidRDefault="00B2712F" w:rsidP="00D212A7">
      <w:pPr>
        <w:pStyle w:val="Heading2"/>
      </w:pPr>
      <w:bookmarkStart w:id="168" w:name="_Toc299031936"/>
      <w:bookmarkStart w:id="169" w:name="_Toc299373327"/>
      <w:bookmarkStart w:id="170" w:name="_Toc300064069"/>
      <w:bookmarkStart w:id="171" w:name="_Toc300236497"/>
      <w:bookmarkStart w:id="172" w:name="_Toc300845405"/>
      <w:bookmarkStart w:id="173" w:name="_Toc313612709"/>
      <w:bookmarkStart w:id="174" w:name="_Toc315868981"/>
      <w:bookmarkStart w:id="175" w:name="_Toc317842054"/>
      <w:r w:rsidRPr="004330FD">
        <w:t>Project Organization</w:t>
      </w:r>
      <w:bookmarkEnd w:id="168"/>
      <w:bookmarkEnd w:id="169"/>
      <w:bookmarkEnd w:id="170"/>
      <w:bookmarkEnd w:id="171"/>
      <w:bookmarkEnd w:id="172"/>
      <w:bookmarkEnd w:id="173"/>
      <w:bookmarkEnd w:id="174"/>
      <w:bookmarkEnd w:id="175"/>
    </w:p>
    <w:p w14:paraId="3A7BFCF8" w14:textId="77777777" w:rsidR="001464A3" w:rsidRPr="004330FD" w:rsidRDefault="001464A3" w:rsidP="00D212A7">
      <w:pPr>
        <w:pStyle w:val="ParagraphBAH"/>
        <w:ind w:left="720"/>
        <w:rPr>
          <w:b/>
          <w:sz w:val="22"/>
        </w:rPr>
      </w:pPr>
      <w:r w:rsidRPr="004330FD">
        <w:rPr>
          <w:b/>
          <w:sz w:val="22"/>
        </w:rPr>
        <w:t>BMD Internal Staff Organization</w:t>
      </w:r>
    </w:p>
    <w:tbl>
      <w:tblPr>
        <w:tblStyle w:val="TableGrid"/>
        <w:tblW w:w="9725" w:type="dxa"/>
        <w:jc w:val="center"/>
        <w:tblLook w:val="04A0" w:firstRow="1" w:lastRow="0" w:firstColumn="1" w:lastColumn="0" w:noHBand="0" w:noVBand="1"/>
      </w:tblPr>
      <w:tblGrid>
        <w:gridCol w:w="1316"/>
        <w:gridCol w:w="1432"/>
        <w:gridCol w:w="1307"/>
        <w:gridCol w:w="4597"/>
        <w:gridCol w:w="1073"/>
      </w:tblGrid>
      <w:tr w:rsidR="000C132A" w:rsidRPr="004330FD" w14:paraId="3A7BFCFE" w14:textId="77777777" w:rsidTr="00894D6F">
        <w:trPr>
          <w:trHeight w:val="314"/>
          <w:jc w:val="center"/>
        </w:trPr>
        <w:tc>
          <w:tcPr>
            <w:tcW w:w="1724" w:type="dxa"/>
            <w:shd w:val="clear" w:color="auto" w:fill="002060"/>
            <w:vAlign w:val="center"/>
          </w:tcPr>
          <w:p w14:paraId="3A7BFCF9" w14:textId="77777777" w:rsidR="001464A3" w:rsidRPr="004330FD" w:rsidRDefault="001464A3"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Name</w:t>
            </w:r>
          </w:p>
        </w:tc>
        <w:tc>
          <w:tcPr>
            <w:tcW w:w="1685" w:type="dxa"/>
            <w:shd w:val="clear" w:color="auto" w:fill="002060"/>
            <w:vAlign w:val="center"/>
          </w:tcPr>
          <w:p w14:paraId="3A7BFCFA" w14:textId="77777777" w:rsidR="001464A3" w:rsidRPr="004330FD" w:rsidRDefault="001464A3"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Organization</w:t>
            </w:r>
          </w:p>
        </w:tc>
        <w:tc>
          <w:tcPr>
            <w:tcW w:w="2174" w:type="dxa"/>
            <w:shd w:val="clear" w:color="auto" w:fill="002060"/>
            <w:vAlign w:val="center"/>
          </w:tcPr>
          <w:p w14:paraId="3A7BFCFB" w14:textId="77777777" w:rsidR="001464A3" w:rsidRPr="004330FD" w:rsidRDefault="001464A3"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Title/Role</w:t>
            </w:r>
          </w:p>
        </w:tc>
        <w:tc>
          <w:tcPr>
            <w:tcW w:w="2783" w:type="dxa"/>
            <w:shd w:val="clear" w:color="auto" w:fill="002060"/>
            <w:vAlign w:val="center"/>
          </w:tcPr>
          <w:p w14:paraId="3A7BFCFC" w14:textId="77777777" w:rsidR="001464A3" w:rsidRPr="004330FD" w:rsidRDefault="001464A3"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Email</w:t>
            </w:r>
          </w:p>
        </w:tc>
        <w:tc>
          <w:tcPr>
            <w:tcW w:w="1359" w:type="dxa"/>
            <w:shd w:val="clear" w:color="auto" w:fill="002060"/>
            <w:vAlign w:val="center"/>
          </w:tcPr>
          <w:p w14:paraId="3A7BFCFD" w14:textId="77777777" w:rsidR="001464A3" w:rsidRPr="004330FD" w:rsidRDefault="001464A3"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Phone</w:t>
            </w:r>
          </w:p>
        </w:tc>
      </w:tr>
      <w:tr w:rsidR="000C132A" w:rsidRPr="004330FD" w14:paraId="3A7BFD04" w14:textId="77777777" w:rsidTr="00894D6F">
        <w:trPr>
          <w:jc w:val="center"/>
        </w:trPr>
        <w:tc>
          <w:tcPr>
            <w:tcW w:w="1724" w:type="dxa"/>
            <w:shd w:val="clear" w:color="auto" w:fill="auto"/>
          </w:tcPr>
          <w:p w14:paraId="3A7BFCFF"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Thomas Tomaiko</w:t>
            </w:r>
          </w:p>
        </w:tc>
        <w:tc>
          <w:tcPr>
            <w:tcW w:w="1685" w:type="dxa"/>
            <w:shd w:val="clear" w:color="auto" w:fill="auto"/>
          </w:tcPr>
          <w:p w14:paraId="3A7BFD00"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DHS S&amp;</w:t>
            </w:r>
            <w:r w:rsidR="008B3DED" w:rsidRPr="004330FD">
              <w:rPr>
                <w:rFonts w:asciiTheme="minorHAnsi" w:hAnsiTheme="minorHAnsi"/>
                <w:sz w:val="20"/>
                <w:szCs w:val="20"/>
              </w:rPr>
              <w:t>T</w:t>
            </w:r>
          </w:p>
        </w:tc>
        <w:tc>
          <w:tcPr>
            <w:tcW w:w="2174" w:type="dxa"/>
            <w:shd w:val="clear" w:color="auto" w:fill="auto"/>
          </w:tcPr>
          <w:p w14:paraId="3A7BFD01"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Program Manager</w:t>
            </w:r>
          </w:p>
        </w:tc>
        <w:tc>
          <w:tcPr>
            <w:tcW w:w="2783" w:type="dxa"/>
            <w:shd w:val="clear" w:color="auto" w:fill="auto"/>
          </w:tcPr>
          <w:p w14:paraId="3A7BFD02" w14:textId="77777777" w:rsidR="001464A3" w:rsidRPr="00D12FE0" w:rsidRDefault="00686D8F" w:rsidP="00C7301C">
            <w:pPr>
              <w:pStyle w:val="Heading2"/>
              <w:numPr>
                <w:ilvl w:val="0"/>
                <w:numId w:val="0"/>
              </w:numPr>
              <w:tabs>
                <w:tab w:val="left" w:pos="720"/>
              </w:tabs>
              <w:spacing w:before="0" w:after="0"/>
              <w:outlineLvl w:val="1"/>
              <w:rPr>
                <w:rFonts w:asciiTheme="minorHAnsi" w:hAnsiTheme="minorHAnsi"/>
                <w:sz w:val="20"/>
                <w:szCs w:val="20"/>
              </w:rPr>
            </w:pPr>
            <w:hyperlink r:id="rId15" w:history="1">
              <w:r w:rsidR="001464A3" w:rsidRPr="00D12FE0">
                <w:rPr>
                  <w:rStyle w:val="Hyperlink"/>
                  <w:rFonts w:asciiTheme="minorHAnsi" w:hAnsiTheme="minorHAnsi"/>
                  <w:color w:val="auto"/>
                  <w:sz w:val="20"/>
                  <w:szCs w:val="20"/>
                </w:rPr>
                <w:t>Thomas.tomaiko@hq.dhs.gov</w:t>
              </w:r>
            </w:hyperlink>
          </w:p>
        </w:tc>
        <w:tc>
          <w:tcPr>
            <w:tcW w:w="1359" w:type="dxa"/>
            <w:shd w:val="clear" w:color="auto" w:fill="auto"/>
          </w:tcPr>
          <w:p w14:paraId="3A7BFD03"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202-254-5681</w:t>
            </w:r>
          </w:p>
        </w:tc>
      </w:tr>
      <w:tr w:rsidR="000C132A" w:rsidRPr="004330FD" w14:paraId="3A7BFD0A" w14:textId="77777777" w:rsidTr="00894D6F">
        <w:trPr>
          <w:jc w:val="center"/>
        </w:trPr>
        <w:tc>
          <w:tcPr>
            <w:tcW w:w="1724" w:type="dxa"/>
            <w:shd w:val="clear" w:color="auto" w:fill="auto"/>
          </w:tcPr>
          <w:p w14:paraId="3A7BFD05"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Gerald Bowe</w:t>
            </w:r>
          </w:p>
        </w:tc>
        <w:tc>
          <w:tcPr>
            <w:tcW w:w="1685" w:type="dxa"/>
            <w:shd w:val="clear" w:color="auto" w:fill="auto"/>
          </w:tcPr>
          <w:p w14:paraId="3A7BFD06"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DHS S&amp;T</w:t>
            </w:r>
          </w:p>
        </w:tc>
        <w:tc>
          <w:tcPr>
            <w:tcW w:w="2174" w:type="dxa"/>
            <w:shd w:val="clear" w:color="auto" w:fill="auto"/>
          </w:tcPr>
          <w:p w14:paraId="3A7BFD07" w14:textId="77777777" w:rsidR="001464A3" w:rsidRPr="004330FD" w:rsidRDefault="001464A3" w:rsidP="00C7301C">
            <w:pPr>
              <w:pStyle w:val="Heading2"/>
              <w:numPr>
                <w:ilvl w:val="0"/>
                <w:numId w:val="0"/>
              </w:numPr>
              <w:tabs>
                <w:tab w:val="left" w:pos="720"/>
              </w:tabs>
              <w:spacing w:before="0" w:after="0"/>
              <w:jc w:val="center"/>
              <w:outlineLvl w:val="1"/>
              <w:rPr>
                <w:rFonts w:asciiTheme="minorHAnsi" w:hAnsiTheme="minorHAnsi"/>
                <w:sz w:val="20"/>
                <w:szCs w:val="20"/>
              </w:rPr>
            </w:pPr>
            <w:r w:rsidRPr="004330FD">
              <w:rPr>
                <w:rFonts w:asciiTheme="minorHAnsi" w:hAnsiTheme="minorHAnsi"/>
                <w:sz w:val="20"/>
                <w:szCs w:val="20"/>
              </w:rPr>
              <w:t>Operations Manger</w:t>
            </w:r>
          </w:p>
        </w:tc>
        <w:tc>
          <w:tcPr>
            <w:tcW w:w="2783" w:type="dxa"/>
            <w:shd w:val="clear" w:color="auto" w:fill="auto"/>
          </w:tcPr>
          <w:p w14:paraId="3A7BFD08" w14:textId="77777777" w:rsidR="001464A3" w:rsidRPr="00D12FE0" w:rsidRDefault="00686D8F" w:rsidP="00C7301C">
            <w:pPr>
              <w:pStyle w:val="Heading2"/>
              <w:numPr>
                <w:ilvl w:val="0"/>
                <w:numId w:val="0"/>
              </w:numPr>
              <w:tabs>
                <w:tab w:val="left" w:pos="720"/>
              </w:tabs>
              <w:spacing w:before="0" w:after="0"/>
              <w:outlineLvl w:val="1"/>
              <w:rPr>
                <w:rFonts w:asciiTheme="minorHAnsi" w:hAnsiTheme="minorHAnsi"/>
                <w:sz w:val="20"/>
                <w:szCs w:val="20"/>
              </w:rPr>
            </w:pPr>
            <w:hyperlink r:id="rId16" w:history="1">
              <w:r w:rsidR="001464A3" w:rsidRPr="00D12FE0">
                <w:rPr>
                  <w:rStyle w:val="Hyperlink"/>
                  <w:rFonts w:asciiTheme="minorHAnsi" w:hAnsiTheme="minorHAnsi"/>
                  <w:color w:val="auto"/>
                  <w:sz w:val="20"/>
                  <w:szCs w:val="20"/>
                </w:rPr>
                <w:t>gbowe@caci.com</w:t>
              </w:r>
            </w:hyperlink>
          </w:p>
        </w:tc>
        <w:tc>
          <w:tcPr>
            <w:tcW w:w="1359" w:type="dxa"/>
            <w:shd w:val="clear" w:color="auto" w:fill="auto"/>
          </w:tcPr>
          <w:p w14:paraId="3A7BFD09"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561-389-8103</w:t>
            </w:r>
          </w:p>
        </w:tc>
      </w:tr>
      <w:tr w:rsidR="000C132A" w:rsidRPr="004330FD" w14:paraId="3A7BFD10" w14:textId="77777777" w:rsidTr="00894D6F">
        <w:trPr>
          <w:jc w:val="center"/>
        </w:trPr>
        <w:tc>
          <w:tcPr>
            <w:tcW w:w="1724" w:type="dxa"/>
            <w:shd w:val="clear" w:color="auto" w:fill="auto"/>
          </w:tcPr>
          <w:p w14:paraId="3A7BFD0B"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Kim Babcock</w:t>
            </w:r>
          </w:p>
        </w:tc>
        <w:tc>
          <w:tcPr>
            <w:tcW w:w="1685" w:type="dxa"/>
            <w:shd w:val="clear" w:color="auto" w:fill="auto"/>
          </w:tcPr>
          <w:p w14:paraId="3A7BFD0C"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USCG</w:t>
            </w:r>
          </w:p>
        </w:tc>
        <w:tc>
          <w:tcPr>
            <w:tcW w:w="2174" w:type="dxa"/>
            <w:shd w:val="clear" w:color="auto" w:fill="auto"/>
          </w:tcPr>
          <w:p w14:paraId="3A7BFD0D"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Transition Manager</w:t>
            </w:r>
          </w:p>
        </w:tc>
        <w:tc>
          <w:tcPr>
            <w:tcW w:w="2783" w:type="dxa"/>
            <w:shd w:val="clear" w:color="auto" w:fill="auto"/>
          </w:tcPr>
          <w:p w14:paraId="3A7BFD0E" w14:textId="77777777" w:rsidR="001464A3" w:rsidRPr="00D12FE0" w:rsidRDefault="00686D8F" w:rsidP="00C7301C">
            <w:pPr>
              <w:pStyle w:val="Heading2"/>
              <w:numPr>
                <w:ilvl w:val="0"/>
                <w:numId w:val="0"/>
              </w:numPr>
              <w:tabs>
                <w:tab w:val="left" w:pos="720"/>
              </w:tabs>
              <w:spacing w:before="0" w:after="0"/>
              <w:outlineLvl w:val="1"/>
              <w:rPr>
                <w:rFonts w:asciiTheme="minorHAnsi" w:hAnsiTheme="minorHAnsi"/>
                <w:sz w:val="20"/>
                <w:szCs w:val="20"/>
              </w:rPr>
            </w:pPr>
            <w:hyperlink r:id="rId17" w:history="1">
              <w:r w:rsidR="001464A3" w:rsidRPr="00D12FE0">
                <w:rPr>
                  <w:rStyle w:val="Hyperlink"/>
                  <w:rFonts w:asciiTheme="minorHAnsi" w:hAnsiTheme="minorHAnsi"/>
                  <w:color w:val="auto"/>
                  <w:sz w:val="20"/>
                  <w:szCs w:val="20"/>
                </w:rPr>
                <w:t>Kim.r.babcock@uscg.mil</w:t>
              </w:r>
            </w:hyperlink>
          </w:p>
        </w:tc>
        <w:tc>
          <w:tcPr>
            <w:tcW w:w="1359" w:type="dxa"/>
            <w:shd w:val="clear" w:color="auto" w:fill="auto"/>
          </w:tcPr>
          <w:p w14:paraId="3A7BFD0F"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860-271-2719</w:t>
            </w:r>
          </w:p>
        </w:tc>
      </w:tr>
      <w:tr w:rsidR="000C132A" w:rsidRPr="004330FD" w14:paraId="3A7BFD16" w14:textId="77777777" w:rsidTr="00894D6F">
        <w:trPr>
          <w:jc w:val="center"/>
        </w:trPr>
        <w:tc>
          <w:tcPr>
            <w:tcW w:w="1724" w:type="dxa"/>
            <w:shd w:val="clear" w:color="auto" w:fill="auto"/>
          </w:tcPr>
          <w:p w14:paraId="3A7BFD11"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Shawn McDonald</w:t>
            </w:r>
          </w:p>
        </w:tc>
        <w:tc>
          <w:tcPr>
            <w:tcW w:w="1685" w:type="dxa"/>
            <w:shd w:val="clear" w:color="auto" w:fill="auto"/>
          </w:tcPr>
          <w:p w14:paraId="3A7BFD12" w14:textId="77777777" w:rsidR="001464A3" w:rsidRPr="004330FD" w:rsidRDefault="000C132A" w:rsidP="00C7301C">
            <w:pPr>
              <w:pStyle w:val="Heading2"/>
              <w:numPr>
                <w:ilvl w:val="0"/>
                <w:numId w:val="0"/>
              </w:numPr>
              <w:tabs>
                <w:tab w:val="left" w:pos="720"/>
              </w:tabs>
              <w:spacing w:before="0" w:after="0"/>
              <w:outlineLvl w:val="1"/>
              <w:rPr>
                <w:rFonts w:asciiTheme="minorHAnsi" w:hAnsiTheme="minorHAnsi"/>
                <w:sz w:val="20"/>
                <w:szCs w:val="20"/>
              </w:rPr>
            </w:pPr>
            <w:ins w:id="176" w:author="michael.ciccarello" w:date="2013-02-07T10:43:00Z">
              <w:r>
                <w:rPr>
                  <w:rFonts w:asciiTheme="minorHAnsi" w:hAnsiTheme="minorHAnsi"/>
                  <w:sz w:val="20"/>
                  <w:szCs w:val="20"/>
                </w:rPr>
                <w:t>DHS S&amp;T (</w:t>
              </w:r>
            </w:ins>
            <w:r w:rsidR="001464A3" w:rsidRPr="004330FD">
              <w:rPr>
                <w:rFonts w:asciiTheme="minorHAnsi" w:hAnsiTheme="minorHAnsi"/>
                <w:sz w:val="20"/>
                <w:szCs w:val="20"/>
              </w:rPr>
              <w:t>NSWC</w:t>
            </w:r>
            <w:ins w:id="177" w:author="michael.ciccarello" w:date="2013-02-07T10:43:00Z">
              <w:r>
                <w:rPr>
                  <w:rFonts w:asciiTheme="minorHAnsi" w:hAnsiTheme="minorHAnsi"/>
                  <w:sz w:val="20"/>
                  <w:szCs w:val="20"/>
                </w:rPr>
                <w:t>)</w:t>
              </w:r>
            </w:ins>
          </w:p>
        </w:tc>
        <w:tc>
          <w:tcPr>
            <w:tcW w:w="2174" w:type="dxa"/>
            <w:shd w:val="clear" w:color="auto" w:fill="auto"/>
          </w:tcPr>
          <w:p w14:paraId="3A7BFD13" w14:textId="77777777" w:rsidR="001464A3" w:rsidRPr="004330FD" w:rsidRDefault="001464A3"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Technology Manager</w:t>
            </w:r>
          </w:p>
        </w:tc>
        <w:tc>
          <w:tcPr>
            <w:tcW w:w="2783" w:type="dxa"/>
            <w:shd w:val="clear" w:color="auto" w:fill="auto"/>
          </w:tcPr>
          <w:p w14:paraId="3A7BFD14" w14:textId="77777777" w:rsidR="001464A3" w:rsidRPr="00D12FE0" w:rsidRDefault="00686D8F" w:rsidP="00C7301C">
            <w:pPr>
              <w:pStyle w:val="Heading2"/>
              <w:numPr>
                <w:ilvl w:val="0"/>
                <w:numId w:val="0"/>
              </w:numPr>
              <w:tabs>
                <w:tab w:val="left" w:pos="720"/>
              </w:tabs>
              <w:spacing w:before="0" w:after="0"/>
              <w:outlineLvl w:val="1"/>
              <w:rPr>
                <w:rFonts w:asciiTheme="minorHAnsi" w:hAnsiTheme="minorHAnsi"/>
                <w:sz w:val="20"/>
                <w:szCs w:val="20"/>
              </w:rPr>
            </w:pPr>
            <w:hyperlink r:id="rId18" w:history="1">
              <w:r w:rsidR="004E1CAB" w:rsidRPr="00D12FE0">
                <w:rPr>
                  <w:rStyle w:val="Hyperlink"/>
                  <w:rFonts w:asciiTheme="minorHAnsi" w:hAnsiTheme="minorHAnsi"/>
                  <w:color w:val="auto"/>
                  <w:sz w:val="20"/>
                  <w:szCs w:val="20"/>
                </w:rPr>
                <w:t>Shawn.mcdonald1@navy.mil</w:t>
              </w:r>
            </w:hyperlink>
          </w:p>
        </w:tc>
        <w:tc>
          <w:tcPr>
            <w:tcW w:w="1359" w:type="dxa"/>
            <w:shd w:val="clear" w:color="auto" w:fill="auto"/>
          </w:tcPr>
          <w:p w14:paraId="3A7BFD15" w14:textId="77777777" w:rsidR="001464A3" w:rsidRPr="004330FD" w:rsidRDefault="004E1CAB" w:rsidP="000C132A">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540-</w:t>
            </w:r>
            <w:del w:id="178" w:author="michael.ciccarello" w:date="2013-02-07T10:43:00Z">
              <w:r w:rsidRPr="004330FD" w:rsidDel="000C132A">
                <w:rPr>
                  <w:rFonts w:asciiTheme="minorHAnsi" w:hAnsiTheme="minorHAnsi"/>
                  <w:sz w:val="20"/>
                  <w:szCs w:val="20"/>
                </w:rPr>
                <w:delText>653-4171</w:delText>
              </w:r>
            </w:del>
            <w:ins w:id="179" w:author="michael.ciccarello" w:date="2013-02-07T10:43:00Z">
              <w:r w:rsidR="000C132A">
                <w:rPr>
                  <w:rFonts w:asciiTheme="minorHAnsi" w:hAnsiTheme="minorHAnsi"/>
                  <w:sz w:val="20"/>
                  <w:szCs w:val="20"/>
                </w:rPr>
                <w:t>254-5879</w:t>
              </w:r>
            </w:ins>
          </w:p>
        </w:tc>
      </w:tr>
      <w:tr w:rsidR="000C132A" w:rsidRPr="004330FD" w14:paraId="3A7BFD1C" w14:textId="77777777" w:rsidTr="00894D6F">
        <w:trPr>
          <w:jc w:val="center"/>
        </w:trPr>
        <w:tc>
          <w:tcPr>
            <w:tcW w:w="1724" w:type="dxa"/>
            <w:shd w:val="clear" w:color="auto" w:fill="auto"/>
          </w:tcPr>
          <w:p w14:paraId="3A7BFD17"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del w:id="180" w:author="michael.ciccarello" w:date="2013-02-07T10:43:00Z">
              <w:r w:rsidRPr="004330FD" w:rsidDel="000C132A">
                <w:rPr>
                  <w:rFonts w:asciiTheme="minorHAnsi" w:hAnsiTheme="minorHAnsi"/>
                  <w:sz w:val="20"/>
                  <w:szCs w:val="20"/>
                </w:rPr>
                <w:delText>Seung H. Choi</w:delText>
              </w:r>
            </w:del>
            <w:ins w:id="181" w:author="michael.ciccarello" w:date="2013-02-07T10:43:00Z">
              <w:r w:rsidR="000C132A">
                <w:rPr>
                  <w:rFonts w:asciiTheme="minorHAnsi" w:hAnsiTheme="minorHAnsi"/>
                  <w:sz w:val="20"/>
                  <w:szCs w:val="20"/>
                </w:rPr>
                <w:t>Michael Ciccarello</w:t>
              </w:r>
            </w:ins>
          </w:p>
        </w:tc>
        <w:tc>
          <w:tcPr>
            <w:tcW w:w="1685" w:type="dxa"/>
            <w:shd w:val="clear" w:color="auto" w:fill="auto"/>
          </w:tcPr>
          <w:p w14:paraId="3A7BFD18"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DHS S&amp;T</w:t>
            </w:r>
          </w:p>
        </w:tc>
        <w:tc>
          <w:tcPr>
            <w:tcW w:w="2174" w:type="dxa"/>
            <w:shd w:val="clear" w:color="auto" w:fill="auto"/>
          </w:tcPr>
          <w:p w14:paraId="3A7BFD19"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SETA Support</w:t>
            </w:r>
          </w:p>
        </w:tc>
        <w:tc>
          <w:tcPr>
            <w:tcW w:w="2783" w:type="dxa"/>
            <w:shd w:val="clear" w:color="auto" w:fill="auto"/>
          </w:tcPr>
          <w:p w14:paraId="3A7BFD1A"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del w:id="182" w:author="michael.ciccarello" w:date="2013-02-07T10:43:00Z">
              <w:r w:rsidRPr="004330FD" w:rsidDel="000C132A">
                <w:rPr>
                  <w:rFonts w:asciiTheme="minorHAnsi" w:hAnsiTheme="minorHAnsi"/>
                  <w:sz w:val="20"/>
                  <w:szCs w:val="20"/>
                </w:rPr>
                <w:delText>Seung.choi</w:delText>
              </w:r>
            </w:del>
            <w:ins w:id="183" w:author="michael.ciccarello" w:date="2013-02-07T10:43:00Z">
              <w:r w:rsidR="000C132A">
                <w:rPr>
                  <w:rFonts w:asciiTheme="minorHAnsi" w:hAnsiTheme="minorHAnsi"/>
                  <w:sz w:val="20"/>
                  <w:szCs w:val="20"/>
                </w:rPr>
                <w:t>michael.ciccarello</w:t>
              </w:r>
            </w:ins>
            <w:r w:rsidRPr="004330FD">
              <w:rPr>
                <w:rFonts w:asciiTheme="minorHAnsi" w:hAnsiTheme="minorHAnsi"/>
                <w:sz w:val="20"/>
                <w:szCs w:val="20"/>
              </w:rPr>
              <w:t>@associates.hq.dhs.gov</w:t>
            </w:r>
          </w:p>
        </w:tc>
        <w:tc>
          <w:tcPr>
            <w:tcW w:w="1359" w:type="dxa"/>
            <w:shd w:val="clear" w:color="auto" w:fill="auto"/>
          </w:tcPr>
          <w:p w14:paraId="3A7BFD1B" w14:textId="77777777" w:rsidR="008B3DED" w:rsidRPr="004330FD" w:rsidRDefault="008B3DED" w:rsidP="000C132A">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202-254-</w:t>
            </w:r>
            <w:del w:id="184" w:author="michael.ciccarello" w:date="2013-02-07T10:43:00Z">
              <w:r w:rsidRPr="004330FD" w:rsidDel="000C132A">
                <w:rPr>
                  <w:rFonts w:asciiTheme="minorHAnsi" w:hAnsiTheme="minorHAnsi"/>
                  <w:sz w:val="20"/>
                  <w:szCs w:val="20"/>
                </w:rPr>
                <w:delText>5375</w:delText>
              </w:r>
            </w:del>
            <w:ins w:id="185" w:author="michael.ciccarello" w:date="2013-02-07T10:43:00Z">
              <w:r w:rsidR="000C132A">
                <w:rPr>
                  <w:rFonts w:asciiTheme="minorHAnsi" w:hAnsiTheme="minorHAnsi"/>
                  <w:sz w:val="20"/>
                  <w:szCs w:val="20"/>
                </w:rPr>
                <w:t>6088</w:t>
              </w:r>
            </w:ins>
          </w:p>
        </w:tc>
      </w:tr>
    </w:tbl>
    <w:p w14:paraId="3A7BFD1D" w14:textId="77777777" w:rsidR="007E16C8" w:rsidRPr="004330FD" w:rsidRDefault="007E16C8" w:rsidP="00D212A7">
      <w:pPr>
        <w:pStyle w:val="ParagraphBAH"/>
        <w:ind w:left="720"/>
        <w:rPr>
          <w:color w:val="002060"/>
          <w:sz w:val="22"/>
        </w:rPr>
      </w:pPr>
    </w:p>
    <w:p w14:paraId="3A7BFD1E" w14:textId="77777777" w:rsidR="007E16C8" w:rsidRPr="004330FD" w:rsidRDefault="001464A3" w:rsidP="00D212A7">
      <w:pPr>
        <w:pStyle w:val="ParagraphBAH"/>
        <w:ind w:left="720"/>
        <w:rPr>
          <w:b/>
          <w:sz w:val="22"/>
        </w:rPr>
      </w:pPr>
      <w:r w:rsidRPr="004330FD">
        <w:rPr>
          <w:b/>
          <w:sz w:val="22"/>
        </w:rPr>
        <w:t>Performer Organization</w:t>
      </w:r>
    </w:p>
    <w:tbl>
      <w:tblPr>
        <w:tblStyle w:val="TableGrid"/>
        <w:tblW w:w="4978" w:type="dxa"/>
        <w:tblLook w:val="04A0" w:firstRow="1" w:lastRow="0" w:firstColumn="1" w:lastColumn="0" w:noHBand="0" w:noVBand="1"/>
      </w:tblPr>
      <w:tblGrid>
        <w:gridCol w:w="3026"/>
        <w:gridCol w:w="1952"/>
      </w:tblGrid>
      <w:tr w:rsidR="008B3DED" w:rsidRPr="004330FD" w14:paraId="3A7BFD21" w14:textId="77777777" w:rsidTr="008B3DED">
        <w:trPr>
          <w:trHeight w:val="314"/>
        </w:trPr>
        <w:tc>
          <w:tcPr>
            <w:tcW w:w="3026" w:type="dxa"/>
            <w:shd w:val="clear" w:color="auto" w:fill="002060"/>
            <w:vAlign w:val="center"/>
          </w:tcPr>
          <w:p w14:paraId="3A7BFD1F" w14:textId="77777777" w:rsidR="008B3DED" w:rsidRPr="004330FD" w:rsidRDefault="008B3DED"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Organization</w:t>
            </w:r>
          </w:p>
        </w:tc>
        <w:tc>
          <w:tcPr>
            <w:tcW w:w="1952" w:type="dxa"/>
            <w:shd w:val="clear" w:color="auto" w:fill="002060"/>
            <w:vAlign w:val="center"/>
          </w:tcPr>
          <w:p w14:paraId="3A7BFD20" w14:textId="77777777" w:rsidR="008B3DED" w:rsidRPr="004330FD" w:rsidRDefault="008B3DED" w:rsidP="00C7301C">
            <w:pPr>
              <w:jc w:val="center"/>
              <w:rPr>
                <w:rFonts w:asciiTheme="minorHAnsi" w:hAnsiTheme="minorHAnsi"/>
                <w:b/>
                <w:color w:val="FFFFFF" w:themeColor="background1"/>
                <w:sz w:val="22"/>
                <w:szCs w:val="22"/>
              </w:rPr>
            </w:pPr>
            <w:r w:rsidRPr="004330FD">
              <w:rPr>
                <w:rFonts w:asciiTheme="minorHAnsi" w:hAnsiTheme="minorHAnsi"/>
                <w:b/>
                <w:color w:val="FFFFFF" w:themeColor="background1"/>
                <w:sz w:val="22"/>
                <w:szCs w:val="22"/>
              </w:rPr>
              <w:t>POC</w:t>
            </w:r>
          </w:p>
        </w:tc>
      </w:tr>
      <w:tr w:rsidR="008B3DED" w:rsidRPr="004330FD" w14:paraId="3A7BFD24" w14:textId="77777777" w:rsidTr="008B3DED">
        <w:tc>
          <w:tcPr>
            <w:tcW w:w="3026" w:type="dxa"/>
            <w:shd w:val="clear" w:color="auto" w:fill="auto"/>
          </w:tcPr>
          <w:p w14:paraId="3A7BFD22" w14:textId="77777777" w:rsidR="008B3DED" w:rsidRPr="004330FD" w:rsidRDefault="008B3DED" w:rsidP="006D74A4">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 xml:space="preserve">Navy </w:t>
            </w:r>
            <w:del w:id="186" w:author="michael.ciccarello" w:date="2013-02-07T10:51:00Z">
              <w:r w:rsidRPr="004330FD" w:rsidDel="006D74A4">
                <w:rPr>
                  <w:rFonts w:asciiTheme="minorHAnsi" w:hAnsiTheme="minorHAnsi"/>
                  <w:sz w:val="20"/>
                  <w:szCs w:val="20"/>
                </w:rPr>
                <w:delText xml:space="preserve">Surfact </w:delText>
              </w:r>
            </w:del>
            <w:ins w:id="187" w:author="michael.ciccarello" w:date="2013-02-07T10:51:00Z">
              <w:r w:rsidR="006D74A4" w:rsidRPr="004330FD">
                <w:rPr>
                  <w:rFonts w:asciiTheme="minorHAnsi" w:hAnsiTheme="minorHAnsi"/>
                  <w:sz w:val="20"/>
                  <w:szCs w:val="20"/>
                </w:rPr>
                <w:t>Surfac</w:t>
              </w:r>
              <w:r w:rsidR="006D74A4">
                <w:rPr>
                  <w:rFonts w:asciiTheme="minorHAnsi" w:hAnsiTheme="minorHAnsi"/>
                  <w:sz w:val="20"/>
                  <w:szCs w:val="20"/>
                </w:rPr>
                <w:t>e</w:t>
              </w:r>
              <w:r w:rsidR="006D74A4" w:rsidRPr="004330FD">
                <w:rPr>
                  <w:rFonts w:asciiTheme="minorHAnsi" w:hAnsiTheme="minorHAnsi"/>
                  <w:sz w:val="20"/>
                  <w:szCs w:val="20"/>
                </w:rPr>
                <w:t xml:space="preserve"> </w:t>
              </w:r>
            </w:ins>
            <w:r w:rsidRPr="004330FD">
              <w:rPr>
                <w:rFonts w:asciiTheme="minorHAnsi" w:hAnsiTheme="minorHAnsi"/>
                <w:sz w:val="20"/>
                <w:szCs w:val="20"/>
              </w:rPr>
              <w:t>Warfare Center</w:t>
            </w:r>
          </w:p>
        </w:tc>
        <w:tc>
          <w:tcPr>
            <w:tcW w:w="1952" w:type="dxa"/>
            <w:shd w:val="clear" w:color="auto" w:fill="auto"/>
          </w:tcPr>
          <w:p w14:paraId="3A7BFD23"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Gerald Bowe</w:t>
            </w:r>
          </w:p>
        </w:tc>
      </w:tr>
      <w:tr w:rsidR="0068143E" w:rsidRPr="004330FD" w14:paraId="3A7BFD27" w14:textId="77777777" w:rsidTr="008B3DED">
        <w:trPr>
          <w:ins w:id="188" w:author="michael.ciccarello" w:date="2013-02-07T10:59:00Z"/>
        </w:trPr>
        <w:tc>
          <w:tcPr>
            <w:tcW w:w="3026" w:type="dxa"/>
            <w:shd w:val="clear" w:color="auto" w:fill="auto"/>
          </w:tcPr>
          <w:p w14:paraId="3A7BFD25" w14:textId="77777777" w:rsidR="0068143E" w:rsidRPr="004330FD" w:rsidRDefault="0068143E" w:rsidP="00C7301C">
            <w:pPr>
              <w:pStyle w:val="Heading2"/>
              <w:numPr>
                <w:ilvl w:val="0"/>
                <w:numId w:val="0"/>
              </w:numPr>
              <w:tabs>
                <w:tab w:val="left" w:pos="720"/>
              </w:tabs>
              <w:spacing w:before="0" w:after="0"/>
              <w:outlineLvl w:val="1"/>
              <w:rPr>
                <w:ins w:id="189" w:author="michael.ciccarello" w:date="2013-02-07T10:59:00Z"/>
                <w:rFonts w:asciiTheme="minorHAnsi" w:hAnsiTheme="minorHAnsi"/>
                <w:sz w:val="20"/>
                <w:szCs w:val="20"/>
              </w:rPr>
            </w:pPr>
            <w:ins w:id="190" w:author="michael.ciccarello" w:date="2013-02-07T10:59:00Z">
              <w:r>
                <w:rPr>
                  <w:rFonts w:asciiTheme="minorHAnsi" w:hAnsiTheme="minorHAnsi"/>
                  <w:sz w:val="20"/>
                  <w:szCs w:val="20"/>
                </w:rPr>
                <w:t>SRI</w:t>
              </w:r>
            </w:ins>
          </w:p>
        </w:tc>
        <w:tc>
          <w:tcPr>
            <w:tcW w:w="1952" w:type="dxa"/>
            <w:shd w:val="clear" w:color="auto" w:fill="auto"/>
          </w:tcPr>
          <w:p w14:paraId="3A7BFD26" w14:textId="77777777" w:rsidR="0068143E" w:rsidRPr="004330FD" w:rsidDel="006D74A4" w:rsidRDefault="0068143E" w:rsidP="006D74A4">
            <w:pPr>
              <w:pStyle w:val="Heading2"/>
              <w:numPr>
                <w:ilvl w:val="0"/>
                <w:numId w:val="0"/>
              </w:numPr>
              <w:tabs>
                <w:tab w:val="left" w:pos="720"/>
              </w:tabs>
              <w:spacing w:before="0" w:after="0"/>
              <w:outlineLvl w:val="1"/>
              <w:rPr>
                <w:ins w:id="191" w:author="michael.ciccarello" w:date="2013-02-07T10:59:00Z"/>
                <w:rFonts w:asciiTheme="minorHAnsi" w:hAnsiTheme="minorHAnsi"/>
                <w:sz w:val="20"/>
                <w:szCs w:val="20"/>
              </w:rPr>
            </w:pPr>
            <w:ins w:id="192" w:author="michael.ciccarello" w:date="2013-02-07T10:59:00Z">
              <w:r>
                <w:rPr>
                  <w:rFonts w:asciiTheme="minorHAnsi" w:hAnsiTheme="minorHAnsi"/>
                  <w:sz w:val="20"/>
                  <w:szCs w:val="20"/>
                </w:rPr>
                <w:t>Paul Morrisseau</w:t>
              </w:r>
            </w:ins>
          </w:p>
        </w:tc>
      </w:tr>
      <w:tr w:rsidR="008B3DED" w:rsidRPr="004330FD" w14:paraId="3A7BFD2A" w14:textId="77777777" w:rsidTr="008B3DED">
        <w:tc>
          <w:tcPr>
            <w:tcW w:w="3026" w:type="dxa"/>
            <w:shd w:val="clear" w:color="auto" w:fill="auto"/>
          </w:tcPr>
          <w:p w14:paraId="3A7BFD28" w14:textId="77777777" w:rsidR="008B3DED" w:rsidRPr="004330FD" w:rsidRDefault="008B3DED" w:rsidP="00C7301C">
            <w:pPr>
              <w:pStyle w:val="Heading2"/>
              <w:numPr>
                <w:ilvl w:val="0"/>
                <w:numId w:val="0"/>
              </w:numPr>
              <w:tabs>
                <w:tab w:val="left" w:pos="720"/>
              </w:tabs>
              <w:spacing w:before="0" w:after="0"/>
              <w:outlineLvl w:val="1"/>
              <w:rPr>
                <w:rFonts w:asciiTheme="minorHAnsi" w:hAnsiTheme="minorHAnsi"/>
                <w:sz w:val="20"/>
                <w:szCs w:val="20"/>
              </w:rPr>
            </w:pPr>
            <w:r w:rsidRPr="004330FD">
              <w:rPr>
                <w:rFonts w:asciiTheme="minorHAnsi" w:hAnsiTheme="minorHAnsi"/>
                <w:sz w:val="20"/>
                <w:szCs w:val="20"/>
              </w:rPr>
              <w:t>National Research Laboratory</w:t>
            </w:r>
          </w:p>
        </w:tc>
        <w:tc>
          <w:tcPr>
            <w:tcW w:w="1952" w:type="dxa"/>
            <w:shd w:val="clear" w:color="auto" w:fill="auto"/>
          </w:tcPr>
          <w:p w14:paraId="3A7BFD29" w14:textId="77777777" w:rsidR="006D74A4" w:rsidRPr="006D74A4" w:rsidRDefault="008B3DED" w:rsidP="006D74A4">
            <w:pPr>
              <w:pStyle w:val="Heading2"/>
              <w:numPr>
                <w:ilvl w:val="0"/>
                <w:numId w:val="0"/>
              </w:numPr>
              <w:tabs>
                <w:tab w:val="left" w:pos="720"/>
              </w:tabs>
              <w:spacing w:before="0" w:after="0"/>
              <w:outlineLvl w:val="1"/>
              <w:rPr>
                <w:rFonts w:asciiTheme="minorHAnsi" w:hAnsiTheme="minorHAnsi"/>
                <w:sz w:val="20"/>
                <w:szCs w:val="20"/>
              </w:rPr>
            </w:pPr>
            <w:del w:id="193" w:author="michael.ciccarello" w:date="2013-02-07T10:51:00Z">
              <w:r w:rsidRPr="004330FD" w:rsidDel="006D74A4">
                <w:rPr>
                  <w:rFonts w:asciiTheme="minorHAnsi" w:hAnsiTheme="minorHAnsi"/>
                  <w:sz w:val="20"/>
                  <w:szCs w:val="20"/>
                </w:rPr>
                <w:delText>Mike Lovellett</w:delText>
              </w:r>
            </w:del>
            <w:ins w:id="194" w:author="michael.ciccarello" w:date="2013-02-07T10:51:00Z">
              <w:r w:rsidR="006D74A4">
                <w:rPr>
                  <w:rFonts w:asciiTheme="minorHAnsi" w:hAnsiTheme="minorHAnsi"/>
                  <w:sz w:val="20"/>
                  <w:szCs w:val="20"/>
                </w:rPr>
                <w:t>Annie Lum, Jay Middour</w:t>
              </w:r>
            </w:ins>
          </w:p>
        </w:tc>
      </w:tr>
      <w:tr w:rsidR="0068143E" w:rsidRPr="004330FD" w14:paraId="3A7BFD2D" w14:textId="77777777" w:rsidTr="008B3DED">
        <w:trPr>
          <w:ins w:id="195" w:author="michael.ciccarello" w:date="2013-02-07T10:59:00Z"/>
        </w:trPr>
        <w:tc>
          <w:tcPr>
            <w:tcW w:w="3026" w:type="dxa"/>
            <w:shd w:val="clear" w:color="auto" w:fill="auto"/>
          </w:tcPr>
          <w:p w14:paraId="3A7BFD2B" w14:textId="77777777" w:rsidR="0068143E" w:rsidRPr="004330FD" w:rsidRDefault="0068143E" w:rsidP="00C7301C">
            <w:pPr>
              <w:pStyle w:val="Heading2"/>
              <w:numPr>
                <w:ilvl w:val="0"/>
                <w:numId w:val="0"/>
              </w:numPr>
              <w:tabs>
                <w:tab w:val="left" w:pos="720"/>
              </w:tabs>
              <w:spacing w:before="0" w:after="0"/>
              <w:outlineLvl w:val="1"/>
              <w:rPr>
                <w:ins w:id="196" w:author="michael.ciccarello" w:date="2013-02-07T10:59:00Z"/>
                <w:rFonts w:asciiTheme="minorHAnsi" w:hAnsiTheme="minorHAnsi"/>
                <w:sz w:val="20"/>
                <w:szCs w:val="20"/>
              </w:rPr>
            </w:pPr>
            <w:ins w:id="197" w:author="michael.ciccarello" w:date="2013-02-07T11:00:00Z">
              <w:r>
                <w:rPr>
                  <w:rFonts w:asciiTheme="minorHAnsi" w:hAnsiTheme="minorHAnsi"/>
                  <w:sz w:val="20"/>
                  <w:szCs w:val="20"/>
                </w:rPr>
                <w:t>ARL UT</w:t>
              </w:r>
            </w:ins>
          </w:p>
        </w:tc>
        <w:tc>
          <w:tcPr>
            <w:tcW w:w="1952" w:type="dxa"/>
            <w:shd w:val="clear" w:color="auto" w:fill="auto"/>
          </w:tcPr>
          <w:p w14:paraId="3A7BFD2C" w14:textId="77777777" w:rsidR="0068143E" w:rsidRPr="004330FD" w:rsidDel="006D74A4" w:rsidRDefault="0068143E" w:rsidP="006D74A4">
            <w:pPr>
              <w:pStyle w:val="Heading2"/>
              <w:numPr>
                <w:ilvl w:val="0"/>
                <w:numId w:val="0"/>
              </w:numPr>
              <w:tabs>
                <w:tab w:val="left" w:pos="720"/>
              </w:tabs>
              <w:spacing w:before="0" w:after="0"/>
              <w:outlineLvl w:val="1"/>
              <w:rPr>
                <w:ins w:id="198" w:author="michael.ciccarello" w:date="2013-02-07T10:59:00Z"/>
                <w:rFonts w:asciiTheme="minorHAnsi" w:hAnsiTheme="minorHAnsi"/>
                <w:sz w:val="20"/>
                <w:szCs w:val="20"/>
              </w:rPr>
            </w:pPr>
            <w:ins w:id="199" w:author="michael.ciccarello" w:date="2013-02-07T11:00:00Z">
              <w:r>
                <w:rPr>
                  <w:rFonts w:asciiTheme="minorHAnsi" w:hAnsiTheme="minorHAnsi"/>
                  <w:sz w:val="20"/>
                  <w:szCs w:val="20"/>
                </w:rPr>
                <w:t>Gary Wilson</w:t>
              </w:r>
            </w:ins>
          </w:p>
        </w:tc>
      </w:tr>
      <w:tr w:rsidR="006D74A4" w:rsidRPr="004330FD" w14:paraId="3A7BFD30" w14:textId="77777777" w:rsidTr="008B3DED">
        <w:trPr>
          <w:ins w:id="200" w:author="michael.ciccarello" w:date="2013-02-07T10:51:00Z"/>
        </w:trPr>
        <w:tc>
          <w:tcPr>
            <w:tcW w:w="3026" w:type="dxa"/>
            <w:shd w:val="clear" w:color="auto" w:fill="auto"/>
          </w:tcPr>
          <w:p w14:paraId="3A7BFD2E" w14:textId="77777777" w:rsidR="006D74A4" w:rsidRPr="004330FD" w:rsidRDefault="0068143E" w:rsidP="00C7301C">
            <w:pPr>
              <w:pStyle w:val="Heading2"/>
              <w:numPr>
                <w:ilvl w:val="0"/>
                <w:numId w:val="0"/>
              </w:numPr>
              <w:tabs>
                <w:tab w:val="left" w:pos="720"/>
              </w:tabs>
              <w:spacing w:before="0" w:after="0"/>
              <w:outlineLvl w:val="1"/>
              <w:rPr>
                <w:ins w:id="201" w:author="michael.ciccarello" w:date="2013-02-07T10:51:00Z"/>
                <w:rFonts w:asciiTheme="minorHAnsi" w:hAnsiTheme="minorHAnsi"/>
                <w:sz w:val="20"/>
                <w:szCs w:val="20"/>
              </w:rPr>
            </w:pPr>
            <w:ins w:id="202" w:author="michael.ciccarello" w:date="2013-02-07T10:59:00Z">
              <w:r>
                <w:rPr>
                  <w:rFonts w:asciiTheme="minorHAnsi" w:hAnsiTheme="minorHAnsi"/>
                  <w:sz w:val="20"/>
                  <w:szCs w:val="20"/>
                </w:rPr>
                <w:t>SPAWAR</w:t>
              </w:r>
            </w:ins>
          </w:p>
        </w:tc>
        <w:tc>
          <w:tcPr>
            <w:tcW w:w="1952" w:type="dxa"/>
            <w:shd w:val="clear" w:color="auto" w:fill="auto"/>
          </w:tcPr>
          <w:p w14:paraId="3A7BFD2F" w14:textId="77777777" w:rsidR="006D74A4" w:rsidRPr="004330FD" w:rsidRDefault="0068143E" w:rsidP="006D74A4">
            <w:pPr>
              <w:pStyle w:val="Heading2"/>
              <w:numPr>
                <w:ilvl w:val="0"/>
                <w:numId w:val="0"/>
              </w:numPr>
              <w:tabs>
                <w:tab w:val="left" w:pos="720"/>
              </w:tabs>
              <w:spacing w:before="0" w:after="0"/>
              <w:outlineLvl w:val="1"/>
              <w:rPr>
                <w:ins w:id="203" w:author="michael.ciccarello" w:date="2013-02-07T10:51:00Z"/>
                <w:rFonts w:asciiTheme="minorHAnsi" w:hAnsiTheme="minorHAnsi"/>
                <w:sz w:val="20"/>
                <w:szCs w:val="20"/>
              </w:rPr>
            </w:pPr>
            <w:ins w:id="204" w:author="michael.ciccarello" w:date="2013-02-07T10:59:00Z">
              <w:r>
                <w:rPr>
                  <w:rFonts w:asciiTheme="minorHAnsi" w:hAnsiTheme="minorHAnsi"/>
                  <w:sz w:val="20"/>
                  <w:szCs w:val="20"/>
                </w:rPr>
                <w:t>David Pollock</w:t>
              </w:r>
            </w:ins>
          </w:p>
        </w:tc>
      </w:tr>
    </w:tbl>
    <w:p w14:paraId="3A7BFD31" w14:textId="77777777" w:rsidR="00BE17D4" w:rsidRPr="004330FD" w:rsidRDefault="00BE17D4" w:rsidP="00D212A7">
      <w:pPr>
        <w:pStyle w:val="CaptionBAH"/>
      </w:pPr>
      <w:bookmarkStart w:id="205" w:name="_Toc315868983"/>
      <w:bookmarkStart w:id="206" w:name="_Toc299031939"/>
      <w:bookmarkStart w:id="207" w:name="_Toc299373330"/>
      <w:bookmarkStart w:id="208" w:name="_Toc300064072"/>
      <w:bookmarkStart w:id="209" w:name="_Toc300236500"/>
      <w:bookmarkStart w:id="210" w:name="_Toc300845408"/>
      <w:r w:rsidRPr="004330FD">
        <w:t xml:space="preserve">Figure </w:t>
      </w:r>
      <w:r w:rsidR="00686D8F">
        <w:fldChar w:fldCharType="begin"/>
      </w:r>
      <w:r w:rsidR="00686D8F">
        <w:instrText xml:space="preserve"> SEQ Figure \* ARABIC </w:instrText>
      </w:r>
      <w:r w:rsidR="00686D8F">
        <w:fldChar w:fldCharType="separate"/>
      </w:r>
      <w:r w:rsidR="00582886" w:rsidRPr="004330FD">
        <w:rPr>
          <w:noProof/>
        </w:rPr>
        <w:t>3</w:t>
      </w:r>
      <w:r w:rsidR="00686D8F">
        <w:rPr>
          <w:noProof/>
        </w:rPr>
        <w:fldChar w:fldCharType="end"/>
      </w:r>
      <w:r w:rsidRPr="004330FD">
        <w:t>: Project Personnel</w:t>
      </w:r>
    </w:p>
    <w:p w14:paraId="3A7BFD32" w14:textId="77777777" w:rsidR="00341589" w:rsidRPr="004330FD" w:rsidRDefault="00341589" w:rsidP="00D12FE0">
      <w:pPr>
        <w:pStyle w:val="Heading3"/>
      </w:pPr>
      <w:bookmarkStart w:id="211" w:name="_Toc317842056"/>
      <w:r w:rsidRPr="004330FD">
        <w:t>Internal Structure</w:t>
      </w:r>
      <w:bookmarkEnd w:id="205"/>
      <w:bookmarkEnd w:id="211"/>
    </w:p>
    <w:p w14:paraId="3A7BFD33" w14:textId="77777777" w:rsidR="00D12FE0" w:rsidRDefault="00D12FE0" w:rsidP="00D212A7">
      <w:pPr>
        <w:pStyle w:val="ParagraphBAH"/>
        <w:ind w:left="720"/>
        <w:rPr>
          <w:rFonts w:asciiTheme="minorHAnsi" w:hAnsiTheme="minorHAnsi" w:cstheme="minorHAnsi"/>
          <w:sz w:val="22"/>
        </w:rPr>
      </w:pPr>
    </w:p>
    <w:p w14:paraId="3A7BFD34" w14:textId="77777777" w:rsidR="003A3729" w:rsidRPr="004330FD" w:rsidRDefault="003A3729" w:rsidP="00D212A7">
      <w:pPr>
        <w:pStyle w:val="ParagraphBAH"/>
        <w:ind w:left="720"/>
        <w:rPr>
          <w:rFonts w:asciiTheme="minorHAnsi" w:hAnsiTheme="minorHAnsi" w:cstheme="minorHAnsi"/>
          <w:sz w:val="22"/>
        </w:rPr>
      </w:pPr>
      <w:r w:rsidRPr="004330FD">
        <w:rPr>
          <w:rFonts w:asciiTheme="minorHAnsi" w:hAnsiTheme="minorHAnsi" w:cstheme="minorHAnsi"/>
          <w:sz w:val="22"/>
        </w:rPr>
        <w:t xml:space="preserve">Refer to section 1.6.  </w:t>
      </w:r>
    </w:p>
    <w:p w14:paraId="3A7BFD35" w14:textId="77777777" w:rsidR="003A3729" w:rsidRPr="004330FD" w:rsidRDefault="003A3729" w:rsidP="00D212A7">
      <w:pPr>
        <w:pStyle w:val="ParagraphBAH"/>
        <w:ind w:left="720"/>
      </w:pPr>
    </w:p>
    <w:p w14:paraId="3A7BFD36" w14:textId="77777777" w:rsidR="008E4E04" w:rsidRPr="004330FD" w:rsidRDefault="008E4E04" w:rsidP="00D212A7">
      <w:pPr>
        <w:pStyle w:val="Heading2"/>
      </w:pPr>
      <w:bookmarkStart w:id="212" w:name="_Toc316479967"/>
      <w:bookmarkStart w:id="213" w:name="_Toc316480387"/>
      <w:bookmarkStart w:id="214" w:name="_Toc316479968"/>
      <w:bookmarkStart w:id="215" w:name="_Toc316480388"/>
      <w:bookmarkStart w:id="216" w:name="_Toc316479969"/>
      <w:bookmarkStart w:id="217" w:name="_Toc316480389"/>
      <w:bookmarkStart w:id="218" w:name="_Toc316479970"/>
      <w:bookmarkStart w:id="219" w:name="_Toc316480390"/>
      <w:bookmarkStart w:id="220" w:name="_Toc316479972"/>
      <w:bookmarkStart w:id="221" w:name="_Toc316480392"/>
      <w:bookmarkStart w:id="222" w:name="_Toc316479974"/>
      <w:bookmarkStart w:id="223" w:name="_Toc316480394"/>
      <w:bookmarkStart w:id="224" w:name="_Toc316479981"/>
      <w:bookmarkStart w:id="225" w:name="_Toc316480401"/>
      <w:bookmarkStart w:id="226" w:name="_Toc316480032"/>
      <w:bookmarkStart w:id="227" w:name="_Toc316480452"/>
      <w:bookmarkStart w:id="228" w:name="_Toc316480033"/>
      <w:bookmarkStart w:id="229" w:name="_Toc316480453"/>
      <w:bookmarkStart w:id="230" w:name="_Toc316480035"/>
      <w:bookmarkStart w:id="231" w:name="_Toc316480455"/>
      <w:bookmarkStart w:id="232" w:name="_Toc316480038"/>
      <w:bookmarkStart w:id="233" w:name="_Toc316480458"/>
      <w:bookmarkStart w:id="234" w:name="_Toc316480039"/>
      <w:bookmarkStart w:id="235" w:name="_Toc316480459"/>
      <w:bookmarkStart w:id="236" w:name="_Toc316480040"/>
      <w:bookmarkStart w:id="237" w:name="_Toc316480460"/>
      <w:bookmarkStart w:id="238" w:name="_Toc316480041"/>
      <w:bookmarkStart w:id="239" w:name="_Toc316480461"/>
      <w:bookmarkStart w:id="240" w:name="_Toc316480042"/>
      <w:bookmarkStart w:id="241" w:name="_Toc316480462"/>
      <w:bookmarkStart w:id="242" w:name="_Toc316480100"/>
      <w:bookmarkStart w:id="243" w:name="_Toc316480520"/>
      <w:bookmarkStart w:id="244" w:name="_Toc316480101"/>
      <w:bookmarkStart w:id="245" w:name="_Toc316480521"/>
      <w:bookmarkStart w:id="246" w:name="_Toc316480102"/>
      <w:bookmarkStart w:id="247" w:name="_Toc316480522"/>
      <w:bookmarkStart w:id="248" w:name="_Toc316480103"/>
      <w:bookmarkStart w:id="249" w:name="_Toc316480523"/>
      <w:bookmarkStart w:id="250" w:name="_Toc316480104"/>
      <w:bookmarkStart w:id="251" w:name="_Toc316480524"/>
      <w:bookmarkStart w:id="252" w:name="_Toc316480105"/>
      <w:bookmarkStart w:id="253" w:name="_Toc316480525"/>
      <w:bookmarkStart w:id="254" w:name="_Toc316480106"/>
      <w:bookmarkStart w:id="255" w:name="_Toc316480526"/>
      <w:bookmarkStart w:id="256" w:name="_Toc316480107"/>
      <w:bookmarkStart w:id="257" w:name="_Toc316480527"/>
      <w:bookmarkStart w:id="258" w:name="_Toc316480108"/>
      <w:bookmarkStart w:id="259" w:name="_Toc316480528"/>
      <w:bookmarkStart w:id="260" w:name="_Toc316480109"/>
      <w:bookmarkStart w:id="261" w:name="_Toc316480529"/>
      <w:bookmarkStart w:id="262" w:name="_Toc316480133"/>
      <w:bookmarkStart w:id="263" w:name="_Toc316480553"/>
      <w:bookmarkStart w:id="264" w:name="_Toc316480134"/>
      <w:bookmarkStart w:id="265" w:name="_Toc316480554"/>
      <w:bookmarkStart w:id="266" w:name="_Toc316480136"/>
      <w:bookmarkStart w:id="267" w:name="_Toc316480556"/>
      <w:bookmarkStart w:id="268" w:name="_Toc316480137"/>
      <w:bookmarkStart w:id="269" w:name="_Toc316480557"/>
      <w:bookmarkStart w:id="270" w:name="_Toc316480139"/>
      <w:bookmarkStart w:id="271" w:name="_Toc316480559"/>
      <w:bookmarkStart w:id="272" w:name="_Toc316480140"/>
      <w:bookmarkStart w:id="273" w:name="_Toc316480560"/>
      <w:bookmarkStart w:id="274" w:name="_Toc316480141"/>
      <w:bookmarkStart w:id="275" w:name="_Toc316480561"/>
      <w:bookmarkStart w:id="276" w:name="_Toc316480142"/>
      <w:bookmarkStart w:id="277" w:name="_Toc316480562"/>
      <w:bookmarkStart w:id="278" w:name="_Toc316480144"/>
      <w:bookmarkStart w:id="279" w:name="_Toc316480564"/>
      <w:bookmarkStart w:id="280" w:name="_Toc316480150"/>
      <w:bookmarkStart w:id="281" w:name="_Toc316480570"/>
      <w:bookmarkStart w:id="282" w:name="_Toc316480156"/>
      <w:bookmarkStart w:id="283" w:name="_Toc316480576"/>
      <w:bookmarkStart w:id="284" w:name="_Toc316480162"/>
      <w:bookmarkStart w:id="285" w:name="_Toc316480582"/>
      <w:bookmarkStart w:id="286" w:name="_Toc316480168"/>
      <w:bookmarkStart w:id="287" w:name="_Toc316480588"/>
      <w:bookmarkStart w:id="288" w:name="_Toc316480174"/>
      <w:bookmarkStart w:id="289" w:name="_Toc316480594"/>
      <w:bookmarkStart w:id="290" w:name="_Toc316480180"/>
      <w:bookmarkStart w:id="291" w:name="_Toc316480600"/>
      <w:bookmarkStart w:id="292" w:name="_Toc316480186"/>
      <w:bookmarkStart w:id="293" w:name="_Toc316480606"/>
      <w:bookmarkStart w:id="294" w:name="_Toc316480192"/>
      <w:bookmarkStart w:id="295" w:name="_Toc316480612"/>
      <w:bookmarkStart w:id="296" w:name="_Toc316480198"/>
      <w:bookmarkStart w:id="297" w:name="_Toc316480618"/>
      <w:bookmarkStart w:id="298" w:name="_Toc316480204"/>
      <w:bookmarkStart w:id="299" w:name="_Toc316480624"/>
      <w:bookmarkStart w:id="300" w:name="_Toc316480210"/>
      <w:bookmarkStart w:id="301" w:name="_Toc316480630"/>
      <w:bookmarkStart w:id="302" w:name="_Toc316480216"/>
      <w:bookmarkStart w:id="303" w:name="_Toc316480636"/>
      <w:bookmarkStart w:id="304" w:name="_Toc316480222"/>
      <w:bookmarkStart w:id="305" w:name="_Toc316480642"/>
      <w:bookmarkStart w:id="306" w:name="_Toc316480228"/>
      <w:bookmarkStart w:id="307" w:name="_Toc316480648"/>
      <w:bookmarkStart w:id="308" w:name="_Toc316480234"/>
      <w:bookmarkStart w:id="309" w:name="_Toc316480654"/>
      <w:bookmarkStart w:id="310" w:name="_Toc316474759"/>
      <w:bookmarkStart w:id="311" w:name="_Toc316479600"/>
      <w:bookmarkStart w:id="312" w:name="_Toc316480240"/>
      <w:bookmarkStart w:id="313" w:name="_Toc316480660"/>
      <w:bookmarkStart w:id="314" w:name="_Toc316480243"/>
      <w:bookmarkStart w:id="315" w:name="_Toc316480663"/>
      <w:bookmarkStart w:id="316" w:name="_Toc316474763"/>
      <w:bookmarkStart w:id="317" w:name="_Toc316479604"/>
      <w:bookmarkStart w:id="318" w:name="_Toc316480244"/>
      <w:bookmarkStart w:id="319" w:name="_Toc316480664"/>
      <w:bookmarkStart w:id="320" w:name="_Toc316474766"/>
      <w:bookmarkStart w:id="321" w:name="_Toc316479607"/>
      <w:bookmarkStart w:id="322" w:name="_Toc316480247"/>
      <w:bookmarkStart w:id="323" w:name="_Toc316480667"/>
      <w:bookmarkStart w:id="324" w:name="_Toc316474769"/>
      <w:bookmarkStart w:id="325" w:name="_Toc316479610"/>
      <w:bookmarkStart w:id="326" w:name="_Toc316480250"/>
      <w:bookmarkStart w:id="327" w:name="_Toc316480670"/>
      <w:bookmarkStart w:id="328" w:name="_Toc316480251"/>
      <w:bookmarkStart w:id="329" w:name="_Toc316480671"/>
      <w:bookmarkStart w:id="330" w:name="_Toc314117784"/>
      <w:bookmarkStart w:id="331" w:name="_Toc315868984"/>
      <w:bookmarkStart w:id="332" w:name="_Toc317842057"/>
      <w:bookmarkStart w:id="333" w:name="_Toc299031956"/>
      <w:bookmarkStart w:id="334" w:name="_Toc299373347"/>
      <w:bookmarkStart w:id="335" w:name="_Toc300064089"/>
      <w:bookmarkStart w:id="336" w:name="_Toc300236517"/>
      <w:bookmarkStart w:id="337" w:name="_Toc300845425"/>
      <w:bookmarkStart w:id="338" w:name="_Toc313612714"/>
      <w:bookmarkEnd w:id="206"/>
      <w:bookmarkEnd w:id="207"/>
      <w:bookmarkEnd w:id="208"/>
      <w:bookmarkEnd w:id="209"/>
      <w:bookmarkEnd w:id="21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sidRPr="004330FD">
        <w:lastRenderedPageBreak/>
        <w:t>Benefits to S&amp;T</w:t>
      </w:r>
      <w:bookmarkEnd w:id="331"/>
      <w:bookmarkEnd w:id="332"/>
    </w:p>
    <w:p w14:paraId="3A7BFD37" w14:textId="77777777" w:rsidR="00AD5E13" w:rsidRPr="004330FD" w:rsidRDefault="003C20B7" w:rsidP="004330FD">
      <w:pPr>
        <w:pStyle w:val="ParagraphItalics"/>
        <w:ind w:left="720"/>
        <w:rPr>
          <w:rFonts w:asciiTheme="minorHAnsi" w:hAnsiTheme="minorHAnsi"/>
          <w:i w:val="0"/>
        </w:rPr>
      </w:pPr>
      <w:r w:rsidRPr="004330FD">
        <w:rPr>
          <w:rFonts w:asciiTheme="minorHAnsi" w:hAnsiTheme="minorHAnsi"/>
          <w:i w:val="0"/>
        </w:rPr>
        <w:t>PCSI is built off existing systems and technologies, providing massive R&amp;D savings to DHS S&amp;T.  For example, the Open Mongoose System is based off a 7 year, $100 million dollar classified system called Sealink Advance Analysis.  Through cooperation with DoD, Sealink was developed into an unclassified system providing actionable intelligence to maritime law enforcement agencies.  The Maritime Security Technology Platform (MSTP and the SIMON platform is built upon), is designed to be a rapid integration enabling technology for a federation of data between and amongst multiple dis</w:t>
      </w:r>
      <w:r w:rsidR="00AD5E13" w:rsidRPr="004330FD">
        <w:rPr>
          <w:rFonts w:asciiTheme="minorHAnsi" w:hAnsiTheme="minorHAnsi"/>
          <w:i w:val="0"/>
        </w:rPr>
        <w:t>parate enterprises or networks.</w:t>
      </w:r>
      <w:r w:rsidR="004330FD">
        <w:rPr>
          <w:rFonts w:asciiTheme="minorHAnsi" w:hAnsiTheme="minorHAnsi"/>
          <w:i w:val="0"/>
        </w:rPr>
        <w:t xml:space="preserve">  </w:t>
      </w:r>
    </w:p>
    <w:p w14:paraId="3A7BFD38" w14:textId="77777777" w:rsidR="000B59C6" w:rsidRPr="004330FD" w:rsidRDefault="00AD5E13" w:rsidP="004330FD">
      <w:pPr>
        <w:pStyle w:val="ParagraphItalics"/>
        <w:ind w:left="720"/>
        <w:rPr>
          <w:rFonts w:asciiTheme="minorHAnsi" w:hAnsiTheme="minorHAnsi"/>
          <w:i w:val="0"/>
        </w:rPr>
      </w:pPr>
      <w:r w:rsidRPr="004330FD">
        <w:rPr>
          <w:rFonts w:asciiTheme="minorHAnsi" w:hAnsiTheme="minorHAnsi"/>
          <w:i w:val="0"/>
        </w:rPr>
        <w:t>This multi-input intelligence engine provides a critical technology to fulfill identified capability gaps which hinders law enforcement operations.  This is crucial when facing multi-faceted and evolving homeland security threats.</w:t>
      </w:r>
      <w:r w:rsidR="003C20B7" w:rsidRPr="004330FD">
        <w:rPr>
          <w:rFonts w:asciiTheme="minorHAnsi" w:hAnsiTheme="minorHAnsi"/>
          <w:i w:val="0"/>
        </w:rPr>
        <w:t xml:space="preserve"> </w:t>
      </w:r>
    </w:p>
    <w:p w14:paraId="3A7BFD39" w14:textId="77777777" w:rsidR="000B59C6" w:rsidRPr="004330FD" w:rsidRDefault="000B59C6" w:rsidP="003A3729">
      <w:pPr>
        <w:pStyle w:val="ParagraphItalics"/>
        <w:ind w:left="720"/>
        <w:rPr>
          <w:rFonts w:asciiTheme="minorHAnsi" w:hAnsiTheme="minorHAnsi"/>
          <w:i w:val="0"/>
        </w:rPr>
      </w:pPr>
    </w:p>
    <w:p w14:paraId="3A7BFD3A" w14:textId="77777777" w:rsidR="003A3729" w:rsidRPr="004330FD" w:rsidRDefault="003A3729" w:rsidP="004A1496">
      <w:pPr>
        <w:pStyle w:val="ParagraphItalics"/>
        <w:ind w:left="1546"/>
        <w:rPr>
          <w:rFonts w:asciiTheme="minorHAnsi" w:hAnsiTheme="minorHAnsi"/>
          <w:i w:val="0"/>
          <w:color w:val="002060"/>
        </w:rPr>
      </w:pPr>
    </w:p>
    <w:p w14:paraId="3A7BFD3B" w14:textId="77777777" w:rsidR="003A3729" w:rsidRPr="004330FD" w:rsidRDefault="003A3729" w:rsidP="004A1496">
      <w:pPr>
        <w:pStyle w:val="ParagraphItalics"/>
        <w:ind w:left="1546"/>
        <w:rPr>
          <w:rFonts w:asciiTheme="minorHAnsi" w:hAnsiTheme="minorHAnsi"/>
          <w:i w:val="0"/>
          <w:color w:val="002060"/>
        </w:rPr>
      </w:pPr>
    </w:p>
    <w:p w14:paraId="3A7BFD3C" w14:textId="77777777" w:rsidR="003A3729" w:rsidRPr="004330FD" w:rsidRDefault="003A3729" w:rsidP="004A1496">
      <w:pPr>
        <w:pStyle w:val="ParagraphItalics"/>
        <w:ind w:left="1546"/>
        <w:rPr>
          <w:rFonts w:asciiTheme="minorHAnsi" w:hAnsiTheme="minorHAnsi"/>
          <w:i w:val="0"/>
          <w:color w:val="002060"/>
        </w:rPr>
      </w:pPr>
    </w:p>
    <w:p w14:paraId="3A7BFD3D" w14:textId="77777777" w:rsidR="004A1496" w:rsidRPr="004330FD" w:rsidRDefault="004A1496" w:rsidP="004A1496">
      <w:pPr>
        <w:pStyle w:val="ParagraphItalics"/>
        <w:ind w:left="1546"/>
        <w:rPr>
          <w:rFonts w:asciiTheme="minorHAnsi" w:hAnsiTheme="minorHAnsi"/>
          <w:i w:val="0"/>
          <w:color w:val="002060"/>
        </w:rPr>
      </w:pPr>
    </w:p>
    <w:p w14:paraId="3A7BFD3E" w14:textId="77777777" w:rsidR="004A1496" w:rsidRPr="004330FD" w:rsidRDefault="004A1496" w:rsidP="004A1496">
      <w:pPr>
        <w:pStyle w:val="ParagraphItalics"/>
        <w:ind w:left="1546"/>
        <w:rPr>
          <w:rFonts w:asciiTheme="minorHAnsi" w:hAnsiTheme="minorHAnsi"/>
          <w:i w:val="0"/>
          <w:color w:val="002060"/>
        </w:rPr>
      </w:pPr>
    </w:p>
    <w:p w14:paraId="3A7BFD3F" w14:textId="77777777" w:rsidR="00786997" w:rsidRPr="00D12FE0" w:rsidRDefault="006D2A97" w:rsidP="00741CC4">
      <w:pPr>
        <w:pStyle w:val="ParagraphItalics"/>
        <w:ind w:left="720"/>
        <w:rPr>
          <w:rFonts w:asciiTheme="majorHAnsi" w:hAnsiTheme="majorHAnsi"/>
          <w:b/>
          <w:i w:val="0"/>
          <w:sz w:val="26"/>
          <w:szCs w:val="26"/>
        </w:rPr>
      </w:pPr>
      <w:r w:rsidRPr="00D12FE0">
        <w:rPr>
          <w:rFonts w:asciiTheme="majorHAnsi" w:hAnsiTheme="majorHAnsi"/>
          <w:bCs/>
          <w:i w:val="0"/>
          <w:color w:val="002060"/>
          <w:sz w:val="26"/>
          <w:szCs w:val="26"/>
        </w:rPr>
        <w:br/>
      </w:r>
      <w:bookmarkStart w:id="339" w:name="_Toc317842058"/>
      <w:bookmarkStart w:id="340" w:name="_Toc315868985"/>
      <w:r w:rsidR="00D12FE0" w:rsidRPr="00D12FE0">
        <w:rPr>
          <w:rFonts w:asciiTheme="majorHAnsi" w:hAnsiTheme="majorHAnsi"/>
          <w:b/>
          <w:i w:val="0"/>
          <w:sz w:val="26"/>
          <w:szCs w:val="26"/>
        </w:rPr>
        <w:t xml:space="preserve">1.7.1  </w:t>
      </w:r>
      <w:r w:rsidR="00786997" w:rsidRPr="00D12FE0">
        <w:rPr>
          <w:rFonts w:asciiTheme="majorHAnsi" w:hAnsiTheme="majorHAnsi"/>
          <w:b/>
          <w:i w:val="0"/>
          <w:sz w:val="26"/>
          <w:szCs w:val="26"/>
        </w:rPr>
        <w:t>New Capabilities / Technology</w:t>
      </w:r>
      <w:bookmarkEnd w:id="339"/>
    </w:p>
    <w:p w14:paraId="3A7BFD40" w14:textId="77777777" w:rsidR="00D12FE0" w:rsidRDefault="00F93B77" w:rsidP="00F93B77">
      <w:pPr>
        <w:pStyle w:val="ParagraphItalics"/>
        <w:rPr>
          <w:rFonts w:asciiTheme="minorHAnsi" w:hAnsiTheme="minorHAnsi"/>
        </w:rPr>
      </w:pPr>
      <w:r w:rsidRPr="004330FD">
        <w:rPr>
          <w:rFonts w:asciiTheme="minorHAnsi" w:hAnsiTheme="minorHAnsi"/>
        </w:rPr>
        <w:tab/>
      </w:r>
    </w:p>
    <w:p w14:paraId="3A7BFD41" w14:textId="77777777" w:rsidR="00741CC4" w:rsidRPr="004330FD" w:rsidRDefault="00D12FE0" w:rsidP="00F93B77">
      <w:pPr>
        <w:pStyle w:val="ParagraphItalics"/>
        <w:rPr>
          <w:rFonts w:asciiTheme="minorHAnsi" w:hAnsiTheme="minorHAnsi"/>
        </w:rPr>
      </w:pPr>
      <w:r>
        <w:rPr>
          <w:rFonts w:asciiTheme="minorHAnsi" w:hAnsiTheme="minorHAnsi"/>
        </w:rPr>
        <w:t xml:space="preserve">              </w:t>
      </w:r>
      <w:r w:rsidR="00F93B77" w:rsidRPr="004330FD">
        <w:rPr>
          <w:rFonts w:asciiTheme="minorHAnsi" w:hAnsiTheme="minorHAnsi"/>
          <w:i w:val="0"/>
        </w:rPr>
        <w:t>Refer to 1.7</w:t>
      </w:r>
      <w:r w:rsidR="00F93B77" w:rsidRPr="004330FD">
        <w:rPr>
          <w:rFonts w:asciiTheme="minorHAnsi" w:hAnsiTheme="minorHAnsi"/>
        </w:rPr>
        <w:tab/>
      </w:r>
    </w:p>
    <w:p w14:paraId="3A7BFD42" w14:textId="77777777" w:rsidR="00F93B77" w:rsidRPr="004330FD" w:rsidRDefault="00F93B77" w:rsidP="00F93B77">
      <w:pPr>
        <w:pStyle w:val="ParagraphItalics"/>
        <w:rPr>
          <w:rFonts w:asciiTheme="minorHAnsi" w:hAnsiTheme="minorHAnsi"/>
        </w:rPr>
      </w:pPr>
    </w:p>
    <w:p w14:paraId="3A7BFD43" w14:textId="77777777" w:rsidR="008E4E04" w:rsidRPr="004330FD" w:rsidRDefault="00D12FE0" w:rsidP="00D12FE0">
      <w:pPr>
        <w:pStyle w:val="Heading3"/>
        <w:numPr>
          <w:ilvl w:val="0"/>
          <w:numId w:val="0"/>
        </w:numPr>
        <w:spacing w:before="60" w:after="60"/>
        <w:ind w:left="720"/>
      </w:pPr>
      <w:bookmarkStart w:id="341" w:name="_Toc317842059"/>
      <w:r>
        <w:t xml:space="preserve">1.7.2 </w:t>
      </w:r>
      <w:r w:rsidR="008E4E04" w:rsidRPr="004330FD">
        <w:t>New Intellectual Property</w:t>
      </w:r>
      <w:bookmarkEnd w:id="340"/>
      <w:bookmarkEnd w:id="341"/>
    </w:p>
    <w:p w14:paraId="3A7BFD44" w14:textId="77777777" w:rsidR="00DC56CB" w:rsidRPr="004330FD" w:rsidRDefault="00DC56CB" w:rsidP="00D212A7">
      <w:pPr>
        <w:pStyle w:val="ParagraphItalics"/>
        <w:ind w:left="720"/>
        <w:rPr>
          <w:rFonts w:asciiTheme="minorHAnsi" w:hAnsiTheme="minorHAnsi"/>
        </w:rPr>
      </w:pPr>
      <w:r w:rsidRPr="004330FD">
        <w:rPr>
          <w:rFonts w:asciiTheme="minorHAnsi" w:hAnsiTheme="minorHAnsi"/>
        </w:rPr>
        <w:t>.</w:t>
      </w:r>
    </w:p>
    <w:p w14:paraId="3A7BFD45" w14:textId="77777777" w:rsidR="004330FD" w:rsidRDefault="00741CC4" w:rsidP="00D212A7">
      <w:pPr>
        <w:pStyle w:val="ParagraphItalics"/>
        <w:ind w:left="720"/>
        <w:rPr>
          <w:rFonts w:asciiTheme="minorHAnsi" w:hAnsiTheme="minorHAnsi"/>
          <w:i w:val="0"/>
        </w:rPr>
      </w:pPr>
      <w:r w:rsidRPr="004330FD">
        <w:rPr>
          <w:rFonts w:asciiTheme="minorHAnsi" w:hAnsiTheme="minorHAnsi"/>
          <w:i w:val="0"/>
        </w:rPr>
        <w:t>No new intellectual property is expected to be produced by this effort.</w:t>
      </w:r>
    </w:p>
    <w:p w14:paraId="3A7BFD46" w14:textId="77777777" w:rsidR="00741CC4" w:rsidRPr="004330FD" w:rsidRDefault="00741CC4" w:rsidP="00D212A7">
      <w:pPr>
        <w:pStyle w:val="ParagraphItalics"/>
        <w:ind w:left="720"/>
        <w:rPr>
          <w:rFonts w:asciiTheme="minorHAnsi" w:hAnsiTheme="minorHAnsi"/>
          <w:i w:val="0"/>
        </w:rPr>
      </w:pPr>
      <w:r w:rsidRPr="004330FD">
        <w:rPr>
          <w:rFonts w:asciiTheme="minorHAnsi" w:hAnsiTheme="minorHAnsi"/>
          <w:i w:val="0"/>
        </w:rPr>
        <w:lastRenderedPageBreak/>
        <w:t xml:space="preserve">  </w:t>
      </w:r>
    </w:p>
    <w:p w14:paraId="3A7BFD47" w14:textId="77777777" w:rsidR="00786997" w:rsidRPr="004330FD" w:rsidRDefault="00D12FE0" w:rsidP="00D12FE0">
      <w:pPr>
        <w:pStyle w:val="Heading3"/>
        <w:numPr>
          <w:ilvl w:val="0"/>
          <w:numId w:val="0"/>
        </w:numPr>
        <w:spacing w:before="60" w:after="60"/>
        <w:ind w:left="1530" w:hanging="720"/>
      </w:pPr>
      <w:bookmarkStart w:id="342" w:name="_Toc317842060"/>
      <w:r>
        <w:t xml:space="preserve">1.7.3 </w:t>
      </w:r>
      <w:r w:rsidR="00786997" w:rsidRPr="004330FD">
        <w:t>Other Benefits</w:t>
      </w:r>
      <w:bookmarkEnd w:id="342"/>
    </w:p>
    <w:p w14:paraId="3A7BFD48" w14:textId="77777777" w:rsidR="004330FD" w:rsidRDefault="00591F0E" w:rsidP="00652DB5">
      <w:pPr>
        <w:pStyle w:val="ParagraphItalics"/>
        <w:rPr>
          <w:rFonts w:asciiTheme="minorHAnsi" w:hAnsiTheme="minorHAnsi"/>
        </w:rPr>
      </w:pPr>
      <w:r w:rsidRPr="004330FD" w:rsidDel="00591F0E">
        <w:rPr>
          <w:rFonts w:asciiTheme="minorHAnsi" w:hAnsiTheme="minorHAnsi"/>
        </w:rPr>
        <w:t xml:space="preserve"> </w:t>
      </w:r>
    </w:p>
    <w:p w14:paraId="3A7BFD49" w14:textId="77777777" w:rsidR="00652DB5" w:rsidRPr="004330FD" w:rsidRDefault="00652DB5" w:rsidP="004330FD">
      <w:pPr>
        <w:pStyle w:val="ParagraphItalics"/>
        <w:ind w:firstLine="720"/>
        <w:rPr>
          <w:rFonts w:asciiTheme="minorHAnsi" w:hAnsiTheme="minorHAnsi"/>
          <w:i w:val="0"/>
        </w:rPr>
      </w:pPr>
      <w:r w:rsidRPr="004330FD">
        <w:rPr>
          <w:rFonts w:asciiTheme="minorHAnsi" w:hAnsiTheme="minorHAnsi"/>
          <w:i w:val="0"/>
        </w:rPr>
        <w:t>No additional benefits are expected</w:t>
      </w:r>
      <w:r w:rsidR="004330FD" w:rsidRPr="004330FD">
        <w:rPr>
          <w:rFonts w:asciiTheme="minorHAnsi" w:hAnsiTheme="minorHAnsi"/>
          <w:i w:val="0"/>
        </w:rPr>
        <w:t xml:space="preserve"> to be produced by this effort.</w:t>
      </w:r>
    </w:p>
    <w:p w14:paraId="3A7BFD4A" w14:textId="77777777" w:rsidR="00741CC4" w:rsidRPr="004330FD" w:rsidRDefault="00741CC4" w:rsidP="00D212A7">
      <w:pPr>
        <w:pStyle w:val="ParagraphItalics"/>
        <w:ind w:left="720"/>
        <w:rPr>
          <w:rFonts w:asciiTheme="minorHAnsi" w:hAnsiTheme="minorHAnsi"/>
        </w:rPr>
      </w:pPr>
    </w:p>
    <w:p w14:paraId="3A7BFD4B" w14:textId="77777777" w:rsidR="00741CC4" w:rsidRPr="004330FD" w:rsidRDefault="00741CC4" w:rsidP="00D212A7">
      <w:pPr>
        <w:pStyle w:val="ParagraphItalics"/>
        <w:ind w:left="720"/>
        <w:rPr>
          <w:rFonts w:asciiTheme="minorHAnsi" w:hAnsiTheme="minorHAnsi"/>
        </w:rPr>
      </w:pPr>
    </w:p>
    <w:p w14:paraId="3A7BFD4C" w14:textId="77777777" w:rsidR="00474051" w:rsidRPr="004330FD" w:rsidRDefault="00D12FE0" w:rsidP="00D12FE0">
      <w:pPr>
        <w:pStyle w:val="Heading2"/>
      </w:pPr>
      <w:bookmarkStart w:id="343" w:name="_Toc315863698"/>
      <w:bookmarkStart w:id="344" w:name="_Toc315868986"/>
      <w:bookmarkStart w:id="345" w:name="_Toc315870417"/>
      <w:bookmarkStart w:id="346" w:name="_Toc315961187"/>
      <w:bookmarkStart w:id="347" w:name="_Toc315961319"/>
      <w:bookmarkStart w:id="348" w:name="_Toc315961450"/>
      <w:bookmarkStart w:id="349" w:name="_Toc315961582"/>
      <w:bookmarkStart w:id="350" w:name="_Toc315961714"/>
      <w:bookmarkStart w:id="351" w:name="_Toc315961847"/>
      <w:bookmarkStart w:id="352" w:name="_Toc315961981"/>
      <w:bookmarkStart w:id="353" w:name="_Toc315962115"/>
      <w:bookmarkStart w:id="354" w:name="_Toc315962250"/>
      <w:bookmarkStart w:id="355" w:name="_Toc315962384"/>
      <w:bookmarkStart w:id="356" w:name="_Toc315962520"/>
      <w:bookmarkStart w:id="357" w:name="_Toc315962727"/>
      <w:bookmarkStart w:id="358" w:name="_Toc316474773"/>
      <w:bookmarkStart w:id="359" w:name="_Toc316479614"/>
      <w:bookmarkStart w:id="360" w:name="_Toc316480254"/>
      <w:bookmarkStart w:id="361" w:name="_Toc316480674"/>
      <w:bookmarkStart w:id="362" w:name="_Toc315868987"/>
      <w:bookmarkStart w:id="363" w:name="_Toc317842061"/>
      <w:bookmarkStart w:id="364" w:name="_Toc299031955"/>
      <w:bookmarkStart w:id="365" w:name="_Toc299373346"/>
      <w:bookmarkStart w:id="366" w:name="_Toc300064088"/>
      <w:bookmarkStart w:id="367" w:name="_Toc300236516"/>
      <w:bookmarkStart w:id="368" w:name="_Toc300845424"/>
      <w:bookmarkStart w:id="369" w:name="_Toc314118527"/>
      <w:bookmarkStart w:id="370" w:name="_Toc314118904"/>
      <w:bookmarkStart w:id="371" w:name="_Toc314139952"/>
      <w:bookmarkStart w:id="372" w:name="_Toc314140381"/>
      <w:bookmarkStart w:id="373" w:name="_Toc314140842"/>
      <w:bookmarkStart w:id="374" w:name="_Toc314146432"/>
      <w:bookmarkStart w:id="375" w:name="_Toc314147001"/>
      <w:bookmarkStart w:id="376" w:name="_Toc314148003"/>
      <w:bookmarkStart w:id="377" w:name="_Toc31414809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r>
        <w:t xml:space="preserve">  </w:t>
      </w:r>
      <w:r w:rsidR="008E4E04" w:rsidRPr="004330FD">
        <w:t>Assumptions</w:t>
      </w:r>
      <w:bookmarkEnd w:id="362"/>
      <w:bookmarkEnd w:id="363"/>
    </w:p>
    <w:p w14:paraId="3A7BFD4D" w14:textId="77777777" w:rsidR="000020E5" w:rsidRPr="004330FD" w:rsidRDefault="008E4E04" w:rsidP="000020E5">
      <w:pPr>
        <w:pStyle w:val="ParagraphItalics"/>
        <w:ind w:left="720"/>
        <w:rPr>
          <w:rFonts w:asciiTheme="minorHAnsi" w:hAnsiTheme="minorHAnsi"/>
        </w:rPr>
      </w:pPr>
      <w:r w:rsidRPr="004330FD">
        <w:rPr>
          <w:rFonts w:asciiTheme="minorHAnsi" w:hAnsiTheme="minorHAnsi"/>
        </w:rPr>
        <w:t>.</w:t>
      </w:r>
      <w:r w:rsidR="000020E5" w:rsidRPr="004330FD">
        <w:rPr>
          <w:rFonts w:asciiTheme="minorHAnsi" w:hAnsiTheme="minorHAnsi"/>
        </w:rPr>
        <w:t xml:space="preserve">       </w:t>
      </w:r>
    </w:p>
    <w:p w14:paraId="3A7BFD4E" w14:textId="77777777" w:rsidR="000020E5" w:rsidRPr="004330FD" w:rsidRDefault="000020E5" w:rsidP="000020E5">
      <w:pPr>
        <w:pStyle w:val="ParagraphItalics"/>
        <w:ind w:left="720"/>
        <w:rPr>
          <w:rFonts w:asciiTheme="minorHAnsi" w:hAnsiTheme="minorHAnsi"/>
          <w:i w:val="0"/>
        </w:rPr>
      </w:pPr>
      <w:r w:rsidRPr="004330FD">
        <w:rPr>
          <w:rFonts w:asciiTheme="minorHAnsi" w:hAnsiTheme="minorHAnsi"/>
          <w:i w:val="0"/>
        </w:rPr>
        <w:t xml:space="preserve">Project is based on the assumption that criminal and terrorist organizations will continue to exploit maritime security vulnerabilities </w:t>
      </w:r>
      <w:r w:rsidR="000142D6" w:rsidRPr="004330FD">
        <w:rPr>
          <w:rFonts w:asciiTheme="minorHAnsi" w:hAnsiTheme="minorHAnsi"/>
          <w:i w:val="0"/>
        </w:rPr>
        <w:t xml:space="preserve">using uncooperative vessels, e.g, pangas, </w:t>
      </w:r>
      <w:r w:rsidRPr="004330FD">
        <w:rPr>
          <w:rFonts w:asciiTheme="minorHAnsi" w:hAnsiTheme="minorHAnsi"/>
          <w:i w:val="0"/>
        </w:rPr>
        <w:t>in order to penetrate coastal areas to drop off illicit</w:t>
      </w:r>
      <w:r w:rsidR="00062CF7" w:rsidRPr="004330FD">
        <w:rPr>
          <w:rFonts w:asciiTheme="minorHAnsi" w:hAnsiTheme="minorHAnsi"/>
          <w:i w:val="0"/>
        </w:rPr>
        <w:t xml:space="preserve"> cargo, illegal immigrants, etc.  Also being executed under the assumption that the client opera</w:t>
      </w:r>
      <w:r w:rsidR="0060359F" w:rsidRPr="004330FD">
        <w:rPr>
          <w:rFonts w:asciiTheme="minorHAnsi" w:hAnsiTheme="minorHAnsi"/>
          <w:i w:val="0"/>
        </w:rPr>
        <w:t>tions parameters will remain the same</w:t>
      </w:r>
      <w:r w:rsidR="00062CF7" w:rsidRPr="004330FD">
        <w:rPr>
          <w:rFonts w:asciiTheme="minorHAnsi" w:hAnsiTheme="minorHAnsi"/>
          <w:i w:val="0"/>
        </w:rPr>
        <w:t xml:space="preserve"> during Initial Operating Capability and beyond.</w:t>
      </w:r>
    </w:p>
    <w:p w14:paraId="3A7BFD4F" w14:textId="77777777" w:rsidR="007A4AFD" w:rsidRPr="004330FD" w:rsidRDefault="005F1138" w:rsidP="00D212A7">
      <w:pPr>
        <w:pStyle w:val="Heading1"/>
      </w:pPr>
      <w:bookmarkStart w:id="378" w:name="_Toc317842062"/>
      <w:r w:rsidRPr="004330FD">
        <w:t>Requirements</w:t>
      </w:r>
      <w:bookmarkEnd w:id="378"/>
    </w:p>
    <w:p w14:paraId="3A7BFD50" w14:textId="77777777" w:rsidR="007A4AFD" w:rsidRPr="004330FD" w:rsidRDefault="005328DC" w:rsidP="00D212A7">
      <w:pPr>
        <w:pStyle w:val="Heading2"/>
      </w:pPr>
      <w:bookmarkStart w:id="379" w:name="_Toc315961452"/>
      <w:bookmarkStart w:id="380" w:name="_Toc315961584"/>
      <w:bookmarkStart w:id="381" w:name="_Toc315961716"/>
      <w:bookmarkStart w:id="382" w:name="_Toc315962253"/>
      <w:bookmarkStart w:id="383" w:name="_Toc315962387"/>
      <w:bookmarkStart w:id="384" w:name="_Toc315962523"/>
      <w:bookmarkStart w:id="385" w:name="_Toc315962730"/>
      <w:bookmarkStart w:id="386" w:name="_Toc316474776"/>
      <w:bookmarkStart w:id="387" w:name="_Toc316479617"/>
      <w:bookmarkStart w:id="388" w:name="_Toc316480257"/>
      <w:bookmarkStart w:id="389" w:name="_Toc316480677"/>
      <w:bookmarkStart w:id="390" w:name="_Toc314117785"/>
      <w:bookmarkStart w:id="391" w:name="_Toc315863700"/>
      <w:bookmarkStart w:id="392" w:name="_Toc315868988"/>
      <w:bookmarkStart w:id="393" w:name="_Toc315870419"/>
      <w:bookmarkStart w:id="394" w:name="_Toc315961189"/>
      <w:bookmarkStart w:id="395" w:name="_Toc315961321"/>
      <w:bookmarkStart w:id="396" w:name="_Toc315961453"/>
      <w:bookmarkStart w:id="397" w:name="_Toc315961585"/>
      <w:bookmarkStart w:id="398" w:name="_Toc315961717"/>
      <w:bookmarkStart w:id="399" w:name="_Toc315961850"/>
      <w:bookmarkStart w:id="400" w:name="_Toc315961984"/>
      <w:bookmarkStart w:id="401" w:name="_Toc315962119"/>
      <w:bookmarkStart w:id="402" w:name="_Toc315962254"/>
      <w:bookmarkStart w:id="403" w:name="_Toc315962388"/>
      <w:bookmarkStart w:id="404" w:name="_Toc315962524"/>
      <w:bookmarkStart w:id="405" w:name="_Toc315962731"/>
      <w:bookmarkStart w:id="406" w:name="_Toc316480258"/>
      <w:bookmarkStart w:id="407" w:name="_Toc316480678"/>
      <w:bookmarkStart w:id="408" w:name="_Toc314117786"/>
      <w:bookmarkStart w:id="409" w:name="_Toc315863701"/>
      <w:bookmarkStart w:id="410" w:name="_Toc315868989"/>
      <w:bookmarkStart w:id="411" w:name="_Toc315870420"/>
      <w:bookmarkStart w:id="412" w:name="_Toc315961190"/>
      <w:bookmarkStart w:id="413" w:name="_Toc315961322"/>
      <w:bookmarkStart w:id="414" w:name="_Toc315961454"/>
      <w:bookmarkStart w:id="415" w:name="_Toc315961586"/>
      <w:bookmarkStart w:id="416" w:name="_Toc315961718"/>
      <w:bookmarkStart w:id="417" w:name="_Toc315961851"/>
      <w:bookmarkStart w:id="418" w:name="_Toc315961985"/>
      <w:bookmarkStart w:id="419" w:name="_Toc315962120"/>
      <w:bookmarkStart w:id="420" w:name="_Toc315962255"/>
      <w:bookmarkStart w:id="421" w:name="_Toc315962389"/>
      <w:bookmarkStart w:id="422" w:name="_Toc315962525"/>
      <w:bookmarkStart w:id="423" w:name="_Toc315962732"/>
      <w:bookmarkStart w:id="424" w:name="_Toc316480259"/>
      <w:bookmarkStart w:id="425" w:name="_Toc316480679"/>
      <w:bookmarkStart w:id="426" w:name="_Toc315961852"/>
      <w:bookmarkStart w:id="427" w:name="_Toc315961986"/>
      <w:bookmarkStart w:id="428" w:name="_Toc315962121"/>
      <w:bookmarkStart w:id="429" w:name="_Toc315962256"/>
      <w:bookmarkStart w:id="430" w:name="_Toc315962390"/>
      <w:bookmarkStart w:id="431" w:name="_Toc315962526"/>
      <w:bookmarkStart w:id="432" w:name="_Toc315962733"/>
      <w:bookmarkStart w:id="433" w:name="_Toc316480260"/>
      <w:bookmarkStart w:id="434" w:name="_Toc316480680"/>
      <w:bookmarkStart w:id="435" w:name="_Toc315961853"/>
      <w:bookmarkStart w:id="436" w:name="_Toc315961987"/>
      <w:bookmarkStart w:id="437" w:name="_Toc315962122"/>
      <w:bookmarkStart w:id="438" w:name="_Toc315962257"/>
      <w:bookmarkStart w:id="439" w:name="_Toc315962391"/>
      <w:bookmarkStart w:id="440" w:name="_Toc315962527"/>
      <w:bookmarkStart w:id="441" w:name="_Toc315962734"/>
      <w:bookmarkStart w:id="442" w:name="_Toc316474780"/>
      <w:bookmarkStart w:id="443" w:name="_Toc316479621"/>
      <w:bookmarkStart w:id="444" w:name="_Toc316480261"/>
      <w:bookmarkStart w:id="445" w:name="_Toc316480681"/>
      <w:bookmarkStart w:id="446" w:name="_Toc315868991"/>
      <w:bookmarkStart w:id="447" w:name="_Toc3178420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r w:rsidRPr="004330FD">
        <w:t>Requirements Management Plan</w:t>
      </w:r>
      <w:bookmarkEnd w:id="446"/>
      <w:bookmarkEnd w:id="447"/>
    </w:p>
    <w:p w14:paraId="3A7BFD51" w14:textId="77777777" w:rsidR="007A4AFD" w:rsidRPr="004330FD" w:rsidRDefault="007A4AFD" w:rsidP="00D212A7">
      <w:pPr>
        <w:pStyle w:val="ParagraphBAH"/>
        <w:ind w:left="720"/>
        <w:rPr>
          <w:rFonts w:asciiTheme="minorHAnsi" w:hAnsiTheme="minorHAnsi" w:cstheme="minorHAnsi"/>
          <w:i/>
          <w:sz w:val="22"/>
        </w:rPr>
      </w:pPr>
    </w:p>
    <w:p w14:paraId="3A7BFD52" w14:textId="77777777" w:rsidR="00F80695" w:rsidRPr="004330FD" w:rsidRDefault="00AC28DA" w:rsidP="00D212A7">
      <w:pPr>
        <w:pStyle w:val="ParagraphBAH"/>
        <w:ind w:left="720"/>
        <w:rPr>
          <w:rFonts w:asciiTheme="minorHAnsi" w:hAnsiTheme="minorHAnsi" w:cstheme="minorHAnsi"/>
          <w:i/>
          <w:sz w:val="22"/>
        </w:rPr>
      </w:pPr>
      <w:r w:rsidRPr="004330FD">
        <w:rPr>
          <w:rFonts w:asciiTheme="minorHAnsi" w:hAnsiTheme="minorHAnsi" w:cstheme="minorHAnsi"/>
          <w:sz w:val="22"/>
        </w:rPr>
        <w:t>The ops manager has the responsibility maintaining the Requirements Management Plan.  He will use the RMP to document the necessary information from definition of baseline criteria, development, transition, and delivery.  Intended audience will be the project manager, project team, project sponsor, and client customers/sponsors.</w:t>
      </w:r>
      <w:r w:rsidR="00F627D1" w:rsidRPr="004330FD">
        <w:rPr>
          <w:rFonts w:asciiTheme="minorHAnsi" w:hAnsiTheme="minorHAnsi" w:cstheme="minorHAnsi"/>
          <w:sz w:val="22"/>
        </w:rPr>
        <w:t xml:space="preserve">  Requirements are collected from an analysis of specific threat capabilities that need to be countered and client gap vulnerabilities</w:t>
      </w:r>
      <w:r w:rsidR="0048393E" w:rsidRPr="004330FD">
        <w:rPr>
          <w:rFonts w:asciiTheme="minorHAnsi" w:hAnsiTheme="minorHAnsi" w:cstheme="minorHAnsi"/>
          <w:sz w:val="22"/>
        </w:rPr>
        <w:t xml:space="preserve"> (from a maritime interdiction mission context)</w:t>
      </w:r>
      <w:r w:rsidR="00F627D1" w:rsidRPr="004330FD">
        <w:rPr>
          <w:rFonts w:asciiTheme="minorHAnsi" w:hAnsiTheme="minorHAnsi" w:cstheme="minorHAnsi"/>
          <w:sz w:val="22"/>
        </w:rPr>
        <w:t>.  They are tracked through JMT development and validated through modeling and simulation studies and prototype implementation analysis.  PCSI requirements are approved by the client at HQ level.  Testing is conducted by the performers.  Sharepoint</w:t>
      </w:r>
      <w:r w:rsidR="0048393E" w:rsidRPr="004330FD">
        <w:rPr>
          <w:rFonts w:asciiTheme="minorHAnsi" w:hAnsiTheme="minorHAnsi" w:cstheme="minorHAnsi"/>
          <w:sz w:val="22"/>
        </w:rPr>
        <w:t xml:space="preserve"> and Excel</w:t>
      </w:r>
      <w:r w:rsidR="00F627D1" w:rsidRPr="004330FD">
        <w:rPr>
          <w:rFonts w:asciiTheme="minorHAnsi" w:hAnsiTheme="minorHAnsi" w:cstheme="minorHAnsi"/>
          <w:sz w:val="22"/>
        </w:rPr>
        <w:t xml:space="preserve"> is used to track project requirements.  </w:t>
      </w:r>
    </w:p>
    <w:p w14:paraId="3A7BFD53" w14:textId="77777777" w:rsidR="00F80695" w:rsidRPr="004330FD" w:rsidRDefault="00F80695" w:rsidP="00F80695">
      <w:pPr>
        <w:pStyle w:val="ParagraphBAH"/>
      </w:pPr>
      <w:r w:rsidRPr="004330FD">
        <w:rPr>
          <w:rFonts w:asciiTheme="minorHAnsi" w:hAnsiTheme="minorHAnsi" w:cstheme="minorHAnsi"/>
          <w:i/>
          <w:sz w:val="22"/>
        </w:rPr>
        <w:lastRenderedPageBreak/>
        <w:tab/>
      </w:r>
    </w:p>
    <w:p w14:paraId="3A7BFD54" w14:textId="77777777" w:rsidR="007A4AFD" w:rsidRPr="004330FD" w:rsidRDefault="00364F2D" w:rsidP="00D212A7">
      <w:pPr>
        <w:pStyle w:val="Heading2"/>
      </w:pPr>
      <w:bookmarkStart w:id="448" w:name="_Toc315868992"/>
      <w:bookmarkStart w:id="449" w:name="_Toc317842064"/>
      <w:r w:rsidRPr="004330FD">
        <w:t xml:space="preserve">Customer </w:t>
      </w:r>
      <w:r w:rsidR="006165EF" w:rsidRPr="004330FD">
        <w:t>Engagement</w:t>
      </w:r>
      <w:bookmarkEnd w:id="448"/>
      <w:bookmarkEnd w:id="449"/>
    </w:p>
    <w:p w14:paraId="3A7BFD55" w14:textId="77777777" w:rsidR="00CF7971" w:rsidRPr="004330FD" w:rsidRDefault="00CF7971" w:rsidP="00D212A7">
      <w:pPr>
        <w:pStyle w:val="ParagraphItalics"/>
        <w:ind w:left="720"/>
        <w:rPr>
          <w:rFonts w:asciiTheme="minorHAnsi" w:hAnsiTheme="minorHAnsi"/>
        </w:rPr>
      </w:pPr>
    </w:p>
    <w:p w14:paraId="3A7BFD56" w14:textId="77777777" w:rsidR="00CF7971" w:rsidRPr="004330FD" w:rsidRDefault="00CF7971" w:rsidP="00D212A7">
      <w:pPr>
        <w:pStyle w:val="ParagraphItalics"/>
        <w:ind w:left="720"/>
        <w:rPr>
          <w:rFonts w:asciiTheme="minorHAnsi" w:hAnsiTheme="minorHAnsi"/>
          <w:i w:val="0"/>
        </w:rPr>
      </w:pPr>
      <w:r w:rsidRPr="004330FD">
        <w:rPr>
          <w:rFonts w:asciiTheme="minorHAnsi" w:hAnsiTheme="minorHAnsi"/>
          <w:i w:val="0"/>
        </w:rPr>
        <w:t>The PM meets with various CBP client representatives on a weekly basis, especially with those from the Air and Marine Operations Center.  The PMP keeps the clients actively engaged by highlighting responsibilities of the performers</w:t>
      </w:r>
      <w:r w:rsidR="00162141" w:rsidRPr="004330FD">
        <w:rPr>
          <w:rFonts w:asciiTheme="minorHAnsi" w:hAnsiTheme="minorHAnsi"/>
          <w:i w:val="0"/>
        </w:rPr>
        <w:t xml:space="preserve"> and details the schedule of milestones that the client can expect.  </w:t>
      </w:r>
      <w:r w:rsidRPr="004330FD">
        <w:rPr>
          <w:rFonts w:asciiTheme="minorHAnsi" w:hAnsiTheme="minorHAnsi"/>
          <w:i w:val="0"/>
        </w:rPr>
        <w:t xml:space="preserve">  </w:t>
      </w:r>
    </w:p>
    <w:p w14:paraId="3A7BFD57" w14:textId="77777777" w:rsidR="007A4AFD" w:rsidRPr="004330FD" w:rsidRDefault="00364F2D" w:rsidP="00D212A7">
      <w:pPr>
        <w:pStyle w:val="Heading2"/>
      </w:pPr>
      <w:bookmarkStart w:id="450" w:name="_Toc315868993"/>
      <w:bookmarkStart w:id="451" w:name="_Toc317842065"/>
      <w:r w:rsidRPr="004330FD">
        <w:t xml:space="preserve">Customer </w:t>
      </w:r>
      <w:r w:rsidR="006165EF" w:rsidRPr="004330FD">
        <w:t>Requirements</w:t>
      </w:r>
      <w:bookmarkEnd w:id="450"/>
      <w:bookmarkEnd w:id="451"/>
    </w:p>
    <w:p w14:paraId="3A7BFD58" w14:textId="77777777" w:rsidR="00C7301C" w:rsidRPr="004330FD" w:rsidRDefault="00C7301C" w:rsidP="00D212A7">
      <w:pPr>
        <w:pStyle w:val="ParagraphItalics"/>
        <w:ind w:left="720"/>
        <w:rPr>
          <w:rFonts w:asciiTheme="minorHAnsi" w:hAnsiTheme="minorHAnsi"/>
          <w:i w:val="0"/>
        </w:rPr>
      </w:pPr>
      <w:r w:rsidRPr="004330FD">
        <w:rPr>
          <w:rFonts w:asciiTheme="minorHAnsi" w:hAnsiTheme="minorHAnsi"/>
          <w:i w:val="0"/>
        </w:rPr>
        <w:t>Customer requires a radar capability enhanced for harbor and 0-12 nautical miles to detect, track, and identify vessels in ports and coastal regions.  This will assist in addressing the problem of detecting non-cooperative small vessels.  Customers that will benefit from this capability are USCG, CBP, and ICE.  Leadership at headquarters levels of these organizations have stated a need for this capability.  The customer’s requirements and purpose for PCSI is to detect and track non-cooperative small vessels</w:t>
      </w:r>
      <w:r w:rsidR="0083001D" w:rsidRPr="004330FD">
        <w:rPr>
          <w:rFonts w:asciiTheme="minorHAnsi" w:hAnsiTheme="minorHAnsi"/>
          <w:i w:val="0"/>
        </w:rPr>
        <w:t xml:space="preserve"> </w:t>
      </w:r>
      <w:r w:rsidR="00F06A45" w:rsidRPr="004330FD">
        <w:rPr>
          <w:rFonts w:asciiTheme="minorHAnsi" w:hAnsiTheme="minorHAnsi"/>
          <w:i w:val="0"/>
        </w:rPr>
        <w:t xml:space="preserve">which will lead to greater resource alignment with mission needs.   </w:t>
      </w:r>
      <w:r w:rsidR="00B42FDE" w:rsidRPr="004330FD">
        <w:rPr>
          <w:rFonts w:asciiTheme="minorHAnsi" w:hAnsiTheme="minorHAnsi"/>
          <w:i w:val="0"/>
        </w:rPr>
        <w:t>Customer requirements are sufficiently clear and reinforced through integration of DHS S&amp;T personnel in client’s operational missions and briefings.  Customer vulnerabilities and requirements originate from FY 2007 Capstone process and re-validated in FY 2008 Maritime Security Capstone Integrated Process Team (IPT)</w:t>
      </w:r>
      <w:r w:rsidRPr="004330FD">
        <w:rPr>
          <w:rFonts w:asciiTheme="minorHAnsi" w:hAnsiTheme="minorHAnsi"/>
          <w:i w:val="0"/>
        </w:rPr>
        <w:t xml:space="preserve"> </w:t>
      </w:r>
      <w:r w:rsidR="00B42FDE" w:rsidRPr="004330FD">
        <w:rPr>
          <w:rFonts w:asciiTheme="minorHAnsi" w:hAnsiTheme="minorHAnsi"/>
          <w:i w:val="0"/>
        </w:rPr>
        <w:t xml:space="preserve">document.  </w:t>
      </w:r>
      <w:r w:rsidRPr="004330FD">
        <w:rPr>
          <w:rFonts w:asciiTheme="minorHAnsi" w:hAnsiTheme="minorHAnsi"/>
          <w:i w:val="0"/>
        </w:rPr>
        <w:t xml:space="preserve">  </w:t>
      </w:r>
    </w:p>
    <w:p w14:paraId="3A7BFD59" w14:textId="77777777" w:rsidR="00C7301C" w:rsidRPr="004330FD" w:rsidRDefault="00C7301C" w:rsidP="00D212A7">
      <w:pPr>
        <w:pStyle w:val="ParagraphItalics"/>
        <w:ind w:left="720"/>
      </w:pPr>
    </w:p>
    <w:p w14:paraId="3A7BFD5A" w14:textId="77777777" w:rsidR="007A4AFD" w:rsidRPr="004330FD" w:rsidRDefault="00364F2D" w:rsidP="00D212A7">
      <w:pPr>
        <w:pStyle w:val="Heading2"/>
      </w:pPr>
      <w:bookmarkStart w:id="452" w:name="_Toc315868994"/>
      <w:bookmarkStart w:id="453" w:name="_Toc317842066"/>
      <w:r w:rsidRPr="004330FD">
        <w:t>Key Performance Parameters</w:t>
      </w:r>
      <w:bookmarkEnd w:id="452"/>
      <w:bookmarkEnd w:id="453"/>
    </w:p>
    <w:p w14:paraId="3A7BFD5B" w14:textId="77777777" w:rsidR="00BE17D4" w:rsidRPr="004330FD" w:rsidRDefault="00BE17D4" w:rsidP="00D212A7">
      <w:pPr>
        <w:pStyle w:val="ParagraphItalics"/>
        <w:ind w:left="720"/>
      </w:pPr>
    </w:p>
    <w:tbl>
      <w:tblPr>
        <w:tblW w:w="937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549"/>
        <w:gridCol w:w="5324"/>
        <w:gridCol w:w="1786"/>
        <w:gridCol w:w="1719"/>
      </w:tblGrid>
      <w:tr w:rsidR="002F64A0" w:rsidRPr="004330FD" w14:paraId="3A7BFD5F" w14:textId="77777777" w:rsidTr="00A33333">
        <w:trPr>
          <w:cantSplit/>
          <w:trHeight w:val="169"/>
          <w:tblHeader/>
          <w:jc w:val="center"/>
        </w:trPr>
        <w:tc>
          <w:tcPr>
            <w:tcW w:w="549" w:type="dxa"/>
            <w:vMerge w:val="restart"/>
            <w:shd w:val="clear" w:color="auto" w:fill="002060"/>
            <w:vAlign w:val="center"/>
          </w:tcPr>
          <w:p w14:paraId="3A7BFD5C" w14:textId="77777777" w:rsidR="002F64A0" w:rsidRPr="004330FD" w:rsidRDefault="002F64A0" w:rsidP="00D212A7">
            <w:pPr>
              <w:pStyle w:val="NoSpacing"/>
              <w:jc w:val="center"/>
              <w:rPr>
                <w:rFonts w:asciiTheme="minorHAnsi" w:hAnsiTheme="minorHAnsi"/>
                <w:b/>
                <w:sz w:val="22"/>
                <w:szCs w:val="22"/>
              </w:rPr>
            </w:pPr>
            <w:r w:rsidRPr="004330FD">
              <w:rPr>
                <w:rFonts w:asciiTheme="minorHAnsi" w:hAnsiTheme="minorHAnsi"/>
                <w:b/>
                <w:sz w:val="22"/>
                <w:szCs w:val="22"/>
              </w:rPr>
              <w:lastRenderedPageBreak/>
              <w:t>#</w:t>
            </w:r>
          </w:p>
        </w:tc>
        <w:tc>
          <w:tcPr>
            <w:tcW w:w="5324" w:type="dxa"/>
            <w:vMerge w:val="restart"/>
            <w:shd w:val="clear" w:color="auto" w:fill="002060"/>
            <w:vAlign w:val="center"/>
          </w:tcPr>
          <w:p w14:paraId="3A7BFD5D" w14:textId="77777777" w:rsidR="002F64A0" w:rsidRPr="004330FD" w:rsidRDefault="002F64A0" w:rsidP="00D212A7">
            <w:pPr>
              <w:pStyle w:val="NoSpacing"/>
              <w:jc w:val="center"/>
              <w:rPr>
                <w:rFonts w:asciiTheme="minorHAnsi" w:hAnsiTheme="minorHAnsi"/>
                <w:b/>
                <w:sz w:val="22"/>
                <w:szCs w:val="22"/>
              </w:rPr>
            </w:pPr>
            <w:r w:rsidRPr="004330FD">
              <w:rPr>
                <w:rFonts w:asciiTheme="minorHAnsi" w:hAnsiTheme="minorHAnsi"/>
                <w:b/>
                <w:sz w:val="22"/>
                <w:szCs w:val="22"/>
              </w:rPr>
              <w:t xml:space="preserve">Key Performance </w:t>
            </w:r>
            <w:r w:rsidR="001C6ED8" w:rsidRPr="004330FD">
              <w:rPr>
                <w:rFonts w:asciiTheme="minorHAnsi" w:hAnsiTheme="minorHAnsi"/>
                <w:b/>
                <w:sz w:val="22"/>
                <w:szCs w:val="22"/>
              </w:rPr>
              <w:t>P</w:t>
            </w:r>
            <w:r w:rsidRPr="004330FD">
              <w:rPr>
                <w:rFonts w:asciiTheme="minorHAnsi" w:hAnsiTheme="minorHAnsi"/>
                <w:b/>
                <w:sz w:val="22"/>
                <w:szCs w:val="22"/>
              </w:rPr>
              <w:t>arameter</w:t>
            </w:r>
            <w:r w:rsidR="001C6ED8" w:rsidRPr="004330FD">
              <w:rPr>
                <w:rFonts w:asciiTheme="minorHAnsi" w:hAnsiTheme="minorHAnsi"/>
                <w:b/>
                <w:sz w:val="22"/>
                <w:szCs w:val="22"/>
              </w:rPr>
              <w:t>s</w:t>
            </w:r>
            <w:r w:rsidRPr="004330FD">
              <w:rPr>
                <w:rFonts w:asciiTheme="minorHAnsi" w:hAnsiTheme="minorHAnsi"/>
                <w:b/>
                <w:sz w:val="22"/>
                <w:szCs w:val="22"/>
              </w:rPr>
              <w:t xml:space="preserve"> (KPP)</w:t>
            </w:r>
          </w:p>
        </w:tc>
        <w:tc>
          <w:tcPr>
            <w:tcW w:w="3505" w:type="dxa"/>
            <w:gridSpan w:val="2"/>
            <w:shd w:val="clear" w:color="auto" w:fill="002060"/>
            <w:vAlign w:val="center"/>
          </w:tcPr>
          <w:p w14:paraId="3A7BFD5E" w14:textId="77777777" w:rsidR="002F64A0" w:rsidRPr="004330FD" w:rsidRDefault="002F64A0" w:rsidP="00D212A7">
            <w:pPr>
              <w:pStyle w:val="NoSpacing"/>
              <w:jc w:val="center"/>
              <w:rPr>
                <w:rFonts w:asciiTheme="minorHAnsi" w:hAnsiTheme="minorHAnsi"/>
                <w:b/>
                <w:sz w:val="22"/>
                <w:szCs w:val="22"/>
              </w:rPr>
            </w:pPr>
            <w:r w:rsidRPr="004330FD">
              <w:rPr>
                <w:rFonts w:asciiTheme="minorHAnsi" w:hAnsiTheme="minorHAnsi"/>
                <w:b/>
                <w:sz w:val="22"/>
                <w:szCs w:val="22"/>
              </w:rPr>
              <w:t>Baseline</w:t>
            </w:r>
          </w:p>
        </w:tc>
      </w:tr>
      <w:tr w:rsidR="002F64A0" w:rsidRPr="004330FD" w14:paraId="3A7BFD64" w14:textId="77777777" w:rsidTr="00A33333">
        <w:trPr>
          <w:cantSplit/>
          <w:trHeight w:val="169"/>
          <w:tblHeader/>
          <w:jc w:val="center"/>
        </w:trPr>
        <w:tc>
          <w:tcPr>
            <w:tcW w:w="549" w:type="dxa"/>
            <w:vMerge/>
            <w:shd w:val="clear" w:color="auto" w:fill="008080"/>
            <w:vAlign w:val="center"/>
          </w:tcPr>
          <w:p w14:paraId="3A7BFD60" w14:textId="77777777" w:rsidR="002F64A0" w:rsidRPr="004330FD" w:rsidRDefault="002F64A0" w:rsidP="00D212A7">
            <w:pPr>
              <w:pStyle w:val="NoSpacing"/>
              <w:jc w:val="center"/>
              <w:rPr>
                <w:b/>
              </w:rPr>
            </w:pPr>
          </w:p>
        </w:tc>
        <w:tc>
          <w:tcPr>
            <w:tcW w:w="5324" w:type="dxa"/>
            <w:vMerge/>
            <w:shd w:val="clear" w:color="auto" w:fill="008080"/>
            <w:vAlign w:val="center"/>
          </w:tcPr>
          <w:p w14:paraId="3A7BFD61" w14:textId="77777777" w:rsidR="002F64A0" w:rsidRPr="004330FD" w:rsidRDefault="002F64A0" w:rsidP="00D212A7">
            <w:pPr>
              <w:pStyle w:val="NoSpacing"/>
              <w:jc w:val="center"/>
              <w:rPr>
                <w:b/>
              </w:rPr>
            </w:pPr>
          </w:p>
        </w:tc>
        <w:tc>
          <w:tcPr>
            <w:tcW w:w="1786" w:type="dxa"/>
            <w:shd w:val="clear" w:color="auto" w:fill="002060"/>
            <w:vAlign w:val="center"/>
          </w:tcPr>
          <w:p w14:paraId="3A7BFD62" w14:textId="77777777" w:rsidR="002F64A0" w:rsidRPr="004330FD" w:rsidRDefault="002F64A0" w:rsidP="00D212A7">
            <w:pPr>
              <w:pStyle w:val="NoSpacing"/>
              <w:jc w:val="center"/>
              <w:rPr>
                <w:rFonts w:asciiTheme="minorHAnsi" w:hAnsiTheme="minorHAnsi"/>
                <w:b/>
                <w:sz w:val="22"/>
                <w:szCs w:val="22"/>
              </w:rPr>
            </w:pPr>
            <w:r w:rsidRPr="004330FD">
              <w:rPr>
                <w:rFonts w:asciiTheme="minorHAnsi" w:hAnsiTheme="minorHAnsi"/>
                <w:b/>
                <w:sz w:val="22"/>
                <w:szCs w:val="22"/>
              </w:rPr>
              <w:t>Threshold</w:t>
            </w:r>
          </w:p>
        </w:tc>
        <w:tc>
          <w:tcPr>
            <w:tcW w:w="1719" w:type="dxa"/>
            <w:shd w:val="clear" w:color="auto" w:fill="002060"/>
            <w:vAlign w:val="center"/>
          </w:tcPr>
          <w:p w14:paraId="3A7BFD63" w14:textId="77777777" w:rsidR="002F64A0" w:rsidRPr="004330FD" w:rsidRDefault="002F64A0" w:rsidP="00D212A7">
            <w:pPr>
              <w:pStyle w:val="NoSpacing"/>
              <w:jc w:val="center"/>
              <w:rPr>
                <w:rFonts w:asciiTheme="minorHAnsi" w:hAnsiTheme="minorHAnsi"/>
                <w:b/>
                <w:sz w:val="22"/>
                <w:szCs w:val="22"/>
              </w:rPr>
            </w:pPr>
            <w:r w:rsidRPr="004330FD">
              <w:rPr>
                <w:rFonts w:asciiTheme="minorHAnsi" w:hAnsiTheme="minorHAnsi"/>
                <w:b/>
                <w:sz w:val="22"/>
                <w:szCs w:val="22"/>
              </w:rPr>
              <w:t>Objective</w:t>
            </w:r>
          </w:p>
        </w:tc>
      </w:tr>
      <w:tr w:rsidR="00A33333" w:rsidRPr="004330FD" w14:paraId="3A7BFD69" w14:textId="77777777" w:rsidTr="00A33333">
        <w:trPr>
          <w:cantSplit/>
          <w:trHeight w:val="1412"/>
          <w:jc w:val="center"/>
        </w:trPr>
        <w:tc>
          <w:tcPr>
            <w:tcW w:w="549" w:type="dxa"/>
            <w:vAlign w:val="center"/>
          </w:tcPr>
          <w:p w14:paraId="3A7BFD65" w14:textId="77777777" w:rsidR="00A33333" w:rsidRPr="004330FD" w:rsidRDefault="00A33333" w:rsidP="00D212A7">
            <w:pPr>
              <w:pStyle w:val="NoSpacing"/>
              <w:jc w:val="center"/>
              <w:rPr>
                <w:rFonts w:asciiTheme="minorHAnsi" w:hAnsiTheme="minorHAnsi"/>
              </w:rPr>
            </w:pPr>
            <w:r w:rsidRPr="004330FD">
              <w:rPr>
                <w:rFonts w:asciiTheme="minorHAnsi" w:hAnsiTheme="minorHAnsi"/>
              </w:rPr>
              <w:t>KPP #1</w:t>
            </w:r>
          </w:p>
        </w:tc>
        <w:tc>
          <w:tcPr>
            <w:tcW w:w="5324" w:type="dxa"/>
          </w:tcPr>
          <w:p w14:paraId="3A7BFD66" w14:textId="77777777" w:rsidR="00A33333" w:rsidRPr="004330FD" w:rsidRDefault="00A33333">
            <w:pPr>
              <w:pStyle w:val="Default"/>
              <w:spacing w:before="240"/>
              <w:jc w:val="center"/>
              <w:rPr>
                <w:rFonts w:asciiTheme="minorHAnsi" w:hAnsiTheme="minorHAnsi" w:cstheme="minorHAnsi"/>
                <w:color w:val="auto"/>
                <w:sz w:val="18"/>
                <w:szCs w:val="18"/>
              </w:rPr>
            </w:pPr>
            <w:r w:rsidRPr="004330FD">
              <w:rPr>
                <w:rFonts w:asciiTheme="minorHAnsi" w:hAnsiTheme="minorHAnsi" w:cstheme="minorHAnsi"/>
                <w:color w:val="auto"/>
                <w:sz w:val="18"/>
                <w:szCs w:val="18"/>
              </w:rPr>
              <w:t xml:space="preserve">Net-ready:  The system must support net-centric military operations. The system must be able to enter and be managed in the network, and exchange data in a secure manner to enhance mission effectiveness. The system must continuously provide survivable, interoperable, secure, and operationally effective information exchanges to enable a net-centric military capability. </w:t>
            </w:r>
          </w:p>
        </w:tc>
        <w:tc>
          <w:tcPr>
            <w:tcW w:w="1786" w:type="dxa"/>
            <w:vAlign w:val="center"/>
          </w:tcPr>
          <w:p w14:paraId="3A7BFD67" w14:textId="77777777" w:rsidR="00A33333" w:rsidRPr="004330FD" w:rsidRDefault="00A33333" w:rsidP="00D212A7">
            <w:pPr>
              <w:pStyle w:val="NoSpacing"/>
              <w:spacing w:before="240"/>
              <w:jc w:val="center"/>
              <w:rPr>
                <w:rFonts w:asciiTheme="minorHAnsi" w:hAnsiTheme="minorHAnsi"/>
                <w:sz w:val="18"/>
                <w:szCs w:val="18"/>
              </w:rPr>
            </w:pPr>
            <w:r w:rsidRPr="004330FD">
              <w:rPr>
                <w:rFonts w:asciiTheme="minorHAnsi" w:hAnsiTheme="minorHAnsi"/>
                <w:sz w:val="18"/>
                <w:szCs w:val="18"/>
              </w:rPr>
              <w:t>The system will be developed so that it aims to support execution of joint critical operational activities identified in the applicable joint and system integrated architectures and the system will be developed so that it can be later modified to meet technical requirements for transition to Net-centric military operations.</w:t>
            </w:r>
          </w:p>
        </w:tc>
        <w:tc>
          <w:tcPr>
            <w:tcW w:w="1719" w:type="dxa"/>
          </w:tcPr>
          <w:p w14:paraId="3A7BFD68" w14:textId="77777777" w:rsidR="00A33333" w:rsidRPr="004330FD" w:rsidRDefault="00A33333">
            <w:pPr>
              <w:pStyle w:val="Default"/>
              <w:spacing w:before="240"/>
              <w:jc w:val="center"/>
              <w:rPr>
                <w:rFonts w:asciiTheme="minorHAnsi" w:hAnsiTheme="minorHAnsi" w:cstheme="minorHAnsi"/>
                <w:color w:val="auto"/>
                <w:sz w:val="18"/>
                <w:szCs w:val="18"/>
              </w:rPr>
            </w:pPr>
            <w:r w:rsidRPr="004330FD">
              <w:rPr>
                <w:rFonts w:asciiTheme="minorHAnsi" w:hAnsiTheme="minorHAnsi" w:cstheme="minorHAnsi"/>
                <w:color w:val="auto"/>
                <w:sz w:val="18"/>
                <w:szCs w:val="18"/>
              </w:rPr>
              <w:t xml:space="preserve">The system will be developed so that it aims to support execution of all operational activities identified in the applicable joint and system integrated architectures and the system will be developed so that it can be later modified to meet technical requirements for Net-centric military operations. </w:t>
            </w:r>
          </w:p>
        </w:tc>
      </w:tr>
      <w:tr w:rsidR="004330FD" w:rsidRPr="004330FD" w14:paraId="3A7BFD6E" w14:textId="77777777" w:rsidTr="00A33333">
        <w:trPr>
          <w:cantSplit/>
          <w:trHeight w:val="1871"/>
          <w:jc w:val="center"/>
        </w:trPr>
        <w:tc>
          <w:tcPr>
            <w:tcW w:w="549" w:type="dxa"/>
            <w:vAlign w:val="center"/>
          </w:tcPr>
          <w:p w14:paraId="3A7BFD6A" w14:textId="77777777" w:rsidR="00A33333" w:rsidRPr="004330FD" w:rsidRDefault="00A33333" w:rsidP="00D212A7">
            <w:pPr>
              <w:pStyle w:val="NoSpacing"/>
              <w:jc w:val="center"/>
              <w:rPr>
                <w:rFonts w:asciiTheme="minorHAnsi" w:hAnsiTheme="minorHAnsi"/>
              </w:rPr>
            </w:pPr>
            <w:r w:rsidRPr="004330FD">
              <w:rPr>
                <w:rFonts w:asciiTheme="minorHAnsi" w:hAnsiTheme="minorHAnsi"/>
              </w:rPr>
              <w:t>KPP #2</w:t>
            </w:r>
          </w:p>
        </w:tc>
        <w:tc>
          <w:tcPr>
            <w:tcW w:w="5324" w:type="dxa"/>
          </w:tcPr>
          <w:p w14:paraId="3A7BFD6B" w14:textId="77777777" w:rsidR="00A33333" w:rsidRPr="004330FD" w:rsidRDefault="00A33333">
            <w:pPr>
              <w:pStyle w:val="Default"/>
              <w:spacing w:before="240"/>
              <w:jc w:val="center"/>
              <w:rPr>
                <w:rFonts w:asciiTheme="minorHAnsi" w:hAnsiTheme="minorHAnsi" w:cstheme="minorHAnsi"/>
                <w:color w:val="auto"/>
                <w:sz w:val="18"/>
                <w:szCs w:val="18"/>
              </w:rPr>
            </w:pPr>
            <w:r w:rsidRPr="004330FD">
              <w:rPr>
                <w:rFonts w:asciiTheme="minorHAnsi" w:hAnsiTheme="minorHAnsi" w:cstheme="minorHAnsi"/>
                <w:bCs/>
                <w:color w:val="auto"/>
                <w:sz w:val="18"/>
                <w:szCs w:val="18"/>
              </w:rPr>
              <w:t xml:space="preserve">Collaborative Information Environment – The system shall provide a CIE created by a suite of integrated, web-enabled applications. These applications shall be integrated through the use of existing service registries, existing service catalogs, and shall allow services to self-register. The following subsections will further describe the CIE capability. </w:t>
            </w:r>
          </w:p>
        </w:tc>
        <w:tc>
          <w:tcPr>
            <w:tcW w:w="1786" w:type="dxa"/>
            <w:vAlign w:val="center"/>
          </w:tcPr>
          <w:p w14:paraId="3A7BFD6C" w14:textId="77777777" w:rsidR="00A33333" w:rsidRPr="004330FD" w:rsidRDefault="00A33333" w:rsidP="00D212A7">
            <w:pPr>
              <w:pStyle w:val="NoSpacing"/>
              <w:spacing w:before="240"/>
              <w:jc w:val="center"/>
              <w:rPr>
                <w:rFonts w:asciiTheme="minorHAnsi" w:hAnsiTheme="minorHAnsi"/>
                <w:sz w:val="18"/>
                <w:szCs w:val="18"/>
              </w:rPr>
            </w:pPr>
            <w:r w:rsidRPr="004330FD">
              <w:rPr>
                <w:rFonts w:asciiTheme="minorHAnsi" w:hAnsiTheme="minorHAnsi"/>
                <w:sz w:val="18"/>
                <w:szCs w:val="18"/>
              </w:rPr>
              <w:t>CIE contains multiple sub-thresholds.  Refer to CONOP JMT TIER 1 KPP</w:t>
            </w:r>
          </w:p>
        </w:tc>
        <w:tc>
          <w:tcPr>
            <w:tcW w:w="1719" w:type="dxa"/>
            <w:vAlign w:val="center"/>
          </w:tcPr>
          <w:p w14:paraId="3A7BFD6D" w14:textId="77777777" w:rsidR="00A33333" w:rsidRPr="004330FD" w:rsidRDefault="00A33333" w:rsidP="00D212A7">
            <w:pPr>
              <w:pStyle w:val="NoSpacing"/>
              <w:spacing w:before="240"/>
              <w:jc w:val="center"/>
              <w:rPr>
                <w:rFonts w:asciiTheme="minorHAnsi" w:hAnsiTheme="minorHAnsi"/>
                <w:sz w:val="18"/>
                <w:szCs w:val="18"/>
              </w:rPr>
            </w:pPr>
            <w:r w:rsidRPr="004330FD">
              <w:rPr>
                <w:rFonts w:asciiTheme="minorHAnsi" w:hAnsiTheme="minorHAnsi"/>
                <w:sz w:val="18"/>
                <w:szCs w:val="18"/>
              </w:rPr>
              <w:t>CIE contains multiple sub-thresholds.  Refer to CONOP JMT TIER 1 KPP</w:t>
            </w:r>
          </w:p>
        </w:tc>
      </w:tr>
      <w:tr w:rsidR="00121ABB" w:rsidRPr="004330FD" w14:paraId="3A7BFD77" w14:textId="77777777" w:rsidTr="00A33333">
        <w:trPr>
          <w:cantSplit/>
          <w:trHeight w:val="1871"/>
          <w:jc w:val="center"/>
        </w:trPr>
        <w:tc>
          <w:tcPr>
            <w:tcW w:w="549" w:type="dxa"/>
            <w:vAlign w:val="center"/>
          </w:tcPr>
          <w:p w14:paraId="3A7BFD6F" w14:textId="77777777" w:rsidR="00121ABB" w:rsidRPr="004330FD" w:rsidRDefault="00121ABB" w:rsidP="00D212A7">
            <w:pPr>
              <w:pStyle w:val="NoSpacing"/>
              <w:jc w:val="center"/>
              <w:rPr>
                <w:rFonts w:asciiTheme="minorHAnsi" w:hAnsiTheme="minorHAnsi"/>
              </w:rPr>
            </w:pPr>
            <w:r>
              <w:rPr>
                <w:rFonts w:asciiTheme="minorHAnsi" w:hAnsiTheme="minorHAnsi"/>
              </w:rPr>
              <w:lastRenderedPageBreak/>
              <w:t>KPP#3</w:t>
            </w:r>
          </w:p>
        </w:tc>
        <w:tc>
          <w:tcPr>
            <w:tcW w:w="5324" w:type="dxa"/>
          </w:tcPr>
          <w:tbl>
            <w:tblPr>
              <w:tblW w:w="5147" w:type="dxa"/>
              <w:tblBorders>
                <w:top w:val="nil"/>
                <w:left w:val="nil"/>
                <w:bottom w:val="nil"/>
                <w:right w:val="nil"/>
              </w:tblBorders>
              <w:tblLayout w:type="fixed"/>
              <w:tblLook w:val="0000" w:firstRow="0" w:lastRow="0" w:firstColumn="0" w:lastColumn="0" w:noHBand="0" w:noVBand="0"/>
            </w:tblPr>
            <w:tblGrid>
              <w:gridCol w:w="5147"/>
            </w:tblGrid>
            <w:tr w:rsidR="00121ABB" w:rsidRPr="00121ABB" w14:paraId="3A7BFD71" w14:textId="77777777" w:rsidTr="00121ABB">
              <w:trPr>
                <w:trHeight w:val="1011"/>
              </w:trPr>
              <w:tc>
                <w:tcPr>
                  <w:tcW w:w="5147" w:type="dxa"/>
                </w:tcPr>
                <w:p w14:paraId="3A7BFD70" w14:textId="77777777" w:rsidR="00121ABB" w:rsidRPr="00121ABB" w:rsidRDefault="00121ABB" w:rsidP="00121ABB">
                  <w:pPr>
                    <w:pStyle w:val="Default"/>
                    <w:spacing w:before="240"/>
                    <w:rPr>
                      <w:rFonts w:asciiTheme="minorHAnsi" w:hAnsiTheme="minorHAnsi" w:cstheme="minorHAnsi"/>
                      <w:bCs/>
                      <w:sz w:val="18"/>
                      <w:szCs w:val="18"/>
                    </w:rPr>
                  </w:pPr>
                  <w:r w:rsidRPr="00121ABB">
                    <w:rPr>
                      <w:rFonts w:asciiTheme="minorHAnsi" w:hAnsiTheme="minorHAnsi" w:cstheme="minorHAnsi"/>
                      <w:bCs/>
                      <w:sz w:val="18"/>
                      <w:szCs w:val="18"/>
                    </w:rPr>
                    <w:t>Com</w:t>
                  </w:r>
                  <w:r>
                    <w:rPr>
                      <w:rFonts w:asciiTheme="minorHAnsi" w:hAnsiTheme="minorHAnsi" w:cstheme="minorHAnsi"/>
                      <w:bCs/>
                      <w:sz w:val="18"/>
                      <w:szCs w:val="18"/>
                    </w:rPr>
                    <w:t xml:space="preserve">mon Operational Picture (COP) </w:t>
                  </w:r>
                  <w:r w:rsidRPr="00121ABB">
                    <w:rPr>
                      <w:rFonts w:asciiTheme="minorHAnsi" w:hAnsiTheme="minorHAnsi" w:cstheme="minorHAnsi"/>
                      <w:bCs/>
                      <w:sz w:val="18"/>
                      <w:szCs w:val="18"/>
                    </w:rPr>
                    <w:t xml:space="preserve">The system shall integrate, display, and process data accurately as available in the integrated area(s) of responsibility (AOR). </w:t>
                  </w:r>
                </w:p>
              </w:tc>
            </w:tr>
          </w:tbl>
          <w:p w14:paraId="3A7BFD72" w14:textId="77777777" w:rsidR="00121ABB" w:rsidRPr="004330FD" w:rsidRDefault="00121ABB">
            <w:pPr>
              <w:pStyle w:val="Default"/>
              <w:spacing w:before="240"/>
              <w:jc w:val="center"/>
              <w:rPr>
                <w:rFonts w:asciiTheme="minorHAnsi" w:hAnsiTheme="minorHAnsi" w:cstheme="minorHAnsi"/>
                <w:bCs/>
                <w:color w:val="auto"/>
                <w:sz w:val="18"/>
                <w:szCs w:val="18"/>
              </w:rPr>
            </w:pPr>
          </w:p>
        </w:tc>
        <w:tc>
          <w:tcPr>
            <w:tcW w:w="1786" w:type="dxa"/>
            <w:vAlign w:val="center"/>
          </w:tcPr>
          <w:p w14:paraId="3A7BFD73" w14:textId="77777777" w:rsidR="00121ABB" w:rsidRPr="00121ABB" w:rsidRDefault="00121ABB" w:rsidP="00121ABB">
            <w:pPr>
              <w:pStyle w:val="NoSpacing"/>
              <w:spacing w:before="240"/>
              <w:rPr>
                <w:rFonts w:asciiTheme="minorHAnsi" w:hAnsiTheme="minorHAnsi"/>
                <w:sz w:val="18"/>
                <w:szCs w:val="18"/>
              </w:rPr>
            </w:pPr>
            <w:r w:rsidRPr="00121ABB">
              <w:rPr>
                <w:rFonts w:asciiTheme="minorHAnsi" w:hAnsiTheme="minorHAnsi"/>
                <w:sz w:val="18"/>
                <w:szCs w:val="18"/>
              </w:rPr>
              <w:t>(1) Display capabilities for processed data in map and tabular views for tracks, alerts and events.</w:t>
            </w:r>
          </w:p>
          <w:p w14:paraId="3A7BFD74" w14:textId="77777777" w:rsidR="00121ABB" w:rsidRPr="004330FD" w:rsidRDefault="00121ABB" w:rsidP="00121ABB">
            <w:pPr>
              <w:pStyle w:val="NoSpacing"/>
              <w:spacing w:before="240"/>
              <w:rPr>
                <w:rFonts w:asciiTheme="minorHAnsi" w:hAnsiTheme="minorHAnsi"/>
                <w:sz w:val="18"/>
                <w:szCs w:val="18"/>
              </w:rPr>
            </w:pPr>
            <w:r w:rsidRPr="00121ABB">
              <w:rPr>
                <w:rFonts w:asciiTheme="minorHAnsi" w:hAnsiTheme="minorHAnsi"/>
                <w:sz w:val="18"/>
                <w:szCs w:val="18"/>
              </w:rPr>
              <w:t>(2) Control capabilities for cameras and videos.</w:t>
            </w:r>
          </w:p>
        </w:tc>
        <w:tc>
          <w:tcPr>
            <w:tcW w:w="1719" w:type="dxa"/>
            <w:vAlign w:val="center"/>
          </w:tcPr>
          <w:p w14:paraId="3A7BFD75" w14:textId="77777777" w:rsidR="00121ABB" w:rsidRPr="00121ABB" w:rsidRDefault="00121ABB" w:rsidP="00121ABB">
            <w:pPr>
              <w:pStyle w:val="NoSpacing"/>
              <w:spacing w:before="240"/>
              <w:jc w:val="center"/>
              <w:rPr>
                <w:rFonts w:asciiTheme="minorHAnsi" w:hAnsiTheme="minorHAnsi"/>
                <w:sz w:val="18"/>
                <w:szCs w:val="18"/>
              </w:rPr>
            </w:pPr>
            <w:r w:rsidRPr="00121ABB">
              <w:rPr>
                <w:rFonts w:asciiTheme="minorHAnsi" w:hAnsiTheme="minorHAnsi"/>
                <w:sz w:val="18"/>
                <w:szCs w:val="18"/>
              </w:rPr>
              <w:t>(1) Display capabilities for processed data in map and tabular views for tracks, alerts and events.</w:t>
            </w:r>
          </w:p>
          <w:p w14:paraId="3A7BFD76" w14:textId="77777777" w:rsidR="00121ABB" w:rsidRPr="004330FD" w:rsidRDefault="00121ABB" w:rsidP="00121ABB">
            <w:pPr>
              <w:pStyle w:val="NoSpacing"/>
              <w:spacing w:before="240"/>
              <w:jc w:val="center"/>
              <w:rPr>
                <w:rFonts w:asciiTheme="minorHAnsi" w:hAnsiTheme="minorHAnsi"/>
                <w:sz w:val="18"/>
                <w:szCs w:val="18"/>
              </w:rPr>
            </w:pPr>
            <w:r w:rsidRPr="00121ABB">
              <w:rPr>
                <w:rFonts w:asciiTheme="minorHAnsi" w:hAnsiTheme="minorHAnsi"/>
                <w:sz w:val="18"/>
                <w:szCs w:val="18"/>
              </w:rPr>
              <w:t>(2) Control capabilities for cameras and videos</w:t>
            </w:r>
          </w:p>
        </w:tc>
      </w:tr>
      <w:tr w:rsidR="00121ABB" w:rsidRPr="004330FD" w14:paraId="3A7BFD7C" w14:textId="77777777" w:rsidTr="00A33333">
        <w:trPr>
          <w:cantSplit/>
          <w:trHeight w:val="1871"/>
          <w:jc w:val="center"/>
        </w:trPr>
        <w:tc>
          <w:tcPr>
            <w:tcW w:w="549" w:type="dxa"/>
            <w:vAlign w:val="center"/>
          </w:tcPr>
          <w:p w14:paraId="3A7BFD78" w14:textId="77777777" w:rsidR="00121ABB" w:rsidRPr="004330FD" w:rsidRDefault="00121ABB" w:rsidP="00D212A7">
            <w:pPr>
              <w:pStyle w:val="NoSpacing"/>
              <w:jc w:val="center"/>
              <w:rPr>
                <w:rFonts w:asciiTheme="minorHAnsi" w:hAnsiTheme="minorHAnsi"/>
              </w:rPr>
            </w:pPr>
            <w:r>
              <w:rPr>
                <w:rFonts w:asciiTheme="minorHAnsi" w:hAnsiTheme="minorHAnsi"/>
              </w:rPr>
              <w:t>KPP#4</w:t>
            </w:r>
          </w:p>
        </w:tc>
        <w:tc>
          <w:tcPr>
            <w:tcW w:w="5324" w:type="dxa"/>
          </w:tcPr>
          <w:p w14:paraId="3A7BFD79" w14:textId="77777777" w:rsidR="00121ABB" w:rsidRPr="004330FD" w:rsidRDefault="00121ABB">
            <w:pPr>
              <w:pStyle w:val="Default"/>
              <w:spacing w:before="240"/>
              <w:jc w:val="center"/>
              <w:rPr>
                <w:rFonts w:asciiTheme="minorHAnsi" w:hAnsiTheme="minorHAnsi" w:cstheme="minorHAnsi"/>
                <w:bCs/>
                <w:color w:val="auto"/>
                <w:sz w:val="18"/>
                <w:szCs w:val="18"/>
              </w:rPr>
            </w:pPr>
            <w:r w:rsidRPr="00121ABB">
              <w:rPr>
                <w:rFonts w:asciiTheme="minorHAnsi" w:hAnsiTheme="minorHAnsi" w:cstheme="minorHAnsi"/>
                <w:bCs/>
                <w:color w:val="auto"/>
                <w:sz w:val="18"/>
                <w:szCs w:val="18"/>
              </w:rPr>
              <w:t>The system shall have a capability to process and display all target information in near real time on an unclassified C2 system.</w:t>
            </w:r>
          </w:p>
        </w:tc>
        <w:tc>
          <w:tcPr>
            <w:tcW w:w="1786" w:type="dxa"/>
            <w:vAlign w:val="center"/>
          </w:tcPr>
          <w:p w14:paraId="3A7BFD7A" w14:textId="77777777" w:rsidR="00121ABB" w:rsidRPr="004330FD" w:rsidRDefault="00121ABB" w:rsidP="00D212A7">
            <w:pPr>
              <w:pStyle w:val="NoSpacing"/>
              <w:spacing w:before="240"/>
              <w:jc w:val="center"/>
              <w:rPr>
                <w:rFonts w:asciiTheme="minorHAnsi" w:hAnsiTheme="minorHAnsi"/>
                <w:sz w:val="18"/>
                <w:szCs w:val="18"/>
              </w:rPr>
            </w:pPr>
            <w:r>
              <w:rPr>
                <w:rFonts w:asciiTheme="minorHAnsi" w:hAnsiTheme="minorHAnsi"/>
                <w:sz w:val="18"/>
                <w:szCs w:val="18"/>
              </w:rPr>
              <w:t>Unclassified</w:t>
            </w:r>
          </w:p>
        </w:tc>
        <w:tc>
          <w:tcPr>
            <w:tcW w:w="1719" w:type="dxa"/>
            <w:vAlign w:val="center"/>
          </w:tcPr>
          <w:p w14:paraId="3A7BFD7B" w14:textId="77777777" w:rsidR="00121ABB" w:rsidRPr="004330FD" w:rsidRDefault="00121ABB" w:rsidP="00D212A7">
            <w:pPr>
              <w:pStyle w:val="NoSpacing"/>
              <w:spacing w:before="240"/>
              <w:jc w:val="center"/>
              <w:rPr>
                <w:rFonts w:asciiTheme="minorHAnsi" w:hAnsiTheme="minorHAnsi"/>
                <w:sz w:val="18"/>
                <w:szCs w:val="18"/>
              </w:rPr>
            </w:pPr>
            <w:r>
              <w:rPr>
                <w:rFonts w:asciiTheme="minorHAnsi" w:hAnsiTheme="minorHAnsi"/>
                <w:sz w:val="18"/>
                <w:szCs w:val="18"/>
              </w:rPr>
              <w:t>Classified</w:t>
            </w:r>
          </w:p>
        </w:tc>
      </w:tr>
    </w:tbl>
    <w:p w14:paraId="3A7BFD7D" w14:textId="77777777" w:rsidR="00DF46AA" w:rsidRPr="004330FD" w:rsidRDefault="00BE17D4" w:rsidP="00D212A7">
      <w:pPr>
        <w:pStyle w:val="CaptionBAH"/>
      </w:pPr>
      <w:bookmarkStart w:id="454" w:name="_Toc315868995"/>
      <w:r w:rsidRPr="004330FD">
        <w:t xml:space="preserve">Figure </w:t>
      </w:r>
      <w:r w:rsidR="00686D8F">
        <w:fldChar w:fldCharType="begin"/>
      </w:r>
      <w:r w:rsidR="00686D8F">
        <w:instrText xml:space="preserve"> SEQ Figure \* ARABIC </w:instrText>
      </w:r>
      <w:r w:rsidR="00686D8F">
        <w:fldChar w:fldCharType="separate"/>
      </w:r>
      <w:r w:rsidR="00582886" w:rsidRPr="004330FD">
        <w:rPr>
          <w:noProof/>
        </w:rPr>
        <w:t>4</w:t>
      </w:r>
      <w:r w:rsidR="00686D8F">
        <w:rPr>
          <w:noProof/>
        </w:rPr>
        <w:fldChar w:fldCharType="end"/>
      </w:r>
      <w:r w:rsidRPr="004330FD">
        <w:t>: Key Performance Parameters</w:t>
      </w:r>
    </w:p>
    <w:p w14:paraId="3A7BFD7E" w14:textId="77777777" w:rsidR="00D3570B" w:rsidRPr="004330FD" w:rsidRDefault="00D3570B" w:rsidP="00D3570B">
      <w:pPr>
        <w:pStyle w:val="ParagraphBAH"/>
      </w:pPr>
    </w:p>
    <w:p w14:paraId="3A7BFD7F" w14:textId="77777777" w:rsidR="00D3570B" w:rsidRPr="004330FD" w:rsidRDefault="00D3570B" w:rsidP="00D3570B">
      <w:pPr>
        <w:pStyle w:val="ParagraphBAH"/>
      </w:pPr>
    </w:p>
    <w:p w14:paraId="3A7BFD80" w14:textId="77777777" w:rsidR="00D3570B" w:rsidRPr="004330FD" w:rsidRDefault="00D3570B" w:rsidP="00D3570B">
      <w:pPr>
        <w:pStyle w:val="ParagraphBAH"/>
      </w:pPr>
    </w:p>
    <w:p w14:paraId="3A7BFD81" w14:textId="77777777" w:rsidR="007A4AFD" w:rsidRPr="004330FD" w:rsidRDefault="005328DC" w:rsidP="00D212A7">
      <w:pPr>
        <w:pStyle w:val="Heading2"/>
      </w:pPr>
      <w:bookmarkStart w:id="455" w:name="_Toc317842067"/>
      <w:r w:rsidRPr="004330FD">
        <w:t>Other Metrics</w:t>
      </w:r>
      <w:bookmarkEnd w:id="454"/>
      <w:bookmarkEnd w:id="455"/>
    </w:p>
    <w:p w14:paraId="3A7BFD82" w14:textId="77777777" w:rsidR="00652DB5" w:rsidRPr="004330FD" w:rsidRDefault="00652DB5" w:rsidP="00D212A7">
      <w:pPr>
        <w:ind w:left="532"/>
        <w:rPr>
          <w:rFonts w:asciiTheme="minorHAnsi" w:hAnsiTheme="minorHAnsi" w:cstheme="minorHAnsi"/>
          <w:i/>
          <w:sz w:val="22"/>
          <w:szCs w:val="22"/>
        </w:rPr>
      </w:pPr>
    </w:p>
    <w:p w14:paraId="3A7BFD83" w14:textId="77777777" w:rsidR="00874860" w:rsidRPr="00D12FE0" w:rsidRDefault="00652DB5" w:rsidP="00D212A7">
      <w:pPr>
        <w:ind w:left="532"/>
        <w:rPr>
          <w:rFonts w:ascii="Times New Roman" w:hAnsi="Times New Roman"/>
          <w:sz w:val="22"/>
        </w:rPr>
      </w:pPr>
      <w:r w:rsidRPr="00D12FE0">
        <w:rPr>
          <w:rFonts w:asciiTheme="minorHAnsi" w:hAnsiTheme="minorHAnsi" w:cstheme="minorHAnsi"/>
          <w:sz w:val="22"/>
          <w:szCs w:val="22"/>
        </w:rPr>
        <w:t>None.</w:t>
      </w:r>
      <w:r w:rsidR="00874860" w:rsidRPr="00D12FE0">
        <w:br w:type="page"/>
      </w:r>
    </w:p>
    <w:p w14:paraId="3A7BFD84" w14:textId="77777777" w:rsidR="007A4AFD" w:rsidRPr="004330FD" w:rsidRDefault="007A4AFD" w:rsidP="00D212A7">
      <w:pPr>
        <w:pStyle w:val="ParagraphItalics"/>
      </w:pPr>
    </w:p>
    <w:p w14:paraId="3A7BFD85" w14:textId="77777777" w:rsidR="007A4AFD" w:rsidRPr="004330FD" w:rsidRDefault="005F1138" w:rsidP="00D212A7">
      <w:pPr>
        <w:pStyle w:val="Heading1"/>
      </w:pPr>
      <w:bookmarkStart w:id="456" w:name="_Toc317842068"/>
      <w:r w:rsidRPr="004330FD">
        <w:t>Technology and Innovation</w:t>
      </w:r>
      <w:bookmarkEnd w:id="456"/>
    </w:p>
    <w:p w14:paraId="3A7BFD86" w14:textId="77777777" w:rsidR="007A4AFD" w:rsidRPr="004330FD" w:rsidRDefault="00B2712F" w:rsidP="00D212A7">
      <w:pPr>
        <w:pStyle w:val="Heading2"/>
      </w:pPr>
      <w:bookmarkStart w:id="457" w:name="_Toc315962398"/>
      <w:bookmarkStart w:id="458" w:name="_Toc315962534"/>
      <w:bookmarkStart w:id="459" w:name="_Toc315962741"/>
      <w:bookmarkStart w:id="460" w:name="_Toc316480268"/>
      <w:bookmarkStart w:id="461" w:name="_Toc316480688"/>
      <w:bookmarkStart w:id="462" w:name="_Toc315961726"/>
      <w:bookmarkStart w:id="463" w:name="_Toc315961860"/>
      <w:bookmarkStart w:id="464" w:name="_Toc315961994"/>
      <w:bookmarkStart w:id="465" w:name="_Toc315962129"/>
      <w:bookmarkStart w:id="466" w:name="_Toc315962263"/>
      <w:bookmarkStart w:id="467" w:name="_Toc315962399"/>
      <w:bookmarkStart w:id="468" w:name="_Toc315962535"/>
      <w:bookmarkStart w:id="469" w:name="_Toc315962742"/>
      <w:bookmarkStart w:id="470" w:name="_Toc316474787"/>
      <w:bookmarkStart w:id="471" w:name="_Toc316479628"/>
      <w:bookmarkStart w:id="472" w:name="_Toc316480269"/>
      <w:bookmarkStart w:id="473" w:name="_Toc316480689"/>
      <w:bookmarkStart w:id="474" w:name="_Toc315962400"/>
      <w:bookmarkStart w:id="475" w:name="_Toc315962536"/>
      <w:bookmarkStart w:id="476" w:name="_Toc315962743"/>
      <w:bookmarkStart w:id="477" w:name="_Toc316480270"/>
      <w:bookmarkStart w:id="478" w:name="_Toc316480690"/>
      <w:bookmarkStart w:id="479" w:name="_Toc315962401"/>
      <w:bookmarkStart w:id="480" w:name="_Toc315962537"/>
      <w:bookmarkStart w:id="481" w:name="_Toc315962744"/>
      <w:bookmarkStart w:id="482" w:name="_Toc316474789"/>
      <w:bookmarkStart w:id="483" w:name="_Toc316479630"/>
      <w:bookmarkStart w:id="484" w:name="_Toc316480271"/>
      <w:bookmarkStart w:id="485" w:name="_Toc316480691"/>
      <w:bookmarkStart w:id="486" w:name="_Toc299031957"/>
      <w:bookmarkStart w:id="487" w:name="_Toc299373348"/>
      <w:bookmarkStart w:id="488" w:name="_Toc300064090"/>
      <w:bookmarkStart w:id="489" w:name="_Toc300236518"/>
      <w:bookmarkStart w:id="490" w:name="_Toc300845426"/>
      <w:bookmarkStart w:id="491" w:name="_Toc313612715"/>
      <w:bookmarkStart w:id="492" w:name="_Toc317842069"/>
      <w:bookmarkEnd w:id="333"/>
      <w:bookmarkEnd w:id="334"/>
      <w:bookmarkEnd w:id="335"/>
      <w:bookmarkEnd w:id="336"/>
      <w:bookmarkEnd w:id="337"/>
      <w:bookmarkEnd w:id="338"/>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r w:rsidRPr="004330FD">
        <w:t xml:space="preserve">Core </w:t>
      </w:r>
      <w:bookmarkStart w:id="493" w:name="_Toc315868997"/>
      <w:r w:rsidRPr="004330FD">
        <w:t>Technology</w:t>
      </w:r>
      <w:bookmarkEnd w:id="486"/>
      <w:bookmarkEnd w:id="487"/>
      <w:bookmarkEnd w:id="488"/>
      <w:bookmarkEnd w:id="489"/>
      <w:bookmarkEnd w:id="490"/>
      <w:bookmarkEnd w:id="491"/>
      <w:bookmarkEnd w:id="492"/>
      <w:bookmarkEnd w:id="493"/>
    </w:p>
    <w:p w14:paraId="3A7BFD87" w14:textId="77777777" w:rsidR="00E41609" w:rsidRPr="00D12FE0" w:rsidRDefault="00E41609" w:rsidP="00D12FE0">
      <w:pPr>
        <w:pStyle w:val="ParagraphItalics"/>
        <w:rPr>
          <w:rFonts w:asciiTheme="minorHAnsi" w:hAnsiTheme="minorHAnsi"/>
          <w:i w:val="0"/>
        </w:rPr>
      </w:pPr>
      <w:bookmarkStart w:id="494" w:name="_Toc299031958"/>
      <w:bookmarkStart w:id="495" w:name="_Toc299373349"/>
      <w:bookmarkStart w:id="496" w:name="_Toc300064091"/>
      <w:bookmarkStart w:id="497" w:name="_Toc300236519"/>
      <w:bookmarkStart w:id="498" w:name="_Toc300845427"/>
      <w:bookmarkStart w:id="499" w:name="_Toc314164367"/>
      <w:bookmarkStart w:id="500" w:name="_Toc314210911"/>
      <w:bookmarkStart w:id="501" w:name="_Toc314222109"/>
      <w:bookmarkStart w:id="502" w:name="_Toc314222901"/>
      <w:bookmarkStart w:id="503" w:name="_Toc314226768"/>
      <w:bookmarkStart w:id="504" w:name="_Toc315347665"/>
      <w:bookmarkStart w:id="505" w:name="_Toc315350526"/>
      <w:bookmarkStart w:id="506" w:name="_Toc316474791"/>
      <w:bookmarkStart w:id="507" w:name="_Toc316479632"/>
    </w:p>
    <w:p w14:paraId="3A7BFD88" w14:textId="77777777" w:rsidR="00E41609" w:rsidRPr="00D12FE0" w:rsidRDefault="00E41609" w:rsidP="00D212A7">
      <w:pPr>
        <w:pStyle w:val="ParagraphItalics"/>
        <w:ind w:left="720"/>
        <w:rPr>
          <w:rFonts w:asciiTheme="minorHAnsi" w:hAnsiTheme="minorHAnsi"/>
          <w:i w:val="0"/>
        </w:rPr>
      </w:pPr>
      <w:r w:rsidRPr="004330FD">
        <w:rPr>
          <w:rFonts w:asciiTheme="minorHAnsi" w:hAnsiTheme="minorHAnsi"/>
          <w:i w:val="0"/>
        </w:rPr>
        <w:t>Recent core technology deliverables for FY 2012 include the SRI SIMON-based MDAS and the NRL Open Mongoose System.  Other new solutions include new multi-INT Persistent Wide Area Suveillance/Precision Geo-Location Capabilities.  This WAS</w:t>
      </w:r>
      <w:r w:rsidR="00121ABB">
        <w:rPr>
          <w:rFonts w:asciiTheme="minorHAnsi" w:hAnsiTheme="minorHAnsi"/>
          <w:i w:val="0"/>
        </w:rPr>
        <w:t xml:space="preserve"> (Wide Area Surveillance)</w:t>
      </w:r>
      <w:r w:rsidRPr="004330FD">
        <w:rPr>
          <w:rFonts w:asciiTheme="minorHAnsi" w:hAnsiTheme="minorHAnsi"/>
          <w:i w:val="0"/>
        </w:rPr>
        <w:t xml:space="preserve"> capa</w:t>
      </w:r>
      <w:r w:rsidRPr="00D12FE0">
        <w:rPr>
          <w:rFonts w:asciiTheme="minorHAnsi" w:hAnsiTheme="minorHAnsi"/>
          <w:i w:val="0"/>
        </w:rPr>
        <w:t>bility is comprised of:</w:t>
      </w:r>
    </w:p>
    <w:p w14:paraId="3A7BFD89" w14:textId="77777777" w:rsidR="00E41609" w:rsidRPr="00D12FE0" w:rsidRDefault="00E41609" w:rsidP="00591F0E">
      <w:pPr>
        <w:pStyle w:val="ParagraphItalics"/>
        <w:numPr>
          <w:ilvl w:val="0"/>
          <w:numId w:val="87"/>
        </w:numPr>
        <w:rPr>
          <w:rFonts w:asciiTheme="minorHAnsi" w:hAnsiTheme="minorHAnsi"/>
          <w:i w:val="0"/>
        </w:rPr>
      </w:pPr>
      <w:r w:rsidRPr="00D12FE0">
        <w:rPr>
          <w:rFonts w:asciiTheme="minorHAnsi" w:hAnsiTheme="minorHAnsi"/>
          <w:i w:val="0"/>
        </w:rPr>
        <w:t>algorithims to enable ship detection and generation of reports using NOAA HFR, DoD aerostat (air) radars, and shipboa</w:t>
      </w:r>
      <w:r w:rsidR="00121ABB">
        <w:rPr>
          <w:rFonts w:asciiTheme="minorHAnsi" w:hAnsiTheme="minorHAnsi"/>
          <w:i w:val="0"/>
        </w:rPr>
        <w:t>r</w:t>
      </w:r>
      <w:r w:rsidRPr="00D12FE0">
        <w:rPr>
          <w:rFonts w:asciiTheme="minorHAnsi" w:hAnsiTheme="minorHAnsi"/>
          <w:i w:val="0"/>
        </w:rPr>
        <w:t>d commercial navigation radars.</w:t>
      </w:r>
    </w:p>
    <w:p w14:paraId="3A7BFD8A" w14:textId="77777777" w:rsidR="00E41609" w:rsidRPr="00D12FE0" w:rsidRDefault="00E41609" w:rsidP="00591F0E">
      <w:pPr>
        <w:pStyle w:val="ParagraphItalics"/>
        <w:numPr>
          <w:ilvl w:val="0"/>
          <w:numId w:val="87"/>
        </w:numPr>
        <w:rPr>
          <w:rFonts w:asciiTheme="minorHAnsi" w:hAnsiTheme="minorHAnsi"/>
          <w:i w:val="0"/>
        </w:rPr>
      </w:pPr>
      <w:r w:rsidRPr="00D12FE0">
        <w:rPr>
          <w:rFonts w:asciiTheme="minorHAnsi" w:hAnsiTheme="minorHAnsi"/>
          <w:i w:val="0"/>
        </w:rPr>
        <w:t>Multi-INT buoy extension with power generation</w:t>
      </w:r>
    </w:p>
    <w:p w14:paraId="3A7BFD8B" w14:textId="77777777" w:rsidR="00E41609" w:rsidRPr="00D12FE0" w:rsidRDefault="00E41609" w:rsidP="00591F0E">
      <w:pPr>
        <w:pStyle w:val="ParagraphItalics"/>
        <w:numPr>
          <w:ilvl w:val="0"/>
          <w:numId w:val="87"/>
        </w:numPr>
        <w:rPr>
          <w:rFonts w:asciiTheme="minorHAnsi" w:hAnsiTheme="minorHAnsi"/>
          <w:i w:val="0"/>
        </w:rPr>
      </w:pPr>
      <w:r w:rsidRPr="00D12FE0">
        <w:rPr>
          <w:rFonts w:asciiTheme="minorHAnsi" w:hAnsiTheme="minorHAnsi"/>
          <w:i w:val="0"/>
        </w:rPr>
        <w:t>Mobile terminal to produce timely ship detection service using commercial SAR/EO satellites</w:t>
      </w:r>
    </w:p>
    <w:p w14:paraId="3A7BFD8C" w14:textId="77777777" w:rsidR="00E41609" w:rsidRPr="00D12FE0" w:rsidRDefault="00E41609" w:rsidP="00591F0E">
      <w:pPr>
        <w:pStyle w:val="ParagraphItalics"/>
        <w:numPr>
          <w:ilvl w:val="0"/>
          <w:numId w:val="87"/>
        </w:numPr>
        <w:rPr>
          <w:rFonts w:asciiTheme="minorHAnsi" w:hAnsiTheme="minorHAnsi"/>
          <w:i w:val="0"/>
        </w:rPr>
      </w:pPr>
      <w:r w:rsidRPr="00D12FE0">
        <w:rPr>
          <w:rFonts w:asciiTheme="minorHAnsi" w:hAnsiTheme="minorHAnsi"/>
          <w:i w:val="0"/>
        </w:rPr>
        <w:t>Develop buoy-based and sea-floor acoustic detection technology</w:t>
      </w:r>
    </w:p>
    <w:p w14:paraId="3A7BFD8D" w14:textId="77777777" w:rsidR="00E41609" w:rsidRPr="00D12FE0" w:rsidRDefault="00E41609" w:rsidP="00591F0E">
      <w:pPr>
        <w:pStyle w:val="ParagraphItalics"/>
        <w:numPr>
          <w:ilvl w:val="0"/>
          <w:numId w:val="87"/>
        </w:numPr>
        <w:rPr>
          <w:rFonts w:asciiTheme="minorHAnsi" w:hAnsiTheme="minorHAnsi"/>
          <w:i w:val="0"/>
        </w:rPr>
      </w:pPr>
      <w:r w:rsidRPr="00D12FE0">
        <w:rPr>
          <w:rFonts w:asciiTheme="minorHAnsi" w:hAnsiTheme="minorHAnsi"/>
          <w:i w:val="0"/>
        </w:rPr>
        <w:t>Develop a 3G/4G cellular based smart phone application and new Class E AIS standard.</w:t>
      </w:r>
    </w:p>
    <w:p w14:paraId="3A7BFD8E" w14:textId="77777777" w:rsidR="00E41609" w:rsidRPr="00D12FE0" w:rsidRDefault="00762ACF" w:rsidP="00E41609">
      <w:pPr>
        <w:pStyle w:val="ParagraphItalics"/>
        <w:ind w:left="720"/>
        <w:rPr>
          <w:rFonts w:asciiTheme="minorHAnsi" w:hAnsiTheme="minorHAnsi"/>
          <w:i w:val="0"/>
        </w:rPr>
      </w:pPr>
      <w:r w:rsidRPr="00D12FE0">
        <w:rPr>
          <w:rFonts w:asciiTheme="minorHAnsi" w:hAnsiTheme="minorHAnsi"/>
          <w:i w:val="0"/>
        </w:rPr>
        <w:t xml:space="preserve">Existing technology and infrastructure was foraged for PCSI..   </w:t>
      </w:r>
      <w:r w:rsidR="00E41609" w:rsidRPr="00D12FE0">
        <w:rPr>
          <w:rFonts w:asciiTheme="minorHAnsi" w:hAnsiTheme="minorHAnsi"/>
          <w:i w:val="0"/>
        </w:rPr>
        <w:t xml:space="preserve">   </w:t>
      </w:r>
    </w:p>
    <w:p w14:paraId="3A7BFD8F" w14:textId="77777777" w:rsidR="009B711A" w:rsidRPr="00D12FE0" w:rsidRDefault="009B711A" w:rsidP="00D212A7">
      <w:pPr>
        <w:pStyle w:val="ParagraphItalics"/>
        <w:ind w:left="720"/>
        <w:rPr>
          <w:rFonts w:asciiTheme="minorHAnsi" w:hAnsiTheme="minorHAnsi"/>
        </w:rPr>
      </w:pPr>
    </w:p>
    <w:p w14:paraId="3A7BFD90" w14:textId="77777777" w:rsidR="00B2712F" w:rsidRPr="004330FD" w:rsidRDefault="00B2712F" w:rsidP="00D212A7">
      <w:pPr>
        <w:pStyle w:val="Heading2"/>
      </w:pPr>
      <w:bookmarkStart w:id="508" w:name="_Toc317842070"/>
      <w:r w:rsidRPr="004330FD">
        <w:t>Technology</w:t>
      </w:r>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0089616D" w:rsidRPr="004330FD">
        <w:t xml:space="preserve"> Foraging</w:t>
      </w:r>
      <w:bookmarkEnd w:id="508"/>
    </w:p>
    <w:p w14:paraId="3A7BFD91" w14:textId="77777777" w:rsidR="00CB181C" w:rsidRPr="00D12FE0" w:rsidRDefault="0090077C" w:rsidP="0090077C">
      <w:pPr>
        <w:pStyle w:val="ParagraphItalics"/>
        <w:ind w:left="720"/>
        <w:rPr>
          <w:rFonts w:asciiTheme="minorHAnsi" w:hAnsiTheme="minorHAnsi"/>
          <w:i w:val="0"/>
        </w:rPr>
      </w:pPr>
      <w:r w:rsidRPr="00D12FE0">
        <w:rPr>
          <w:rFonts w:asciiTheme="minorHAnsi" w:hAnsiTheme="minorHAnsi"/>
          <w:i w:val="0"/>
        </w:rPr>
        <w:t xml:space="preserve">Extensive tech foraging was conducted </w:t>
      </w:r>
      <w:r w:rsidR="00CB181C" w:rsidRPr="00D12FE0">
        <w:rPr>
          <w:rFonts w:asciiTheme="minorHAnsi" w:hAnsiTheme="minorHAnsi"/>
          <w:i w:val="0"/>
        </w:rPr>
        <w:t xml:space="preserve">in the PM office.  PCSI project formulation determined the sensor and surveillance technology shortfalls in the project.  The technology shortfalls were also consistent with the identified technology deficiencies associated with key Homeland Security maritime mission risks.  </w:t>
      </w:r>
    </w:p>
    <w:p w14:paraId="3A7BFD92" w14:textId="77777777" w:rsidR="002F16E2" w:rsidRPr="00D12FE0" w:rsidRDefault="00CB181C" w:rsidP="0090077C">
      <w:pPr>
        <w:pStyle w:val="ParagraphItalics"/>
        <w:ind w:left="720"/>
        <w:rPr>
          <w:rFonts w:asciiTheme="minorHAnsi" w:hAnsiTheme="minorHAnsi"/>
          <w:i w:val="0"/>
        </w:rPr>
      </w:pPr>
      <w:r w:rsidRPr="00D12FE0">
        <w:rPr>
          <w:rFonts w:asciiTheme="minorHAnsi" w:hAnsiTheme="minorHAnsi"/>
          <w:i w:val="0"/>
        </w:rPr>
        <w:t xml:space="preserve">Performers selected by the PM office analyzed available risk assessments from DHS components, key maritime risk scenario categories, and dominant risk attack modes.  </w:t>
      </w:r>
      <w:r w:rsidRPr="00D12FE0">
        <w:rPr>
          <w:rFonts w:asciiTheme="minorHAnsi" w:hAnsiTheme="minorHAnsi"/>
          <w:i w:val="0"/>
        </w:rPr>
        <w:lastRenderedPageBreak/>
        <w:t xml:space="preserve">Subject Matter Experts (SMEs) identified what activities are associated with detect, decide, engage, and defeat actions and </w:t>
      </w:r>
      <w:r w:rsidR="002F16E2" w:rsidRPr="00D12FE0">
        <w:rPr>
          <w:rFonts w:asciiTheme="minorHAnsi" w:hAnsiTheme="minorHAnsi"/>
          <w:i w:val="0"/>
        </w:rPr>
        <w:t xml:space="preserve">the roles of those activities.  Research was conducted to see what solution technology was available to answer these vulnerabilities.  </w:t>
      </w:r>
    </w:p>
    <w:p w14:paraId="3A7BFD93" w14:textId="77777777" w:rsidR="0090077C" w:rsidRPr="00D12FE0" w:rsidRDefault="00CB181C" w:rsidP="00B40077">
      <w:pPr>
        <w:pStyle w:val="ParagraphItalics"/>
        <w:ind w:left="720"/>
        <w:rPr>
          <w:rFonts w:asciiTheme="minorHAnsi" w:hAnsiTheme="minorHAnsi"/>
          <w:i w:val="0"/>
          <w:color w:val="002060"/>
        </w:rPr>
      </w:pPr>
      <w:r w:rsidRPr="00D12FE0">
        <w:rPr>
          <w:rFonts w:asciiTheme="minorHAnsi" w:hAnsiTheme="minorHAnsi"/>
          <w:i w:val="0"/>
          <w:color w:val="002060"/>
        </w:rPr>
        <w:t xml:space="preserve"> </w:t>
      </w:r>
    </w:p>
    <w:p w14:paraId="3A7BFD94" w14:textId="77777777" w:rsidR="007A4AFD" w:rsidRPr="00D12FE0" w:rsidRDefault="00B2712F" w:rsidP="00D212A7">
      <w:pPr>
        <w:pStyle w:val="Heading2"/>
      </w:pPr>
      <w:bookmarkStart w:id="509" w:name="_Toc299031959"/>
      <w:bookmarkStart w:id="510" w:name="_Toc299373350"/>
      <w:bookmarkStart w:id="511" w:name="_Toc300064092"/>
      <w:bookmarkStart w:id="512" w:name="_Toc300236520"/>
      <w:bookmarkStart w:id="513" w:name="_Toc300845428"/>
      <w:bookmarkStart w:id="514" w:name="_Toc313612716"/>
      <w:bookmarkStart w:id="515" w:name="_Toc315868998"/>
      <w:bookmarkStart w:id="516" w:name="_Toc317842071"/>
      <w:r w:rsidRPr="00D12FE0">
        <w:t>Technical Approach</w:t>
      </w:r>
      <w:bookmarkEnd w:id="509"/>
      <w:bookmarkEnd w:id="510"/>
      <w:bookmarkEnd w:id="511"/>
      <w:bookmarkEnd w:id="512"/>
      <w:bookmarkEnd w:id="513"/>
      <w:bookmarkEnd w:id="514"/>
      <w:bookmarkEnd w:id="515"/>
      <w:bookmarkEnd w:id="516"/>
    </w:p>
    <w:p w14:paraId="3A7BFD95" w14:textId="77777777" w:rsidR="007A4AFD" w:rsidRPr="00D12FE0" w:rsidRDefault="002F498E" w:rsidP="00D212A7">
      <w:pPr>
        <w:pStyle w:val="Heading3"/>
      </w:pPr>
      <w:bookmarkStart w:id="517" w:name="_Toc314117791"/>
      <w:bookmarkStart w:id="518" w:name="_Toc315863711"/>
      <w:bookmarkStart w:id="519" w:name="_Toc315868999"/>
      <w:bookmarkStart w:id="520" w:name="_Toc315870430"/>
      <w:bookmarkStart w:id="521" w:name="_Toc315961202"/>
      <w:bookmarkStart w:id="522" w:name="_Toc315961334"/>
      <w:bookmarkStart w:id="523" w:name="_Toc315961466"/>
      <w:bookmarkStart w:id="524" w:name="_Toc315961598"/>
      <w:bookmarkStart w:id="525" w:name="_Toc315961731"/>
      <w:bookmarkStart w:id="526" w:name="_Toc315961865"/>
      <w:bookmarkStart w:id="527" w:name="_Toc315961999"/>
      <w:bookmarkStart w:id="528" w:name="_Toc315962134"/>
      <w:bookmarkStart w:id="529" w:name="_Toc315962268"/>
      <w:bookmarkStart w:id="530" w:name="_Toc315962404"/>
      <w:bookmarkStart w:id="531" w:name="_Toc315962540"/>
      <w:bookmarkStart w:id="532" w:name="_Toc315962747"/>
      <w:bookmarkStart w:id="533" w:name="_Toc316480274"/>
      <w:bookmarkStart w:id="534" w:name="_Toc316480694"/>
      <w:bookmarkStart w:id="535" w:name="_Toc299031962"/>
      <w:bookmarkStart w:id="536" w:name="_Toc299373353"/>
      <w:bookmarkStart w:id="537" w:name="_Toc300064095"/>
      <w:bookmarkStart w:id="538" w:name="_Toc300236523"/>
      <w:bookmarkStart w:id="539" w:name="_Toc300845431"/>
      <w:bookmarkStart w:id="540" w:name="_Toc315869000"/>
      <w:bookmarkStart w:id="541" w:name="_Toc317842072"/>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D12FE0">
        <w:t>Analysis of Alternatives</w:t>
      </w:r>
      <w:bookmarkEnd w:id="535"/>
      <w:bookmarkEnd w:id="536"/>
      <w:bookmarkEnd w:id="537"/>
      <w:bookmarkEnd w:id="538"/>
      <w:bookmarkEnd w:id="539"/>
      <w:bookmarkEnd w:id="540"/>
      <w:bookmarkEnd w:id="541"/>
    </w:p>
    <w:p w14:paraId="3A7BFD96" w14:textId="77777777" w:rsidR="00920677" w:rsidRPr="00D12FE0" w:rsidRDefault="00920677" w:rsidP="00D212A7">
      <w:pPr>
        <w:pStyle w:val="ParagraphItalics"/>
        <w:ind w:left="720"/>
        <w:rPr>
          <w:rFonts w:asciiTheme="minorHAnsi" w:hAnsiTheme="minorHAnsi"/>
        </w:rPr>
      </w:pPr>
      <w:r w:rsidRPr="004330FD">
        <w:rPr>
          <w:rFonts w:asciiTheme="minorHAnsi" w:hAnsiTheme="minorHAnsi"/>
          <w:i w:val="0"/>
        </w:rPr>
        <w:t>During the Material Solutions Analysis, customer requirements were based upon joint mission threads and the evolving threat environment</w:t>
      </w:r>
      <w:r w:rsidRPr="00D12FE0">
        <w:rPr>
          <w:rFonts w:asciiTheme="minorHAnsi" w:hAnsiTheme="minorHAnsi"/>
          <w:i w:val="0"/>
        </w:rPr>
        <w:t>/capability gaps facing CBP and USCG.  It was determined during capability development anal</w:t>
      </w:r>
      <w:r w:rsidR="00D53DA4">
        <w:rPr>
          <w:rFonts w:asciiTheme="minorHAnsi" w:hAnsiTheme="minorHAnsi"/>
          <w:i w:val="0"/>
        </w:rPr>
        <w:t>ysis that the customers faced a</w:t>
      </w:r>
      <w:r w:rsidRPr="00D12FE0">
        <w:rPr>
          <w:rFonts w:asciiTheme="minorHAnsi" w:hAnsiTheme="minorHAnsi"/>
          <w:i w:val="0"/>
        </w:rPr>
        <w:t xml:space="preserve"> maritime information situational awareness gap.  The SA gap was derived from inefficient placement of scarce law enforcement </w:t>
      </w:r>
      <w:r w:rsidR="002F0BC1" w:rsidRPr="00D12FE0">
        <w:rPr>
          <w:rFonts w:asciiTheme="minorHAnsi" w:hAnsiTheme="minorHAnsi"/>
          <w:i w:val="0"/>
        </w:rPr>
        <w:t>(LE)</w:t>
      </w:r>
      <w:r w:rsidR="00D53DA4">
        <w:rPr>
          <w:rFonts w:asciiTheme="minorHAnsi" w:hAnsiTheme="minorHAnsi"/>
          <w:i w:val="0"/>
        </w:rPr>
        <w:t xml:space="preserve"> </w:t>
      </w:r>
      <w:r w:rsidRPr="00D12FE0">
        <w:rPr>
          <w:rFonts w:asciiTheme="minorHAnsi" w:hAnsiTheme="minorHAnsi"/>
          <w:i w:val="0"/>
        </w:rPr>
        <w:t xml:space="preserve">resources due to lack of actionable information.  </w:t>
      </w:r>
      <w:r w:rsidR="002F0BC1" w:rsidRPr="00D12FE0">
        <w:rPr>
          <w:rFonts w:asciiTheme="minorHAnsi" w:hAnsiTheme="minorHAnsi"/>
          <w:i w:val="0"/>
        </w:rPr>
        <w:t xml:space="preserve">For immediate mission impact, analysis results showed that an information fusion engine was needed to provide additional ‘eyes’ to operations centers.  The AoA reflected a lack of a common operating picture (COP) amongst different LE agencies.  </w:t>
      </w:r>
    </w:p>
    <w:p w14:paraId="3A7BFD97" w14:textId="77777777" w:rsidR="00920677" w:rsidRPr="00D12FE0" w:rsidRDefault="00920677" w:rsidP="00591F0E">
      <w:pPr>
        <w:pStyle w:val="ParagraphItalics"/>
        <w:rPr>
          <w:rFonts w:asciiTheme="minorHAnsi" w:hAnsiTheme="minorHAnsi"/>
        </w:rPr>
      </w:pPr>
    </w:p>
    <w:p w14:paraId="3A7BFD98" w14:textId="77777777" w:rsidR="00920677" w:rsidRPr="00D12FE0" w:rsidRDefault="00920677" w:rsidP="00D212A7">
      <w:pPr>
        <w:pStyle w:val="ParagraphItalics"/>
        <w:ind w:left="720"/>
        <w:rPr>
          <w:rFonts w:asciiTheme="minorHAnsi" w:hAnsiTheme="minorHAnsi"/>
        </w:rPr>
      </w:pPr>
    </w:p>
    <w:p w14:paraId="3A7BFD99" w14:textId="77777777" w:rsidR="007A4AFD" w:rsidRPr="00D12FE0" w:rsidRDefault="002F498E" w:rsidP="00D212A7">
      <w:pPr>
        <w:pStyle w:val="Heading3"/>
      </w:pPr>
      <w:bookmarkStart w:id="542" w:name="_Toc315869001"/>
      <w:bookmarkStart w:id="543" w:name="_Toc317842073"/>
      <w:r w:rsidRPr="00D12FE0">
        <w:t>Preferred Alternative</w:t>
      </w:r>
      <w:bookmarkEnd w:id="542"/>
      <w:bookmarkEnd w:id="543"/>
    </w:p>
    <w:p w14:paraId="3A7BFD9A" w14:textId="77777777" w:rsidR="00D12FE0" w:rsidRDefault="00D12FE0" w:rsidP="00482A72">
      <w:pPr>
        <w:pStyle w:val="ListParagraph"/>
        <w:kinsoku w:val="0"/>
        <w:overflowPunct w:val="0"/>
        <w:textAlignment w:val="baseline"/>
        <w:rPr>
          <w:rFonts w:asciiTheme="minorHAnsi" w:eastAsiaTheme="minorEastAsia" w:hAnsiTheme="minorHAnsi" w:cstheme="minorHAnsi"/>
          <w:kern w:val="24"/>
          <w:sz w:val="22"/>
          <w:szCs w:val="22"/>
        </w:rPr>
      </w:pPr>
      <w:bookmarkStart w:id="544" w:name="_Toc314117795"/>
      <w:bookmarkStart w:id="545" w:name="_Toc314117796"/>
      <w:bookmarkStart w:id="546" w:name="_Toc314117798"/>
      <w:bookmarkStart w:id="547" w:name="_Toc315863714"/>
      <w:bookmarkStart w:id="548" w:name="_Toc315869002"/>
      <w:bookmarkStart w:id="549" w:name="_Toc315870433"/>
      <w:bookmarkStart w:id="550" w:name="_Toc315961205"/>
      <w:bookmarkStart w:id="551" w:name="_Toc315961337"/>
      <w:bookmarkStart w:id="552" w:name="_Toc315961469"/>
      <w:bookmarkStart w:id="553" w:name="_Toc315961601"/>
      <w:bookmarkStart w:id="554" w:name="_Toc315961734"/>
      <w:bookmarkStart w:id="555" w:name="_Toc315961868"/>
      <w:bookmarkStart w:id="556" w:name="_Toc315962002"/>
      <w:bookmarkStart w:id="557" w:name="_Toc315962137"/>
      <w:bookmarkStart w:id="558" w:name="_Toc315962271"/>
      <w:bookmarkStart w:id="559" w:name="_Toc315962407"/>
      <w:bookmarkStart w:id="560" w:name="_Toc315962543"/>
      <w:bookmarkStart w:id="561" w:name="_Toc315962750"/>
      <w:bookmarkStart w:id="562" w:name="_Toc316474798"/>
      <w:bookmarkStart w:id="563" w:name="_Toc316479639"/>
      <w:bookmarkStart w:id="564" w:name="_Toc316480277"/>
      <w:bookmarkStart w:id="565" w:name="_Toc316480697"/>
      <w:bookmarkStart w:id="566" w:name="_Toc299031963"/>
      <w:bookmarkStart w:id="567" w:name="_Toc299373354"/>
      <w:bookmarkStart w:id="568" w:name="_Toc300064096"/>
      <w:bookmarkStart w:id="569" w:name="_Toc300236524"/>
      <w:bookmarkStart w:id="570" w:name="_Toc300845432"/>
      <w:bookmarkStart w:id="571" w:name="_Toc31586900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p w14:paraId="3A7BFD9B" w14:textId="77777777" w:rsidR="006A494B" w:rsidRPr="00D12FE0" w:rsidRDefault="006A494B" w:rsidP="00482A72">
      <w:pPr>
        <w:pStyle w:val="ListParagraph"/>
        <w:kinsoku w:val="0"/>
        <w:overflowPunct w:val="0"/>
        <w:textAlignment w:val="baseline"/>
        <w:rPr>
          <w:rFonts w:asciiTheme="minorHAnsi" w:eastAsiaTheme="minorEastAsia" w:hAnsiTheme="minorHAnsi" w:cstheme="minorHAnsi"/>
          <w:kern w:val="24"/>
          <w:sz w:val="22"/>
          <w:szCs w:val="22"/>
        </w:rPr>
      </w:pPr>
      <w:r w:rsidRPr="00D12FE0">
        <w:rPr>
          <w:rFonts w:asciiTheme="minorHAnsi" w:eastAsiaTheme="minorEastAsia" w:hAnsiTheme="minorHAnsi" w:cstheme="minorHAnsi"/>
          <w:kern w:val="24"/>
          <w:sz w:val="22"/>
          <w:szCs w:val="22"/>
        </w:rPr>
        <w:t xml:space="preserve">Approach was built around balancing the need for new technology while also using older, existing technology.  The PCSI project undertook a holistic DHS approach versus a parochial component one, interpreting agency specific solutions with the enhanced technology available to address capability gaps &amp; associated threats.  The project takes maximum advantage of partnerships and collaboration for technology development.  </w:t>
      </w:r>
    </w:p>
    <w:p w14:paraId="3A7BFD9C" w14:textId="77777777" w:rsidR="000F7751" w:rsidRPr="00D12FE0" w:rsidRDefault="000F7751" w:rsidP="00D12FE0">
      <w:pPr>
        <w:kinsoku w:val="0"/>
        <w:overflowPunct w:val="0"/>
        <w:textAlignment w:val="baseline"/>
        <w:rPr>
          <w:rFonts w:asciiTheme="minorHAnsi" w:eastAsiaTheme="minorEastAsia" w:hAnsiTheme="minorHAnsi" w:cstheme="minorHAnsi"/>
          <w:kern w:val="24"/>
          <w:sz w:val="22"/>
          <w:szCs w:val="22"/>
        </w:rPr>
      </w:pPr>
    </w:p>
    <w:p w14:paraId="3A7BFD9D" w14:textId="77777777" w:rsidR="000F7751" w:rsidRPr="00D12FE0" w:rsidRDefault="000F7751" w:rsidP="00482A72">
      <w:pPr>
        <w:pStyle w:val="ListParagraph"/>
        <w:kinsoku w:val="0"/>
        <w:overflowPunct w:val="0"/>
        <w:textAlignment w:val="baseline"/>
        <w:rPr>
          <w:rFonts w:asciiTheme="minorHAnsi" w:eastAsiaTheme="minorEastAsia" w:hAnsiTheme="minorHAnsi" w:cstheme="minorHAnsi"/>
          <w:kern w:val="24"/>
          <w:sz w:val="22"/>
          <w:szCs w:val="22"/>
        </w:rPr>
      </w:pPr>
      <w:r w:rsidRPr="00D12FE0">
        <w:rPr>
          <w:rFonts w:asciiTheme="minorHAnsi" w:eastAsiaTheme="minorEastAsia" w:hAnsiTheme="minorHAnsi" w:cstheme="minorHAnsi"/>
          <w:kern w:val="24"/>
          <w:sz w:val="22"/>
          <w:szCs w:val="22"/>
        </w:rPr>
        <w:t>The organizations we are collaborating with are:</w:t>
      </w:r>
    </w:p>
    <w:p w14:paraId="3A7BFD9E"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lastRenderedPageBreak/>
        <w:t>JIATF-S</w:t>
      </w:r>
    </w:p>
    <w:p w14:paraId="3A7BFD9F"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CBP</w:t>
      </w:r>
    </w:p>
    <w:p w14:paraId="3A7BFDA0"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USCG</w:t>
      </w:r>
    </w:p>
    <w:p w14:paraId="3A7BFDA1"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US NAVY</w:t>
      </w:r>
    </w:p>
    <w:p w14:paraId="3A7BFDA2"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OSD/ATL</w:t>
      </w:r>
    </w:p>
    <w:p w14:paraId="3A7BFDA3"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NRO</w:t>
      </w:r>
    </w:p>
    <w:p w14:paraId="3A7BFDA4"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U of Texas</w:t>
      </w:r>
    </w:p>
    <w:p w14:paraId="3A7BFDA5" w14:textId="77777777" w:rsidR="000F7751" w:rsidRPr="00D12FE0" w:rsidDel="00E95348" w:rsidRDefault="000F7751" w:rsidP="000F7751">
      <w:pPr>
        <w:pStyle w:val="ListParagraph"/>
        <w:numPr>
          <w:ilvl w:val="0"/>
          <w:numId w:val="86"/>
        </w:numPr>
        <w:kinsoku w:val="0"/>
        <w:overflowPunct w:val="0"/>
        <w:textAlignment w:val="baseline"/>
        <w:rPr>
          <w:del w:id="572" w:author="michael.ciccarello" w:date="2013-02-07T11:14:00Z"/>
          <w:rFonts w:asciiTheme="minorHAnsi" w:hAnsiTheme="minorHAnsi" w:cstheme="minorHAnsi"/>
          <w:sz w:val="22"/>
        </w:rPr>
      </w:pPr>
      <w:del w:id="573" w:author="michael.ciccarello" w:date="2013-02-07T11:14:00Z">
        <w:r w:rsidRPr="00D12FE0" w:rsidDel="00E95348">
          <w:rPr>
            <w:rFonts w:asciiTheme="minorHAnsi" w:eastAsiaTheme="minorEastAsia" w:hAnsiTheme="minorHAnsi" w:cstheme="minorHAnsi"/>
            <w:kern w:val="24"/>
            <w:sz w:val="22"/>
            <w:szCs w:val="22"/>
          </w:rPr>
          <w:delText>Rutgers U.</w:delText>
        </w:r>
      </w:del>
    </w:p>
    <w:p w14:paraId="3A7BFDA6"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ONI</w:t>
      </w:r>
    </w:p>
    <w:p w14:paraId="3A7BFDA7"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LANT/PAC</w:t>
      </w:r>
    </w:p>
    <w:p w14:paraId="3A7BFDA8"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NORTHCOM</w:t>
      </w:r>
    </w:p>
    <w:p w14:paraId="3A7BFDA9" w14:textId="77777777" w:rsidR="000F7751" w:rsidRPr="00D12FE0" w:rsidRDefault="000F7751" w:rsidP="000F7751">
      <w:pPr>
        <w:pStyle w:val="ListParagraph"/>
        <w:numPr>
          <w:ilvl w:val="0"/>
          <w:numId w:val="86"/>
        </w:numPr>
        <w:kinsoku w:val="0"/>
        <w:overflowPunct w:val="0"/>
        <w:textAlignment w:val="baseline"/>
        <w:rPr>
          <w:rFonts w:asciiTheme="minorHAnsi" w:hAnsiTheme="minorHAnsi" w:cstheme="minorHAnsi"/>
          <w:sz w:val="22"/>
        </w:rPr>
      </w:pPr>
      <w:r w:rsidRPr="00D12FE0">
        <w:rPr>
          <w:rFonts w:asciiTheme="minorHAnsi" w:eastAsiaTheme="minorEastAsia" w:hAnsiTheme="minorHAnsi" w:cstheme="minorHAnsi"/>
          <w:kern w:val="24"/>
          <w:sz w:val="22"/>
          <w:szCs w:val="22"/>
        </w:rPr>
        <w:t>SOUTHCOM</w:t>
      </w:r>
    </w:p>
    <w:p w14:paraId="3A7BFDAA" w14:textId="77777777" w:rsidR="00482A72" w:rsidRPr="00D12FE0" w:rsidRDefault="00482A72" w:rsidP="00D212A7">
      <w:pPr>
        <w:pStyle w:val="ParagraphItalics"/>
        <w:ind w:left="720"/>
        <w:rPr>
          <w:rFonts w:asciiTheme="minorHAnsi" w:hAnsiTheme="minorHAnsi"/>
          <w:i w:val="0"/>
        </w:rPr>
      </w:pPr>
    </w:p>
    <w:p w14:paraId="3A7BFDAB" w14:textId="77777777" w:rsidR="00482A72" w:rsidRPr="00D12FE0" w:rsidRDefault="00482A72" w:rsidP="00D212A7">
      <w:pPr>
        <w:pStyle w:val="ParagraphItalics"/>
        <w:ind w:left="720"/>
        <w:rPr>
          <w:rFonts w:asciiTheme="minorHAnsi" w:hAnsiTheme="minorHAnsi"/>
        </w:rPr>
      </w:pPr>
    </w:p>
    <w:p w14:paraId="3A7BFDAC" w14:textId="77777777" w:rsidR="007A4AFD" w:rsidRPr="004330FD" w:rsidRDefault="00B2712F" w:rsidP="00D212A7">
      <w:pPr>
        <w:pStyle w:val="Heading3"/>
      </w:pPr>
      <w:bookmarkStart w:id="574" w:name="_Toc317842074"/>
      <w:r w:rsidRPr="004330FD">
        <w:t>Technical Risks</w:t>
      </w:r>
      <w:bookmarkEnd w:id="566"/>
      <w:bookmarkEnd w:id="567"/>
      <w:bookmarkEnd w:id="568"/>
      <w:bookmarkEnd w:id="569"/>
      <w:bookmarkEnd w:id="570"/>
      <w:bookmarkEnd w:id="571"/>
      <w:bookmarkEnd w:id="574"/>
    </w:p>
    <w:p w14:paraId="3A7BFDAD" w14:textId="77777777" w:rsidR="00B2712F" w:rsidRPr="004330FD" w:rsidRDefault="00B2712F" w:rsidP="00D212A7">
      <w:pPr>
        <w:rPr>
          <w:i/>
        </w:rPr>
      </w:pPr>
    </w:p>
    <w:p w14:paraId="3A7BFDAE" w14:textId="77777777" w:rsidR="00D24E84" w:rsidRPr="00D12FE0" w:rsidRDefault="00D24E84" w:rsidP="00D12FE0">
      <w:pPr>
        <w:spacing w:after="200" w:line="276" w:lineRule="auto"/>
        <w:ind w:left="720"/>
        <w:rPr>
          <w:rFonts w:asciiTheme="minorHAnsi" w:hAnsiTheme="minorHAnsi" w:cstheme="minorHAnsi"/>
          <w:sz w:val="24"/>
          <w:szCs w:val="24"/>
        </w:rPr>
      </w:pPr>
      <w:bookmarkStart w:id="575" w:name="_Toc299031964"/>
      <w:bookmarkStart w:id="576" w:name="_Toc299373355"/>
      <w:bookmarkStart w:id="577" w:name="_Toc300064097"/>
      <w:bookmarkStart w:id="578" w:name="_Toc300236525"/>
      <w:bookmarkStart w:id="579" w:name="_Toc300845433"/>
      <w:bookmarkStart w:id="580" w:name="_Toc314118538"/>
      <w:bookmarkStart w:id="581" w:name="_Toc314118915"/>
      <w:bookmarkStart w:id="582" w:name="_Toc314139969"/>
      <w:bookmarkStart w:id="583" w:name="_Toc314140398"/>
      <w:bookmarkStart w:id="584" w:name="_Toc314140859"/>
      <w:bookmarkStart w:id="585" w:name="_Toc314146449"/>
      <w:bookmarkStart w:id="586" w:name="_Toc314147018"/>
      <w:bookmarkStart w:id="587" w:name="_Toc314148020"/>
      <w:bookmarkStart w:id="588" w:name="_Toc314148109"/>
      <w:bookmarkStart w:id="589" w:name="_Toc314148849"/>
      <w:bookmarkStart w:id="590" w:name="_Toc314149276"/>
      <w:bookmarkStart w:id="591" w:name="_Toc314163955"/>
      <w:bookmarkStart w:id="592" w:name="_Toc314164375"/>
      <w:bookmarkStart w:id="593" w:name="_Toc314210919"/>
      <w:bookmarkStart w:id="594" w:name="_Toc314222117"/>
      <w:bookmarkStart w:id="595" w:name="_Toc314222909"/>
      <w:bookmarkStart w:id="596" w:name="_Toc314226776"/>
      <w:bookmarkStart w:id="597" w:name="_Toc315347673"/>
      <w:bookmarkStart w:id="598" w:name="_Toc315350534"/>
      <w:r w:rsidRPr="00D12FE0">
        <w:rPr>
          <w:rFonts w:asciiTheme="minorHAnsi" w:hAnsiTheme="minorHAnsi" w:cstheme="minorHAnsi"/>
          <w:sz w:val="24"/>
          <w:szCs w:val="24"/>
        </w:rPr>
        <w:t>The technical risks associated with this effort are centered on acquiring the relevant vessel position data from a variety of government and non-government sources to effectively produce a track that is both accurate and timely to the operating agency mission needs.</w:t>
      </w:r>
    </w:p>
    <w:p w14:paraId="3A7BFDAF" w14:textId="77777777" w:rsidR="00D24E84" w:rsidRPr="00D12FE0" w:rsidRDefault="00D24E84" w:rsidP="00D12FE0">
      <w:pPr>
        <w:spacing w:after="200" w:line="276" w:lineRule="auto"/>
        <w:ind w:firstLine="720"/>
        <w:rPr>
          <w:rFonts w:asciiTheme="minorHAnsi" w:hAnsiTheme="minorHAnsi" w:cstheme="minorHAnsi"/>
          <w:sz w:val="24"/>
          <w:szCs w:val="24"/>
        </w:rPr>
      </w:pPr>
      <w:r w:rsidRPr="00D12FE0">
        <w:rPr>
          <w:rFonts w:asciiTheme="minorHAnsi" w:hAnsiTheme="minorHAnsi" w:cstheme="minorHAnsi"/>
          <w:sz w:val="24"/>
          <w:szCs w:val="24"/>
        </w:rPr>
        <w:t>The data we intend to use is created by others.  All of the data belongs to someone:</w:t>
      </w:r>
    </w:p>
    <w:p w14:paraId="3A7BFDB0" w14:textId="77777777" w:rsidR="00D24E84" w:rsidRPr="00D12FE0" w:rsidRDefault="00D24E84" w:rsidP="00D24E84">
      <w:pPr>
        <w:numPr>
          <w:ilvl w:val="1"/>
          <w:numId w:val="90"/>
        </w:numPr>
        <w:spacing w:after="200" w:line="276" w:lineRule="auto"/>
        <w:rPr>
          <w:rFonts w:asciiTheme="minorHAnsi" w:hAnsiTheme="minorHAnsi" w:cstheme="minorHAnsi"/>
          <w:sz w:val="24"/>
          <w:szCs w:val="24"/>
        </w:rPr>
      </w:pPr>
      <w:r w:rsidRPr="00D12FE0">
        <w:rPr>
          <w:rFonts w:asciiTheme="minorHAnsi" w:hAnsiTheme="minorHAnsi" w:cstheme="minorHAnsi"/>
          <w:sz w:val="24"/>
          <w:szCs w:val="24"/>
        </w:rPr>
        <w:t>Original collectors – who collect/create the data.</w:t>
      </w:r>
    </w:p>
    <w:p w14:paraId="3A7BFDB1" w14:textId="77777777" w:rsidR="00D24E84" w:rsidRPr="00D12FE0" w:rsidRDefault="00D24E84" w:rsidP="00D24E84">
      <w:pPr>
        <w:numPr>
          <w:ilvl w:val="1"/>
          <w:numId w:val="90"/>
        </w:numPr>
        <w:spacing w:after="200" w:line="276" w:lineRule="auto"/>
        <w:rPr>
          <w:rFonts w:asciiTheme="minorHAnsi" w:hAnsiTheme="minorHAnsi" w:cstheme="minorHAnsi"/>
          <w:sz w:val="24"/>
          <w:szCs w:val="24"/>
        </w:rPr>
      </w:pPr>
      <w:r w:rsidRPr="00D12FE0">
        <w:rPr>
          <w:rFonts w:asciiTheme="minorHAnsi" w:hAnsiTheme="minorHAnsi" w:cstheme="minorHAnsi"/>
          <w:sz w:val="24"/>
          <w:szCs w:val="24"/>
        </w:rPr>
        <w:t>Purchasers – who buy the data from a collector.</w:t>
      </w:r>
    </w:p>
    <w:p w14:paraId="3A7BFDB2" w14:textId="77777777" w:rsidR="00D24E84" w:rsidRPr="00D12FE0" w:rsidRDefault="00D24E84" w:rsidP="00D24E84">
      <w:pPr>
        <w:numPr>
          <w:ilvl w:val="1"/>
          <w:numId w:val="90"/>
        </w:numPr>
        <w:spacing w:after="200" w:line="276" w:lineRule="auto"/>
        <w:rPr>
          <w:rFonts w:asciiTheme="minorHAnsi" w:hAnsiTheme="minorHAnsi" w:cstheme="minorHAnsi"/>
          <w:sz w:val="24"/>
          <w:szCs w:val="24"/>
        </w:rPr>
      </w:pPr>
      <w:r w:rsidRPr="00D12FE0">
        <w:rPr>
          <w:rFonts w:asciiTheme="minorHAnsi" w:hAnsiTheme="minorHAnsi" w:cstheme="minorHAnsi"/>
          <w:sz w:val="24"/>
          <w:szCs w:val="24"/>
        </w:rPr>
        <w:t>Recipients – they can be given the data as a partnership.</w:t>
      </w:r>
    </w:p>
    <w:p w14:paraId="3A7BFDB3" w14:textId="77777777" w:rsidR="00D24E84" w:rsidRPr="00D12FE0" w:rsidRDefault="00D24E84" w:rsidP="00D24E84">
      <w:pPr>
        <w:numPr>
          <w:ilvl w:val="1"/>
          <w:numId w:val="90"/>
        </w:numPr>
        <w:spacing w:after="200" w:line="276" w:lineRule="auto"/>
        <w:rPr>
          <w:rFonts w:asciiTheme="minorHAnsi" w:hAnsiTheme="minorHAnsi" w:cstheme="minorHAnsi"/>
          <w:sz w:val="24"/>
          <w:szCs w:val="24"/>
        </w:rPr>
      </w:pPr>
      <w:r w:rsidRPr="00D12FE0">
        <w:rPr>
          <w:rFonts w:asciiTheme="minorHAnsi" w:hAnsiTheme="minorHAnsi" w:cstheme="minorHAnsi"/>
          <w:sz w:val="24"/>
          <w:szCs w:val="24"/>
        </w:rPr>
        <w:t>All have caveats on with whom the data can be shared.</w:t>
      </w:r>
    </w:p>
    <w:p w14:paraId="3A7BFDB4" w14:textId="77777777" w:rsidR="00D24E84" w:rsidRPr="00D12FE0" w:rsidRDefault="00D24E84" w:rsidP="00D12FE0">
      <w:pPr>
        <w:spacing w:after="200" w:line="276" w:lineRule="auto"/>
        <w:ind w:left="720"/>
        <w:rPr>
          <w:rFonts w:asciiTheme="minorHAnsi" w:hAnsiTheme="minorHAnsi" w:cstheme="minorHAnsi"/>
          <w:sz w:val="24"/>
          <w:szCs w:val="24"/>
        </w:rPr>
      </w:pPr>
      <w:r w:rsidRPr="00D12FE0">
        <w:rPr>
          <w:rFonts w:asciiTheme="minorHAnsi" w:hAnsiTheme="minorHAnsi" w:cstheme="minorHAnsi"/>
          <w:sz w:val="24"/>
          <w:szCs w:val="24"/>
        </w:rPr>
        <w:lastRenderedPageBreak/>
        <w:t>A successful PCSI effort (MSA platform) must respect these data rights while serving a diverse user community.</w:t>
      </w:r>
    </w:p>
    <w:p w14:paraId="3A7BFDB5" w14:textId="77777777" w:rsidR="00D24E84" w:rsidRPr="00D12FE0" w:rsidRDefault="00D24E84" w:rsidP="00D12FE0">
      <w:pPr>
        <w:spacing w:after="200" w:line="276" w:lineRule="auto"/>
        <w:ind w:firstLine="720"/>
        <w:rPr>
          <w:rFonts w:asciiTheme="minorHAnsi" w:hAnsiTheme="minorHAnsi" w:cstheme="minorHAnsi"/>
          <w:sz w:val="24"/>
          <w:szCs w:val="24"/>
        </w:rPr>
      </w:pPr>
      <w:r w:rsidRPr="00D12FE0">
        <w:rPr>
          <w:rFonts w:asciiTheme="minorHAnsi" w:hAnsiTheme="minorHAnsi" w:cstheme="minorHAnsi"/>
          <w:sz w:val="24"/>
          <w:szCs w:val="24"/>
        </w:rPr>
        <w:t>Data volume will become a bottleneck and subsequently is a risk.</w:t>
      </w:r>
    </w:p>
    <w:p w14:paraId="3A7BFDB6" w14:textId="77777777" w:rsidR="00D24E84" w:rsidRPr="00D12FE0" w:rsidRDefault="00D24E84" w:rsidP="00D24E84">
      <w:pPr>
        <w:spacing w:after="200" w:line="276" w:lineRule="auto"/>
        <w:rPr>
          <w:rFonts w:asciiTheme="minorHAnsi" w:hAnsiTheme="minorHAnsi" w:cstheme="minorHAnsi"/>
          <w:sz w:val="24"/>
          <w:szCs w:val="24"/>
        </w:rPr>
      </w:pPr>
      <w:r w:rsidRPr="00D12FE0">
        <w:rPr>
          <w:rFonts w:asciiTheme="minorHAnsi" w:hAnsiTheme="minorHAnsi" w:cstheme="minorHAnsi"/>
          <w:sz w:val="24"/>
          <w:szCs w:val="24"/>
        </w:rPr>
        <w:t>The approach to PCSI was built around leveraging technologies initially or already developed by others to minimize risk. PCSI exploits DoD &amp; other agency investments in applicable technology, commercial information sources &amp; leverages those investments to create a DHS capability that can be used by DHS &amp; partner agencies to mitigate defined capability gaps &amp; associated threats. The data rights issue will be minimized by leveraging these existing sources vice developing new data sources that may be redundant.  If unique data is required, then the technology or process to create/acquire that data will be carefully evaluated before investing.</w:t>
      </w:r>
    </w:p>
    <w:p w14:paraId="3A7BFDB7" w14:textId="77777777" w:rsidR="00CF5913" w:rsidRPr="00D12FE0" w:rsidRDefault="00CF5913" w:rsidP="00D212A7">
      <w:pPr>
        <w:spacing w:after="200" w:line="276" w:lineRule="auto"/>
      </w:pPr>
      <w:r w:rsidRPr="00D12FE0">
        <w:br w:type="page"/>
      </w:r>
    </w:p>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14:paraId="3A7BFDB8" w14:textId="77777777" w:rsidR="00B2712F" w:rsidRPr="00D12FE0" w:rsidRDefault="00B2712F" w:rsidP="00D212A7">
      <w:pPr>
        <w:rPr>
          <w:color w:val="1F497D" w:themeColor="text2"/>
        </w:rPr>
      </w:pPr>
    </w:p>
    <w:p w14:paraId="3A7BFDB9" w14:textId="77777777" w:rsidR="007A4AFD" w:rsidRPr="00D12FE0" w:rsidRDefault="00B2712F" w:rsidP="00D212A7">
      <w:pPr>
        <w:pStyle w:val="Heading1"/>
        <w:ind w:left="450"/>
      </w:pPr>
      <w:bookmarkStart w:id="599" w:name="_Toc299031966"/>
      <w:bookmarkStart w:id="600" w:name="_Toc299373357"/>
      <w:bookmarkStart w:id="601" w:name="_Toc300064099"/>
      <w:bookmarkStart w:id="602" w:name="_Toc300236527"/>
      <w:bookmarkStart w:id="603" w:name="_Toc300845435"/>
      <w:bookmarkStart w:id="604" w:name="_Toc313612717"/>
      <w:bookmarkStart w:id="605" w:name="_Toc315869004"/>
      <w:bookmarkStart w:id="606" w:name="_Toc317842075"/>
      <w:r w:rsidRPr="00D12FE0">
        <w:t>Project Management</w:t>
      </w:r>
      <w:bookmarkEnd w:id="599"/>
      <w:bookmarkEnd w:id="600"/>
      <w:bookmarkEnd w:id="601"/>
      <w:bookmarkEnd w:id="602"/>
      <w:bookmarkEnd w:id="603"/>
      <w:bookmarkEnd w:id="604"/>
      <w:bookmarkEnd w:id="605"/>
      <w:bookmarkEnd w:id="606"/>
    </w:p>
    <w:p w14:paraId="3A7BFDBA" w14:textId="77777777" w:rsidR="007A4AFD" w:rsidRPr="004330FD" w:rsidRDefault="001F7C97" w:rsidP="00D212A7">
      <w:pPr>
        <w:ind w:left="450"/>
        <w:rPr>
          <w:sz w:val="22"/>
          <w:szCs w:val="22"/>
        </w:rPr>
      </w:pPr>
      <w:r w:rsidRPr="00D12FE0">
        <w:rPr>
          <w:rFonts w:asciiTheme="minorHAnsi" w:hAnsiTheme="minorHAnsi" w:cstheme="minorHAnsi"/>
          <w:i/>
          <w:sz w:val="22"/>
          <w:szCs w:val="22"/>
        </w:rPr>
        <w:t>.</w:t>
      </w:r>
      <w:bookmarkStart w:id="607" w:name="_Toc299031968"/>
      <w:bookmarkStart w:id="608" w:name="_Toc299373359"/>
      <w:bookmarkStart w:id="609" w:name="_Toc300064101"/>
      <w:bookmarkStart w:id="610" w:name="_Toc300236529"/>
      <w:bookmarkStart w:id="611" w:name="_Toc300845437"/>
    </w:p>
    <w:p w14:paraId="3A7BFDBB" w14:textId="77777777" w:rsidR="007A4AFD" w:rsidRPr="00D12FE0" w:rsidRDefault="00DD57E8" w:rsidP="00D212A7">
      <w:pPr>
        <w:pStyle w:val="Heading2"/>
      </w:pPr>
      <w:bookmarkStart w:id="612" w:name="_Toc314117801"/>
      <w:bookmarkStart w:id="613" w:name="_Toc315863717"/>
      <w:bookmarkStart w:id="614" w:name="_Toc315869005"/>
      <w:bookmarkStart w:id="615" w:name="_Toc315870436"/>
      <w:bookmarkStart w:id="616" w:name="_Toc315961208"/>
      <w:bookmarkStart w:id="617" w:name="_Toc315961340"/>
      <w:bookmarkStart w:id="618" w:name="_Toc315961472"/>
      <w:bookmarkStart w:id="619" w:name="_Toc315961604"/>
      <w:bookmarkStart w:id="620" w:name="_Toc315961737"/>
      <w:bookmarkStart w:id="621" w:name="_Toc315961871"/>
      <w:bookmarkStart w:id="622" w:name="_Toc315962005"/>
      <w:bookmarkStart w:id="623" w:name="_Toc315962140"/>
      <w:bookmarkStart w:id="624" w:name="_Toc315962274"/>
      <w:bookmarkStart w:id="625" w:name="_Toc315962410"/>
      <w:bookmarkStart w:id="626" w:name="_Toc315962546"/>
      <w:bookmarkStart w:id="627" w:name="_Toc315962753"/>
      <w:bookmarkStart w:id="628" w:name="_Toc316480280"/>
      <w:bookmarkStart w:id="629" w:name="_Toc316480700"/>
      <w:bookmarkStart w:id="630" w:name="_Toc314117802"/>
      <w:bookmarkStart w:id="631" w:name="_Toc315863718"/>
      <w:bookmarkStart w:id="632" w:name="_Toc315869006"/>
      <w:bookmarkStart w:id="633" w:name="_Toc315870437"/>
      <w:bookmarkStart w:id="634" w:name="_Toc315961209"/>
      <w:bookmarkStart w:id="635" w:name="_Toc315961341"/>
      <w:bookmarkStart w:id="636" w:name="_Toc315961473"/>
      <w:bookmarkStart w:id="637" w:name="_Toc315961605"/>
      <w:bookmarkStart w:id="638" w:name="_Toc315961738"/>
      <w:bookmarkStart w:id="639" w:name="_Toc315961872"/>
      <w:bookmarkStart w:id="640" w:name="_Toc315962006"/>
      <w:bookmarkStart w:id="641" w:name="_Toc315962141"/>
      <w:bookmarkStart w:id="642" w:name="_Toc315962275"/>
      <w:bookmarkStart w:id="643" w:name="_Toc315962411"/>
      <w:bookmarkStart w:id="644" w:name="_Toc315962547"/>
      <w:bookmarkStart w:id="645" w:name="_Toc315962754"/>
      <w:bookmarkStart w:id="646" w:name="_Toc316480281"/>
      <w:bookmarkStart w:id="647" w:name="_Toc316480701"/>
      <w:bookmarkStart w:id="648" w:name="_Toc314117803"/>
      <w:bookmarkStart w:id="649" w:name="_Toc315869007"/>
      <w:bookmarkStart w:id="650" w:name="_Toc317842076"/>
      <w:bookmarkStart w:id="651" w:name="_Toc313612718"/>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r w:rsidRPr="004330FD">
        <w:t>Acquisition Managemen</w:t>
      </w:r>
      <w:r w:rsidR="005F642D" w:rsidRPr="00D12FE0">
        <w:t>t</w:t>
      </w:r>
      <w:bookmarkEnd w:id="649"/>
      <w:bookmarkEnd w:id="650"/>
    </w:p>
    <w:p w14:paraId="3A7BFDBC" w14:textId="77777777" w:rsidR="007A4AFD" w:rsidRPr="00D12FE0" w:rsidRDefault="00A43646" w:rsidP="00D212A7">
      <w:pPr>
        <w:pStyle w:val="Heading3"/>
      </w:pPr>
      <w:bookmarkStart w:id="652" w:name="_Toc315869008"/>
      <w:bookmarkStart w:id="653" w:name="_Toc317842077"/>
      <w:r w:rsidRPr="00D12FE0">
        <w:t>Acquisition Strategy</w:t>
      </w:r>
      <w:bookmarkEnd w:id="652"/>
      <w:bookmarkEnd w:id="653"/>
    </w:p>
    <w:p w14:paraId="3A7BFDBD" w14:textId="77777777" w:rsidR="006729A2" w:rsidRPr="00D12FE0" w:rsidRDefault="00E1682E" w:rsidP="00D212A7">
      <w:pPr>
        <w:pStyle w:val="ParagraphItalics"/>
        <w:ind w:left="720"/>
        <w:rPr>
          <w:rFonts w:asciiTheme="minorHAnsi" w:hAnsiTheme="minorHAnsi"/>
          <w:i w:val="0"/>
        </w:rPr>
      </w:pPr>
      <w:r w:rsidRPr="00D12FE0">
        <w:rPr>
          <w:rFonts w:asciiTheme="minorHAnsi" w:hAnsiTheme="minorHAnsi"/>
          <w:i w:val="0"/>
        </w:rPr>
        <w:t xml:space="preserve">Government agencies and industry partners were selected to work on PCSI.  Factors for choosing the following performers were based upon demonstrated work experience and subject matter expertise.  </w:t>
      </w:r>
    </w:p>
    <w:p w14:paraId="3A7BFDBE" w14:textId="77777777" w:rsidR="00EE079E" w:rsidRPr="00D12FE0" w:rsidRDefault="00EE079E" w:rsidP="004C7EBE">
      <w:pPr>
        <w:pStyle w:val="ParagraphItalics"/>
        <w:ind w:left="720"/>
        <w:rPr>
          <w:rFonts w:asciiTheme="minorHAnsi" w:hAnsiTheme="minorHAnsi"/>
          <w:i w:val="0"/>
        </w:rPr>
      </w:pPr>
      <w:r w:rsidRPr="00D12FE0">
        <w:rPr>
          <w:rFonts w:asciiTheme="minorHAnsi" w:hAnsiTheme="minorHAnsi"/>
          <w:i w:val="0"/>
        </w:rPr>
        <w:t xml:space="preserve">Acquisition strategy based on the approved CONOPS for the USCG Interagency Operations Center (IOC).  This aligns the PCSI program with the USCG IOC Acquisition Program. </w:t>
      </w:r>
    </w:p>
    <w:p w14:paraId="3A7BFDBF" w14:textId="77777777" w:rsidR="006729A2" w:rsidRPr="00D12FE0" w:rsidRDefault="004C7EBE" w:rsidP="00D212A7">
      <w:pPr>
        <w:pStyle w:val="ParagraphItalics"/>
        <w:ind w:left="720"/>
        <w:rPr>
          <w:rFonts w:asciiTheme="minorHAnsi" w:hAnsiTheme="minorHAnsi"/>
          <w:i w:val="0"/>
        </w:rPr>
      </w:pPr>
      <w:r w:rsidRPr="00D12FE0">
        <w:rPr>
          <w:rFonts w:asciiTheme="minorHAnsi" w:hAnsiTheme="minorHAnsi"/>
          <w:i w:val="0"/>
        </w:rPr>
        <w:t xml:space="preserve">Performers that are involved are SRI International, NPS, Ocean Power Technology, Naval Research Laboratory, Naval Surface Warfare Center – Crane, SPAWAR System Center Pacific (SSC Pac), Technology Systems, Inc.  </w:t>
      </w:r>
    </w:p>
    <w:p w14:paraId="3A7BFDC0" w14:textId="77777777" w:rsidR="007A4AFD" w:rsidRPr="00D12FE0" w:rsidRDefault="008E4E04" w:rsidP="00D212A7">
      <w:pPr>
        <w:pStyle w:val="Heading3"/>
      </w:pPr>
      <w:bookmarkStart w:id="654" w:name="_Toc315869009"/>
      <w:bookmarkStart w:id="655" w:name="_Toc317842078"/>
      <w:r w:rsidRPr="00D12FE0">
        <w:t>Potential Vendors</w:t>
      </w:r>
      <w:bookmarkEnd w:id="654"/>
      <w:bookmarkEnd w:id="655"/>
    </w:p>
    <w:p w14:paraId="3A7BFDC1" w14:textId="77777777" w:rsidR="00EE079E" w:rsidRPr="00D12FE0" w:rsidRDefault="0092187E" w:rsidP="00D212A7">
      <w:pPr>
        <w:pStyle w:val="ParagraphItalics"/>
        <w:ind w:left="720"/>
        <w:rPr>
          <w:rFonts w:asciiTheme="minorHAnsi" w:hAnsiTheme="minorHAnsi"/>
          <w:i w:val="0"/>
        </w:rPr>
      </w:pPr>
      <w:r w:rsidRPr="00D12FE0">
        <w:rPr>
          <w:rFonts w:asciiTheme="minorHAnsi" w:hAnsiTheme="minorHAnsi"/>
          <w:i w:val="0"/>
        </w:rPr>
        <w:t xml:space="preserve">Vendors are not required for the transition.  </w:t>
      </w:r>
    </w:p>
    <w:p w14:paraId="3A7BFDC2" w14:textId="77777777" w:rsidR="00EE079E" w:rsidRPr="00D12FE0" w:rsidRDefault="00EE079E" w:rsidP="00D212A7">
      <w:pPr>
        <w:pStyle w:val="ParagraphItalics"/>
        <w:ind w:left="720"/>
        <w:rPr>
          <w:rFonts w:asciiTheme="minorHAnsi" w:hAnsiTheme="minorHAnsi"/>
        </w:rPr>
      </w:pPr>
    </w:p>
    <w:p w14:paraId="3A7BFDC3" w14:textId="77777777" w:rsidR="007A4AFD" w:rsidRPr="00D12FE0" w:rsidRDefault="00A00066" w:rsidP="00D212A7">
      <w:pPr>
        <w:pStyle w:val="Heading2"/>
      </w:pPr>
      <w:bookmarkStart w:id="656" w:name="_Toc315869010"/>
      <w:bookmarkStart w:id="657" w:name="_Toc317842079"/>
      <w:r w:rsidRPr="00D12FE0">
        <w:t>Scope Management</w:t>
      </w:r>
      <w:bookmarkStart w:id="658" w:name="_Toc315869011"/>
      <w:bookmarkEnd w:id="656"/>
      <w:bookmarkEnd w:id="657"/>
    </w:p>
    <w:p w14:paraId="3A7BFDC4" w14:textId="77777777" w:rsidR="007A4AFD" w:rsidRPr="00D12FE0" w:rsidRDefault="0025413B" w:rsidP="00D212A7">
      <w:pPr>
        <w:pStyle w:val="ParagraphItalics"/>
        <w:ind w:left="720"/>
        <w:rPr>
          <w:rFonts w:asciiTheme="minorHAnsi" w:hAnsiTheme="minorHAnsi"/>
        </w:rPr>
      </w:pPr>
      <w:r w:rsidRPr="00D12FE0">
        <w:rPr>
          <w:rFonts w:asciiTheme="minorHAnsi" w:hAnsiTheme="minorHAnsi"/>
          <w:i w:val="0"/>
        </w:rPr>
        <w:t>Scope Management is the process used to document the work required to successfully complete the project.</w:t>
      </w:r>
      <w:bookmarkEnd w:id="658"/>
      <w:r w:rsidR="00B57475" w:rsidRPr="00D12FE0">
        <w:rPr>
          <w:rFonts w:asciiTheme="minorHAnsi" w:hAnsiTheme="minorHAnsi"/>
          <w:i w:val="0"/>
        </w:rPr>
        <w:t xml:space="preserve"> The scope of the project is defined in Section 4.2.1, Work Breakdown Structure, and the processes used to control the scope are defined in Section 4.2.2, Scope Control Plan.</w:t>
      </w:r>
      <w:r w:rsidRPr="00D12FE0">
        <w:rPr>
          <w:rFonts w:asciiTheme="minorHAnsi" w:hAnsiTheme="minorHAnsi"/>
          <w:i w:val="0"/>
        </w:rPr>
        <w:t xml:space="preserve"> </w:t>
      </w:r>
    </w:p>
    <w:p w14:paraId="3A7BFDC5" w14:textId="77777777" w:rsidR="007A4AFD" w:rsidRPr="00D12FE0" w:rsidRDefault="00A00066" w:rsidP="00D212A7">
      <w:pPr>
        <w:pStyle w:val="Heading3"/>
        <w:ind w:left="1526"/>
      </w:pPr>
      <w:bookmarkStart w:id="659" w:name="_Toc315869012"/>
      <w:bookmarkStart w:id="660" w:name="_Toc317842080"/>
      <w:r w:rsidRPr="00D12FE0">
        <w:t>Work Breakdown Structure</w:t>
      </w:r>
      <w:bookmarkEnd w:id="659"/>
      <w:bookmarkEnd w:id="660"/>
    </w:p>
    <w:p w14:paraId="3A7BFDC6" w14:textId="77777777" w:rsidR="007A4AFD" w:rsidRPr="00D12FE0" w:rsidRDefault="00A43646" w:rsidP="00D212A7">
      <w:pPr>
        <w:pStyle w:val="ParagraphItalics"/>
        <w:ind w:left="720"/>
        <w:rPr>
          <w:rFonts w:asciiTheme="minorHAnsi" w:hAnsiTheme="minorHAnsi"/>
        </w:rPr>
      </w:pPr>
      <w:bookmarkStart w:id="661" w:name="OLE_LINK1"/>
      <w:bookmarkStart w:id="662" w:name="OLE_LINK2"/>
      <w:r w:rsidRPr="00D12FE0">
        <w:rPr>
          <w:rFonts w:asciiTheme="minorHAnsi" w:hAnsiTheme="minorHAnsi"/>
        </w:rPr>
        <w:t>.</w:t>
      </w:r>
    </w:p>
    <w:tbl>
      <w:tblPr>
        <w:tblStyle w:val="TableGrid1"/>
        <w:tblW w:w="0" w:type="auto"/>
        <w:tblInd w:w="1440" w:type="dxa"/>
        <w:tblLook w:val="04A0" w:firstRow="1" w:lastRow="0" w:firstColumn="1" w:lastColumn="0" w:noHBand="0" w:noVBand="1"/>
      </w:tblPr>
      <w:tblGrid>
        <w:gridCol w:w="2758"/>
        <w:gridCol w:w="2730"/>
        <w:gridCol w:w="2648"/>
      </w:tblGrid>
      <w:tr w:rsidR="001209C7" w:rsidRPr="00D12FE0" w14:paraId="3A7BFDCA" w14:textId="77777777" w:rsidTr="00354F48">
        <w:tc>
          <w:tcPr>
            <w:tcW w:w="2758" w:type="dxa"/>
          </w:tcPr>
          <w:p w14:paraId="3A7BFDC7" w14:textId="77777777" w:rsidR="001209C7" w:rsidRPr="004330FD" w:rsidRDefault="001209C7" w:rsidP="001209C7">
            <w:pPr>
              <w:rPr>
                <w:rFonts w:ascii="Times New Roman" w:eastAsiaTheme="minorHAnsi" w:hAnsi="Times New Roman" w:cs="Calibri"/>
                <w:sz w:val="24"/>
                <w:szCs w:val="22"/>
              </w:rPr>
            </w:pPr>
            <w:r w:rsidRPr="004330FD">
              <w:rPr>
                <w:rFonts w:ascii="Times New Roman" w:eastAsiaTheme="minorHAnsi" w:hAnsi="Times New Roman"/>
                <w:b/>
                <w:sz w:val="24"/>
                <w:szCs w:val="24"/>
              </w:rPr>
              <w:lastRenderedPageBreak/>
              <w:t>Name</w:t>
            </w:r>
          </w:p>
        </w:tc>
        <w:tc>
          <w:tcPr>
            <w:tcW w:w="2730" w:type="dxa"/>
          </w:tcPr>
          <w:p w14:paraId="3A7BFDC8" w14:textId="77777777" w:rsidR="001209C7" w:rsidRPr="00D12FE0" w:rsidRDefault="001209C7" w:rsidP="001209C7">
            <w:pPr>
              <w:rPr>
                <w:rFonts w:ascii="Times New Roman" w:eastAsiaTheme="minorHAnsi" w:hAnsi="Times New Roman" w:cs="Calibri"/>
                <w:sz w:val="24"/>
                <w:szCs w:val="22"/>
              </w:rPr>
            </w:pPr>
            <w:r w:rsidRPr="004330FD">
              <w:rPr>
                <w:rFonts w:ascii="Times New Roman" w:eastAsiaTheme="minorHAnsi" w:hAnsi="Times New Roman"/>
                <w:b/>
                <w:sz w:val="24"/>
                <w:szCs w:val="24"/>
              </w:rPr>
              <w:t>Role</w:t>
            </w:r>
          </w:p>
        </w:tc>
        <w:tc>
          <w:tcPr>
            <w:tcW w:w="2648" w:type="dxa"/>
          </w:tcPr>
          <w:p w14:paraId="3A7BFDC9" w14:textId="77777777" w:rsidR="001209C7" w:rsidRPr="00D12FE0" w:rsidRDefault="001209C7" w:rsidP="001209C7">
            <w:pPr>
              <w:rPr>
                <w:rFonts w:ascii="Times New Roman" w:eastAsiaTheme="minorHAnsi" w:hAnsi="Times New Roman" w:cs="Calibri"/>
                <w:b/>
                <w:sz w:val="24"/>
                <w:szCs w:val="22"/>
                <w:u w:val="single"/>
              </w:rPr>
            </w:pPr>
            <w:r w:rsidRPr="00D12FE0">
              <w:rPr>
                <w:rFonts w:ascii="Times New Roman" w:eastAsiaTheme="minorHAnsi" w:hAnsi="Times New Roman" w:cs="Calibri"/>
                <w:b/>
                <w:sz w:val="24"/>
                <w:szCs w:val="22"/>
              </w:rPr>
              <w:t>Organization</w:t>
            </w:r>
          </w:p>
        </w:tc>
      </w:tr>
      <w:tr w:rsidR="001209C7" w:rsidRPr="00D12FE0" w14:paraId="3A7BFDCE" w14:textId="77777777" w:rsidTr="00354F48">
        <w:tc>
          <w:tcPr>
            <w:tcW w:w="2758" w:type="dxa"/>
          </w:tcPr>
          <w:p w14:paraId="3A7BFDCB"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Paul Morrisseau</w:t>
            </w:r>
          </w:p>
        </w:tc>
        <w:tc>
          <w:tcPr>
            <w:tcW w:w="2730" w:type="dxa"/>
          </w:tcPr>
          <w:p w14:paraId="3A7BFDCC"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Lead Integrator</w:t>
            </w:r>
          </w:p>
        </w:tc>
        <w:tc>
          <w:tcPr>
            <w:tcW w:w="2648" w:type="dxa"/>
          </w:tcPr>
          <w:p w14:paraId="3A7BFDCD"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SRI International</w:t>
            </w:r>
          </w:p>
        </w:tc>
      </w:tr>
      <w:tr w:rsidR="001209C7" w:rsidRPr="00D12FE0" w14:paraId="3A7BFDD2" w14:textId="77777777" w:rsidTr="00354F48">
        <w:tc>
          <w:tcPr>
            <w:tcW w:w="2758" w:type="dxa"/>
          </w:tcPr>
          <w:p w14:paraId="3A7BFDCF"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Shane Mason</w:t>
            </w:r>
          </w:p>
        </w:tc>
        <w:tc>
          <w:tcPr>
            <w:tcW w:w="2730" w:type="dxa"/>
          </w:tcPr>
          <w:p w14:paraId="3A7BFDD0"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 xml:space="preserve">Lead Architect </w:t>
            </w:r>
          </w:p>
        </w:tc>
        <w:tc>
          <w:tcPr>
            <w:tcW w:w="2648" w:type="dxa"/>
          </w:tcPr>
          <w:p w14:paraId="3A7BFDD1"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SRI International</w:t>
            </w:r>
          </w:p>
        </w:tc>
      </w:tr>
      <w:tr w:rsidR="001209C7" w:rsidRPr="00D12FE0" w14:paraId="3A7BFDD6" w14:textId="77777777" w:rsidTr="00354F48">
        <w:tc>
          <w:tcPr>
            <w:tcW w:w="2758" w:type="dxa"/>
          </w:tcPr>
          <w:p w14:paraId="3A7BFDD3"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Gerald Bowe</w:t>
            </w:r>
          </w:p>
        </w:tc>
        <w:tc>
          <w:tcPr>
            <w:tcW w:w="2730" w:type="dxa"/>
          </w:tcPr>
          <w:p w14:paraId="3A7BFDD4"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Operations Lead</w:t>
            </w:r>
          </w:p>
        </w:tc>
        <w:tc>
          <w:tcPr>
            <w:tcW w:w="2648" w:type="dxa"/>
          </w:tcPr>
          <w:p w14:paraId="3A7BFDD5"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DHS S&amp;T CTR (CACI)</w:t>
            </w:r>
          </w:p>
        </w:tc>
      </w:tr>
      <w:tr w:rsidR="001209C7" w:rsidRPr="00D12FE0" w14:paraId="3A7BFDDA" w14:textId="77777777" w:rsidTr="00354F48">
        <w:tc>
          <w:tcPr>
            <w:tcW w:w="2758" w:type="dxa"/>
          </w:tcPr>
          <w:p w14:paraId="3A7BFDD7" w14:textId="77777777" w:rsidR="001209C7" w:rsidRPr="00D12FE0" w:rsidRDefault="001209C7" w:rsidP="001209C7">
            <w:pPr>
              <w:rPr>
                <w:rFonts w:ascii="Times New Roman" w:eastAsiaTheme="minorHAnsi" w:hAnsi="Times New Roman" w:cs="Calibri"/>
                <w:sz w:val="24"/>
                <w:szCs w:val="22"/>
              </w:rPr>
            </w:pPr>
            <w:del w:id="663" w:author="michael.ciccarello" w:date="2013-02-07T11:14:00Z">
              <w:r w:rsidRPr="00D12FE0" w:rsidDel="00E95348">
                <w:rPr>
                  <w:rFonts w:ascii="Times New Roman" w:eastAsiaTheme="minorHAnsi" w:hAnsi="Times New Roman" w:cs="Calibri"/>
                  <w:sz w:val="24"/>
                  <w:szCs w:val="22"/>
                </w:rPr>
                <w:delText>Michael Lovellette</w:delText>
              </w:r>
            </w:del>
            <w:ins w:id="664" w:author="michael.ciccarello" w:date="2013-02-07T11:14:00Z">
              <w:r w:rsidR="00E95348">
                <w:rPr>
                  <w:rFonts w:ascii="Times New Roman" w:eastAsiaTheme="minorHAnsi" w:hAnsi="Times New Roman" w:cs="Calibri"/>
                  <w:sz w:val="24"/>
                  <w:szCs w:val="22"/>
                </w:rPr>
                <w:t>Annie Lum</w:t>
              </w:r>
            </w:ins>
          </w:p>
        </w:tc>
        <w:tc>
          <w:tcPr>
            <w:tcW w:w="2730" w:type="dxa"/>
          </w:tcPr>
          <w:p w14:paraId="3A7BFDD8"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OMS Lead</w:t>
            </w:r>
          </w:p>
        </w:tc>
        <w:tc>
          <w:tcPr>
            <w:tcW w:w="2648" w:type="dxa"/>
          </w:tcPr>
          <w:p w14:paraId="3A7BFDD9"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NRL</w:t>
            </w:r>
          </w:p>
        </w:tc>
      </w:tr>
      <w:tr w:rsidR="001209C7" w:rsidRPr="00D12FE0" w14:paraId="3A7BFDDE" w14:textId="77777777" w:rsidTr="00354F48">
        <w:tc>
          <w:tcPr>
            <w:tcW w:w="2758" w:type="dxa"/>
          </w:tcPr>
          <w:p w14:paraId="3A7BFDDB"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TBD</w:t>
            </w:r>
          </w:p>
        </w:tc>
        <w:tc>
          <w:tcPr>
            <w:tcW w:w="2730" w:type="dxa"/>
          </w:tcPr>
          <w:p w14:paraId="3A7BFDDC"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NRL IT Support</w:t>
            </w:r>
          </w:p>
        </w:tc>
        <w:tc>
          <w:tcPr>
            <w:tcW w:w="2648" w:type="dxa"/>
          </w:tcPr>
          <w:p w14:paraId="3A7BFDDD"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NRL</w:t>
            </w:r>
          </w:p>
        </w:tc>
      </w:tr>
      <w:tr w:rsidR="001209C7" w:rsidRPr="00D12FE0" w14:paraId="3A7BFDE2" w14:textId="77777777" w:rsidTr="00354F48">
        <w:tc>
          <w:tcPr>
            <w:tcW w:w="2758" w:type="dxa"/>
          </w:tcPr>
          <w:p w14:paraId="3A7BFDDF" w14:textId="77777777" w:rsidR="001209C7" w:rsidRPr="00D12FE0" w:rsidRDefault="001209C7" w:rsidP="001209C7">
            <w:pPr>
              <w:rPr>
                <w:rFonts w:ascii="Times New Roman" w:eastAsiaTheme="minorHAnsi" w:hAnsi="Times New Roman" w:cs="Calibri"/>
                <w:sz w:val="24"/>
                <w:szCs w:val="22"/>
              </w:rPr>
            </w:pPr>
            <w:del w:id="665" w:author="michael.ciccarello" w:date="2013-02-07T11:42:00Z">
              <w:r w:rsidRPr="00D12FE0" w:rsidDel="00D76909">
                <w:rPr>
                  <w:rFonts w:ascii="Times New Roman" w:eastAsiaTheme="minorHAnsi" w:hAnsi="Times New Roman" w:cs="Calibri"/>
                  <w:sz w:val="24"/>
                  <w:szCs w:val="22"/>
                </w:rPr>
                <w:delText>TBD</w:delText>
              </w:r>
            </w:del>
            <w:ins w:id="666" w:author="michael.ciccarello" w:date="2013-02-07T11:42:00Z">
              <w:r w:rsidR="00D76909">
                <w:rPr>
                  <w:rFonts w:ascii="Times New Roman" w:eastAsiaTheme="minorHAnsi" w:hAnsi="Times New Roman" w:cs="Calibri"/>
                  <w:sz w:val="24"/>
                  <w:szCs w:val="22"/>
                </w:rPr>
                <w:t>Gil Chapman</w:t>
              </w:r>
            </w:ins>
          </w:p>
        </w:tc>
        <w:tc>
          <w:tcPr>
            <w:tcW w:w="2730" w:type="dxa"/>
          </w:tcPr>
          <w:p w14:paraId="3A7BFDE0"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NRL Analyst</w:t>
            </w:r>
          </w:p>
        </w:tc>
        <w:tc>
          <w:tcPr>
            <w:tcW w:w="2648" w:type="dxa"/>
          </w:tcPr>
          <w:p w14:paraId="3A7BFDE1"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NRL</w:t>
            </w:r>
          </w:p>
        </w:tc>
      </w:tr>
      <w:tr w:rsidR="001209C7" w:rsidRPr="00D12FE0" w14:paraId="3A7BFDE6" w14:textId="77777777" w:rsidTr="00354F48">
        <w:tc>
          <w:tcPr>
            <w:tcW w:w="2758" w:type="dxa"/>
          </w:tcPr>
          <w:p w14:paraId="3A7BFDE3"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Dave Pollock</w:t>
            </w:r>
          </w:p>
        </w:tc>
        <w:tc>
          <w:tcPr>
            <w:tcW w:w="2730" w:type="dxa"/>
          </w:tcPr>
          <w:p w14:paraId="3A7BFDE4"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SMS Lead</w:t>
            </w:r>
          </w:p>
        </w:tc>
        <w:tc>
          <w:tcPr>
            <w:tcW w:w="2648" w:type="dxa"/>
          </w:tcPr>
          <w:p w14:paraId="3A7BFDE5"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SPAWAR</w:t>
            </w:r>
          </w:p>
        </w:tc>
      </w:tr>
      <w:tr w:rsidR="001209C7" w:rsidRPr="00D12FE0" w14:paraId="3A7BFDEA" w14:textId="77777777" w:rsidTr="00354F48">
        <w:tc>
          <w:tcPr>
            <w:tcW w:w="2758" w:type="dxa"/>
          </w:tcPr>
          <w:p w14:paraId="3A7BFDE7"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Jeremy Jung</w:t>
            </w:r>
          </w:p>
        </w:tc>
        <w:tc>
          <w:tcPr>
            <w:tcW w:w="2730" w:type="dxa"/>
          </w:tcPr>
          <w:p w14:paraId="3A7BFDE8"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SMS Engineer</w:t>
            </w:r>
          </w:p>
        </w:tc>
        <w:tc>
          <w:tcPr>
            <w:tcW w:w="2648" w:type="dxa"/>
          </w:tcPr>
          <w:p w14:paraId="3A7BFDE9" w14:textId="77777777" w:rsidR="001209C7" w:rsidRPr="00D12FE0" w:rsidRDefault="001209C7" w:rsidP="001209C7">
            <w:pPr>
              <w:rPr>
                <w:rFonts w:ascii="Times New Roman" w:eastAsiaTheme="minorHAnsi" w:hAnsi="Times New Roman" w:cs="Calibri"/>
                <w:sz w:val="24"/>
                <w:szCs w:val="22"/>
              </w:rPr>
            </w:pPr>
            <w:r w:rsidRPr="00D12FE0">
              <w:rPr>
                <w:rFonts w:ascii="Times New Roman" w:eastAsiaTheme="minorHAnsi" w:hAnsi="Times New Roman" w:cs="Calibri"/>
                <w:sz w:val="24"/>
                <w:szCs w:val="22"/>
              </w:rPr>
              <w:t>SPAWAR</w:t>
            </w:r>
          </w:p>
        </w:tc>
      </w:tr>
      <w:tr w:rsidR="00D76909" w:rsidRPr="00D12FE0" w14:paraId="3A7BFDEE" w14:textId="77777777" w:rsidTr="00354F48">
        <w:trPr>
          <w:ins w:id="667" w:author="michael.ciccarello" w:date="2013-02-07T11:46:00Z"/>
        </w:trPr>
        <w:tc>
          <w:tcPr>
            <w:tcW w:w="2758" w:type="dxa"/>
          </w:tcPr>
          <w:p w14:paraId="3A7BFDEB" w14:textId="77777777" w:rsidR="00D76909" w:rsidRPr="00D12FE0" w:rsidRDefault="00D76909" w:rsidP="001209C7">
            <w:pPr>
              <w:rPr>
                <w:ins w:id="668" w:author="michael.ciccarello" w:date="2013-02-07T11:46:00Z"/>
                <w:rFonts w:ascii="Times New Roman" w:eastAsiaTheme="minorHAnsi" w:hAnsi="Times New Roman" w:cs="Calibri"/>
                <w:sz w:val="24"/>
                <w:szCs w:val="22"/>
              </w:rPr>
            </w:pPr>
            <w:ins w:id="669" w:author="michael.ciccarello" w:date="2013-02-07T11:46:00Z">
              <w:r>
                <w:rPr>
                  <w:rFonts w:ascii="Times New Roman" w:eastAsiaTheme="minorHAnsi" w:hAnsi="Times New Roman" w:cs="Calibri"/>
                  <w:sz w:val="24"/>
                  <w:szCs w:val="22"/>
                </w:rPr>
                <w:t>Kim Babcock</w:t>
              </w:r>
            </w:ins>
          </w:p>
        </w:tc>
        <w:tc>
          <w:tcPr>
            <w:tcW w:w="2730" w:type="dxa"/>
          </w:tcPr>
          <w:p w14:paraId="3A7BFDEC" w14:textId="77777777" w:rsidR="00D76909" w:rsidRPr="00D12FE0" w:rsidRDefault="00D76909" w:rsidP="001209C7">
            <w:pPr>
              <w:rPr>
                <w:ins w:id="670" w:author="michael.ciccarello" w:date="2013-02-07T11:46:00Z"/>
                <w:rFonts w:ascii="Times New Roman" w:eastAsiaTheme="minorHAnsi" w:hAnsi="Times New Roman" w:cs="Calibri"/>
                <w:sz w:val="24"/>
                <w:szCs w:val="22"/>
              </w:rPr>
            </w:pPr>
            <w:ins w:id="671" w:author="michael.ciccarello" w:date="2013-02-07T11:46:00Z">
              <w:r>
                <w:rPr>
                  <w:rFonts w:ascii="Times New Roman" w:eastAsiaTheme="minorHAnsi" w:hAnsi="Times New Roman" w:cs="Calibri"/>
                  <w:sz w:val="24"/>
                  <w:szCs w:val="22"/>
                </w:rPr>
                <w:t>SME USCG</w:t>
              </w:r>
            </w:ins>
          </w:p>
        </w:tc>
        <w:tc>
          <w:tcPr>
            <w:tcW w:w="2648" w:type="dxa"/>
          </w:tcPr>
          <w:p w14:paraId="3A7BFDED" w14:textId="77777777" w:rsidR="00D76909" w:rsidRPr="00D12FE0" w:rsidRDefault="00D76909" w:rsidP="001209C7">
            <w:pPr>
              <w:rPr>
                <w:ins w:id="672" w:author="michael.ciccarello" w:date="2013-02-07T11:46:00Z"/>
                <w:rFonts w:ascii="Times New Roman" w:eastAsiaTheme="minorHAnsi" w:hAnsi="Times New Roman" w:cs="Calibri"/>
                <w:sz w:val="24"/>
                <w:szCs w:val="22"/>
              </w:rPr>
            </w:pPr>
            <w:ins w:id="673" w:author="michael.ciccarello" w:date="2013-02-07T11:46:00Z">
              <w:r>
                <w:rPr>
                  <w:rFonts w:ascii="Times New Roman" w:eastAsiaTheme="minorHAnsi" w:hAnsi="Times New Roman" w:cs="Calibri"/>
                  <w:sz w:val="24"/>
                  <w:szCs w:val="22"/>
                </w:rPr>
                <w:t>USCG</w:t>
              </w:r>
            </w:ins>
          </w:p>
        </w:tc>
      </w:tr>
    </w:tbl>
    <w:p w14:paraId="3A7BFDEF" w14:textId="77777777" w:rsidR="001209C7" w:rsidRPr="00D12FE0" w:rsidRDefault="001209C7" w:rsidP="00D212A7">
      <w:pPr>
        <w:pStyle w:val="ParagraphItalics"/>
        <w:ind w:left="720"/>
        <w:rPr>
          <w:rFonts w:asciiTheme="minorHAnsi" w:hAnsiTheme="minorHAnsi"/>
        </w:rPr>
      </w:pPr>
    </w:p>
    <w:p w14:paraId="3A7BFDF0" w14:textId="77777777" w:rsidR="00F15DF5" w:rsidRDefault="00F15DF5" w:rsidP="00D212A7">
      <w:pPr>
        <w:pStyle w:val="ParagraphItalics"/>
        <w:ind w:left="720"/>
        <w:rPr>
          <w:rFonts w:asciiTheme="minorHAnsi" w:hAnsiTheme="minorHAnsi"/>
        </w:rPr>
      </w:pPr>
    </w:p>
    <w:p w14:paraId="3A7BFDF1" w14:textId="77777777" w:rsidR="00D12FE0" w:rsidRPr="00D12FE0" w:rsidRDefault="00D12FE0" w:rsidP="00D212A7">
      <w:pPr>
        <w:pStyle w:val="ParagraphItalics"/>
        <w:ind w:left="720"/>
        <w:rPr>
          <w:rFonts w:asciiTheme="minorHAnsi" w:hAnsiTheme="minorHAnsi"/>
        </w:rPr>
      </w:pPr>
    </w:p>
    <w:p w14:paraId="3A7BFDF2" w14:textId="77777777" w:rsidR="00F15DF5" w:rsidRDefault="00F15DF5" w:rsidP="00D212A7">
      <w:pPr>
        <w:pStyle w:val="ParagraphItalics"/>
        <w:ind w:left="720"/>
        <w:rPr>
          <w:rFonts w:asciiTheme="minorHAnsi" w:hAnsiTheme="minorHAnsi"/>
          <w:i w:val="0"/>
        </w:rPr>
      </w:pPr>
    </w:p>
    <w:p w14:paraId="3A7BFDF3" w14:textId="77777777" w:rsidR="008776C8" w:rsidRDefault="008776C8" w:rsidP="00D212A7">
      <w:pPr>
        <w:pStyle w:val="ParagraphItalics"/>
        <w:ind w:left="720"/>
        <w:rPr>
          <w:rFonts w:asciiTheme="minorHAnsi" w:hAnsiTheme="minorHAnsi"/>
          <w:i w:val="0"/>
        </w:rPr>
      </w:pPr>
    </w:p>
    <w:p w14:paraId="3A7BFDF4" w14:textId="0C2FE4E9" w:rsidR="008776C8" w:rsidRDefault="00686D8F" w:rsidP="00D212A7">
      <w:pPr>
        <w:pStyle w:val="ParagraphItalics"/>
        <w:ind w:left="720"/>
        <w:rPr>
          <w:rFonts w:asciiTheme="minorHAnsi" w:hAnsiTheme="minorHAnsi"/>
          <w:i w:val="0"/>
        </w:rPr>
      </w:pPr>
      <w:r>
        <w:rPr>
          <w:rFonts w:asciiTheme="minorHAnsi" w:hAnsiTheme="minorHAnsi"/>
          <w:i w:val="0"/>
          <w:noProof/>
        </w:rPr>
        <mc:AlternateContent>
          <mc:Choice Requires="wps">
            <w:drawing>
              <wp:anchor distT="0" distB="0" distL="114300" distR="114300" simplePos="0" relativeHeight="251715584" behindDoc="0" locked="0" layoutInCell="1" allowOverlap="1" wp14:anchorId="3A7BFF5A" wp14:editId="09FEB9F0">
                <wp:simplePos x="0" y="0"/>
                <wp:positionH relativeFrom="column">
                  <wp:posOffset>3382010</wp:posOffset>
                </wp:positionH>
                <wp:positionV relativeFrom="paragraph">
                  <wp:posOffset>191770</wp:posOffset>
                </wp:positionV>
                <wp:extent cx="2360930" cy="247015"/>
                <wp:effectExtent l="0" t="0" r="22860" b="2032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015"/>
                        </a:xfrm>
                        <a:prstGeom prst="rect">
                          <a:avLst/>
                        </a:prstGeom>
                        <a:solidFill>
                          <a:srgbClr val="FFFFFF"/>
                        </a:solidFill>
                        <a:ln w="9525">
                          <a:solidFill>
                            <a:srgbClr val="000000"/>
                          </a:solidFill>
                          <a:miter lim="800000"/>
                          <a:headEnd/>
                          <a:tailEnd/>
                        </a:ln>
                      </wps:spPr>
                      <wps:txbx>
                        <w:txbxContent>
                          <w:p w14:paraId="3A7BFF75" w14:textId="77777777" w:rsidR="00342521" w:rsidRDefault="00342521" w:rsidP="008776C8">
                            <w:pPr>
                              <w:jc w:val="center"/>
                            </w:pPr>
                            <w:r>
                              <w:t>Performer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7BFF5A" id="_x0000_t202" coordsize="21600,21600" o:spt="202" path="m,l,21600r21600,l21600,xe">
                <v:stroke joinstyle="miter"/>
                <v:path gradientshapeok="t" o:connecttype="rect"/>
              </v:shapetype>
              <v:shape id="Text Box 2" o:spid="_x0000_s1026" type="#_x0000_t202" style="position:absolute;left:0;text-align:left;margin-left:266.3pt;margin-top:15.1pt;width:185.9pt;height:19.45pt;z-index:2517155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">
                <v:textbox style="mso-fit-shape-to-text:t">
                  <w:txbxContent>
                    <w:p w14:paraId="3A7BFF75" w14:textId="77777777" w:rsidR="00342521" w:rsidRDefault="00342521" w:rsidP="008776C8">
                      <w:pPr>
                        <w:jc w:val="center"/>
                      </w:pPr>
                      <w:r>
                        <w:t>Performer</w:t>
                      </w:r>
                    </w:p>
                  </w:txbxContent>
                </v:textbox>
              </v:shape>
            </w:pict>
          </mc:Fallback>
        </mc:AlternateContent>
      </w:r>
      <w:r>
        <w:rPr>
          <w:rFonts w:asciiTheme="minorHAnsi" w:hAnsiTheme="minorHAnsi"/>
          <w:i w:val="0"/>
          <w:noProof/>
        </w:rPr>
        <mc:AlternateContent>
          <mc:Choice Requires="wps">
            <w:drawing>
              <wp:anchor distT="0" distB="0" distL="114300" distR="114300" simplePos="0" relativeHeight="251713536" behindDoc="0" locked="0" layoutInCell="1" allowOverlap="1" wp14:anchorId="3A7BFF5B" wp14:editId="1BAC2CDC">
                <wp:simplePos x="0" y="0"/>
                <wp:positionH relativeFrom="column">
                  <wp:posOffset>621665</wp:posOffset>
                </wp:positionH>
                <wp:positionV relativeFrom="paragraph">
                  <wp:posOffset>191135</wp:posOffset>
                </wp:positionV>
                <wp:extent cx="2351405" cy="247015"/>
                <wp:effectExtent l="0" t="0" r="22860"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7015"/>
                        </a:xfrm>
                        <a:prstGeom prst="rect">
                          <a:avLst/>
                        </a:prstGeom>
                        <a:solidFill>
                          <a:srgbClr val="FFFFFF"/>
                        </a:solidFill>
                        <a:ln w="9525">
                          <a:solidFill>
                            <a:srgbClr val="000000"/>
                          </a:solidFill>
                          <a:miter lim="800000"/>
                          <a:headEnd/>
                          <a:tailEnd/>
                        </a:ln>
                      </wps:spPr>
                      <wps:txbx>
                        <w:txbxContent>
                          <w:p w14:paraId="3A7BFF76" w14:textId="77777777" w:rsidR="00342521" w:rsidRDefault="00342521" w:rsidP="008776C8">
                            <w:pPr>
                              <w:jc w:val="center"/>
                            </w:pPr>
                            <w:r>
                              <w:t>Technology/System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7BFF5B" id="_x0000_s1027" type="#_x0000_t202" style="position:absolute;left:0;text-align:left;margin-left:48.95pt;margin-top:15.05pt;width:185.15pt;height:19.45pt;z-index:2517135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">
                <v:textbox style="mso-fit-shape-to-text:t">
                  <w:txbxContent>
                    <w:p w14:paraId="3A7BFF76" w14:textId="77777777" w:rsidR="00342521" w:rsidRDefault="00342521" w:rsidP="008776C8">
                      <w:pPr>
                        <w:jc w:val="center"/>
                      </w:pPr>
                      <w:r>
                        <w:t>Technology/System</w:t>
                      </w:r>
                    </w:p>
                  </w:txbxContent>
                </v:textbox>
              </v:shape>
            </w:pict>
          </mc:Fallback>
        </mc:AlternateContent>
      </w:r>
    </w:p>
    <w:p w14:paraId="3A7BFDF5" w14:textId="77777777" w:rsidR="008776C8" w:rsidRPr="00D12FE0" w:rsidRDefault="008776C8" w:rsidP="00D212A7">
      <w:pPr>
        <w:pStyle w:val="ParagraphItalics"/>
        <w:ind w:left="720"/>
        <w:rPr>
          <w:rFonts w:asciiTheme="minorHAnsi" w:hAnsiTheme="minorHAnsi"/>
          <w:i w:val="0"/>
        </w:rPr>
      </w:pPr>
    </w:p>
    <w:tbl>
      <w:tblPr>
        <w:tblStyle w:val="TableGrid"/>
        <w:tblW w:w="0" w:type="auto"/>
        <w:tblInd w:w="720" w:type="dxa"/>
        <w:tblLook w:val="04A0" w:firstRow="1" w:lastRow="0" w:firstColumn="1" w:lastColumn="0" w:noHBand="0" w:noVBand="1"/>
      </w:tblPr>
      <w:tblGrid>
        <w:gridCol w:w="4428"/>
        <w:gridCol w:w="4428"/>
      </w:tblGrid>
      <w:tr w:rsidR="00F15DF5" w:rsidRPr="008776C8" w14:paraId="3A7BFDF8" w14:textId="77777777" w:rsidTr="00F15DF5">
        <w:tc>
          <w:tcPr>
            <w:tcW w:w="4428" w:type="dxa"/>
          </w:tcPr>
          <w:p w14:paraId="3A7BFDF6" w14:textId="77777777" w:rsidR="00F15DF5" w:rsidRPr="008776C8" w:rsidRDefault="00F15DF5" w:rsidP="00D212A7">
            <w:pPr>
              <w:pStyle w:val="ParagraphItalics"/>
              <w:rPr>
                <w:rFonts w:asciiTheme="minorHAnsi" w:hAnsiTheme="minorHAnsi"/>
                <w:i w:val="0"/>
              </w:rPr>
            </w:pPr>
            <w:r w:rsidRPr="008776C8">
              <w:rPr>
                <w:i w:val="0"/>
                <w:sz w:val="20"/>
              </w:rPr>
              <w:t xml:space="preserve">Open Mongoose Data Fusion Engine (OMS) </w:t>
            </w:r>
          </w:p>
        </w:tc>
        <w:tc>
          <w:tcPr>
            <w:tcW w:w="4428" w:type="dxa"/>
          </w:tcPr>
          <w:p w14:paraId="3A7BFDF7" w14:textId="77777777" w:rsidR="00F15DF5" w:rsidRPr="008776C8" w:rsidRDefault="00F15DF5" w:rsidP="00D212A7">
            <w:pPr>
              <w:pStyle w:val="ParagraphItalics"/>
              <w:rPr>
                <w:rFonts w:asciiTheme="minorHAnsi" w:hAnsiTheme="minorHAnsi"/>
                <w:i w:val="0"/>
              </w:rPr>
            </w:pPr>
            <w:r w:rsidRPr="008776C8">
              <w:rPr>
                <w:i w:val="0"/>
                <w:sz w:val="20"/>
              </w:rPr>
              <w:t xml:space="preserve">Naval Research Labs (NRL) </w:t>
            </w:r>
          </w:p>
        </w:tc>
      </w:tr>
      <w:tr w:rsidR="00F15DF5" w:rsidRPr="00D12FE0" w14:paraId="3A7BFDFB" w14:textId="77777777" w:rsidTr="00F15DF5">
        <w:tc>
          <w:tcPr>
            <w:tcW w:w="4428" w:type="dxa"/>
          </w:tcPr>
          <w:p w14:paraId="3A7BFDF9" w14:textId="77777777" w:rsidR="00F15DF5" w:rsidRPr="00D12FE0" w:rsidRDefault="00F15DF5" w:rsidP="00D212A7">
            <w:pPr>
              <w:pStyle w:val="ParagraphItalics"/>
              <w:rPr>
                <w:rFonts w:asciiTheme="minorHAnsi" w:hAnsiTheme="minorHAnsi"/>
                <w:i w:val="0"/>
              </w:rPr>
            </w:pPr>
            <w:r w:rsidRPr="004330FD">
              <w:rPr>
                <w:i w:val="0"/>
                <w:sz w:val="20"/>
              </w:rPr>
              <w:t xml:space="preserve">Small Vessel Tracking System (SVTS) </w:t>
            </w:r>
          </w:p>
        </w:tc>
        <w:tc>
          <w:tcPr>
            <w:tcW w:w="4428" w:type="dxa"/>
          </w:tcPr>
          <w:p w14:paraId="3A7BFDFA" w14:textId="77777777" w:rsidR="00F15DF5" w:rsidRPr="00D12FE0" w:rsidRDefault="00F15DF5" w:rsidP="00D212A7">
            <w:pPr>
              <w:pStyle w:val="ParagraphItalics"/>
              <w:rPr>
                <w:rFonts w:asciiTheme="minorHAnsi" w:hAnsiTheme="minorHAnsi"/>
                <w:i w:val="0"/>
              </w:rPr>
            </w:pPr>
            <w:r w:rsidRPr="004330FD">
              <w:rPr>
                <w:i w:val="0"/>
                <w:sz w:val="20"/>
              </w:rPr>
              <w:t xml:space="preserve">Naval Research Labs (NRL) </w:t>
            </w:r>
          </w:p>
        </w:tc>
      </w:tr>
      <w:tr w:rsidR="00F15DF5" w:rsidRPr="00D12FE0" w14:paraId="3A7BFDFE" w14:textId="77777777" w:rsidTr="00F15DF5">
        <w:tc>
          <w:tcPr>
            <w:tcW w:w="4428" w:type="dxa"/>
          </w:tcPr>
          <w:p w14:paraId="3A7BFDFC" w14:textId="77777777" w:rsidR="00F15DF5" w:rsidRPr="00D12FE0" w:rsidRDefault="00F15DF5" w:rsidP="00D212A7">
            <w:pPr>
              <w:pStyle w:val="ParagraphItalics"/>
              <w:rPr>
                <w:rFonts w:asciiTheme="minorHAnsi" w:hAnsiTheme="minorHAnsi"/>
                <w:i w:val="0"/>
              </w:rPr>
            </w:pPr>
            <w:r w:rsidRPr="00D12FE0">
              <w:rPr>
                <w:i w:val="0"/>
                <w:sz w:val="20"/>
              </w:rPr>
              <w:t xml:space="preserve">Flexible Intelligent Stream Tipper (FIST) </w:t>
            </w:r>
          </w:p>
        </w:tc>
        <w:tc>
          <w:tcPr>
            <w:tcW w:w="4428" w:type="dxa"/>
          </w:tcPr>
          <w:p w14:paraId="3A7BFDFD" w14:textId="77777777" w:rsidR="00F15DF5" w:rsidRPr="00D12FE0" w:rsidRDefault="00F15DF5" w:rsidP="00D212A7">
            <w:pPr>
              <w:pStyle w:val="ParagraphItalics"/>
              <w:rPr>
                <w:rFonts w:asciiTheme="minorHAnsi" w:hAnsiTheme="minorHAnsi"/>
                <w:i w:val="0"/>
              </w:rPr>
            </w:pPr>
            <w:r w:rsidRPr="004330FD">
              <w:rPr>
                <w:i w:val="0"/>
                <w:sz w:val="20"/>
              </w:rPr>
              <w:t xml:space="preserve">Integrity Applications Inc. (IAI) </w:t>
            </w:r>
          </w:p>
        </w:tc>
      </w:tr>
      <w:tr w:rsidR="00F15DF5" w:rsidRPr="00D12FE0" w14:paraId="3A7BFE01" w14:textId="77777777" w:rsidTr="00F15DF5">
        <w:tc>
          <w:tcPr>
            <w:tcW w:w="4428" w:type="dxa"/>
          </w:tcPr>
          <w:p w14:paraId="3A7BFDFF" w14:textId="77777777" w:rsidR="00F15DF5" w:rsidRPr="00D12FE0" w:rsidRDefault="00F15DF5" w:rsidP="00D212A7">
            <w:pPr>
              <w:pStyle w:val="ParagraphItalics"/>
              <w:rPr>
                <w:rFonts w:asciiTheme="minorHAnsi" w:hAnsiTheme="minorHAnsi"/>
                <w:i w:val="0"/>
              </w:rPr>
            </w:pPr>
            <w:r w:rsidRPr="00D12FE0">
              <w:rPr>
                <w:i w:val="0"/>
                <w:sz w:val="20"/>
              </w:rPr>
              <w:t xml:space="preserve">Smart Chart AIS (SC-AIS) </w:t>
            </w:r>
          </w:p>
        </w:tc>
        <w:tc>
          <w:tcPr>
            <w:tcW w:w="4428" w:type="dxa"/>
          </w:tcPr>
          <w:p w14:paraId="3A7BFE00" w14:textId="77777777" w:rsidR="00F15DF5" w:rsidRPr="00D12FE0" w:rsidRDefault="00F15DF5" w:rsidP="00D212A7">
            <w:pPr>
              <w:pStyle w:val="ParagraphItalics"/>
              <w:rPr>
                <w:rFonts w:asciiTheme="minorHAnsi" w:hAnsiTheme="minorHAnsi"/>
                <w:i w:val="0"/>
              </w:rPr>
            </w:pPr>
            <w:r w:rsidRPr="004330FD">
              <w:rPr>
                <w:i w:val="0"/>
                <w:sz w:val="20"/>
              </w:rPr>
              <w:t xml:space="preserve">Technology Systems Inc. (TSI) </w:t>
            </w:r>
          </w:p>
        </w:tc>
      </w:tr>
      <w:tr w:rsidR="00F15DF5" w:rsidRPr="00D12FE0" w14:paraId="3A7BFE04" w14:textId="77777777" w:rsidTr="00F15DF5">
        <w:tc>
          <w:tcPr>
            <w:tcW w:w="4428" w:type="dxa"/>
          </w:tcPr>
          <w:p w14:paraId="3A7BFE02" w14:textId="77777777" w:rsidR="00F15DF5" w:rsidRPr="00D12FE0" w:rsidRDefault="00F15DF5" w:rsidP="00D212A7">
            <w:pPr>
              <w:pStyle w:val="ParagraphItalics"/>
              <w:rPr>
                <w:rFonts w:asciiTheme="minorHAnsi" w:hAnsiTheme="minorHAnsi"/>
                <w:i w:val="0"/>
              </w:rPr>
            </w:pPr>
            <w:del w:id="674" w:author="michael.ciccarello" w:date="2013-02-07T11:37:00Z">
              <w:r w:rsidRPr="00D12FE0" w:rsidDel="00D76909">
                <w:rPr>
                  <w:i w:val="0"/>
                  <w:sz w:val="20"/>
                </w:rPr>
                <w:delText xml:space="preserve">Tactical Routing of Information over a Deployable Extensible Network (Trident) </w:delText>
              </w:r>
            </w:del>
          </w:p>
        </w:tc>
        <w:tc>
          <w:tcPr>
            <w:tcW w:w="4428" w:type="dxa"/>
          </w:tcPr>
          <w:p w14:paraId="3A7BFE03" w14:textId="77777777" w:rsidR="00F15DF5" w:rsidRPr="00D12FE0" w:rsidRDefault="00F15DF5" w:rsidP="00D212A7">
            <w:pPr>
              <w:pStyle w:val="ParagraphItalics"/>
              <w:rPr>
                <w:rFonts w:asciiTheme="minorHAnsi" w:hAnsiTheme="minorHAnsi"/>
                <w:i w:val="0"/>
              </w:rPr>
            </w:pPr>
            <w:commentRangeStart w:id="675"/>
            <w:del w:id="676" w:author="michael.ciccarello" w:date="2013-02-07T11:37:00Z">
              <w:r w:rsidRPr="004330FD" w:rsidDel="00D76909">
                <w:rPr>
                  <w:i w:val="0"/>
                  <w:sz w:val="20"/>
                </w:rPr>
                <w:delText>United</w:delText>
              </w:r>
            </w:del>
            <w:commentRangeEnd w:id="675"/>
            <w:r w:rsidR="00D76909">
              <w:rPr>
                <w:rStyle w:val="CommentReference"/>
                <w:rFonts w:ascii="Arial" w:hAnsi="Arial"/>
                <w:i w:val="0"/>
              </w:rPr>
              <w:commentReference w:id="675"/>
            </w:r>
            <w:del w:id="677" w:author="michael.ciccarello" w:date="2013-02-07T11:37:00Z">
              <w:r w:rsidRPr="004330FD" w:rsidDel="00D76909">
                <w:rPr>
                  <w:i w:val="0"/>
                  <w:sz w:val="20"/>
                </w:rPr>
                <w:delText xml:space="preserve"> States Coast Guard (USCG) </w:delText>
              </w:r>
            </w:del>
          </w:p>
        </w:tc>
      </w:tr>
      <w:tr w:rsidR="00F15DF5" w:rsidRPr="00D12FE0" w14:paraId="3A7BFE07" w14:textId="77777777" w:rsidTr="00F15DF5">
        <w:tc>
          <w:tcPr>
            <w:tcW w:w="4428" w:type="dxa"/>
          </w:tcPr>
          <w:p w14:paraId="3A7BFE05" w14:textId="77777777" w:rsidR="00F15DF5" w:rsidRPr="00D12FE0" w:rsidRDefault="00F15DF5" w:rsidP="00D212A7">
            <w:pPr>
              <w:pStyle w:val="ParagraphItalics"/>
              <w:rPr>
                <w:rFonts w:asciiTheme="minorHAnsi" w:hAnsiTheme="minorHAnsi"/>
                <w:i w:val="0"/>
              </w:rPr>
            </w:pPr>
            <w:del w:id="678" w:author="michael.ciccarello" w:date="2013-02-07T11:42:00Z">
              <w:r w:rsidRPr="00D12FE0" w:rsidDel="00D76909">
                <w:rPr>
                  <w:i w:val="0"/>
                  <w:sz w:val="20"/>
                </w:rPr>
                <w:delText xml:space="preserve">USCG Enterprise Service Bus (ESB) </w:delText>
              </w:r>
            </w:del>
          </w:p>
        </w:tc>
        <w:tc>
          <w:tcPr>
            <w:tcW w:w="4428" w:type="dxa"/>
          </w:tcPr>
          <w:p w14:paraId="3A7BFE06" w14:textId="77777777" w:rsidR="00F15DF5" w:rsidRPr="00D12FE0" w:rsidRDefault="00F15DF5" w:rsidP="00D212A7">
            <w:pPr>
              <w:pStyle w:val="ParagraphItalics"/>
              <w:rPr>
                <w:rFonts w:asciiTheme="minorHAnsi" w:hAnsiTheme="minorHAnsi"/>
                <w:i w:val="0"/>
              </w:rPr>
            </w:pPr>
            <w:del w:id="679" w:author="michael.ciccarello" w:date="2013-02-07T11:42:00Z">
              <w:r w:rsidRPr="004330FD" w:rsidDel="00D76909">
                <w:rPr>
                  <w:i w:val="0"/>
                  <w:sz w:val="20"/>
                </w:rPr>
                <w:delText>United States Coast Guard (USCG</w:delText>
              </w:r>
            </w:del>
            <w:r w:rsidRPr="004330FD">
              <w:rPr>
                <w:i w:val="0"/>
                <w:sz w:val="20"/>
              </w:rPr>
              <w:t xml:space="preserve">) </w:t>
            </w:r>
          </w:p>
        </w:tc>
      </w:tr>
      <w:tr w:rsidR="00F15DF5" w:rsidRPr="00D12FE0" w14:paraId="3A7BFE0A" w14:textId="77777777" w:rsidTr="00F15DF5">
        <w:tc>
          <w:tcPr>
            <w:tcW w:w="4428" w:type="dxa"/>
          </w:tcPr>
          <w:p w14:paraId="3A7BFE08" w14:textId="77777777" w:rsidR="00F15DF5" w:rsidRPr="00D12FE0" w:rsidRDefault="00F15DF5" w:rsidP="00D212A7">
            <w:pPr>
              <w:pStyle w:val="ParagraphItalics"/>
              <w:rPr>
                <w:rFonts w:asciiTheme="minorHAnsi" w:hAnsiTheme="minorHAnsi"/>
                <w:i w:val="0"/>
              </w:rPr>
            </w:pPr>
            <w:r w:rsidRPr="00D12FE0">
              <w:rPr>
                <w:i w:val="0"/>
                <w:sz w:val="20"/>
              </w:rPr>
              <w:t xml:space="preserve">Homeland Security Information Network (HSIN) </w:t>
            </w:r>
          </w:p>
        </w:tc>
        <w:tc>
          <w:tcPr>
            <w:tcW w:w="4428" w:type="dxa"/>
          </w:tcPr>
          <w:p w14:paraId="3A7BFE09" w14:textId="77777777" w:rsidR="00F15DF5" w:rsidRPr="00D12FE0" w:rsidRDefault="00F15DF5" w:rsidP="00D212A7">
            <w:pPr>
              <w:pStyle w:val="ParagraphItalics"/>
              <w:rPr>
                <w:rFonts w:asciiTheme="minorHAnsi" w:hAnsiTheme="minorHAnsi"/>
                <w:i w:val="0"/>
              </w:rPr>
            </w:pPr>
            <w:r w:rsidRPr="004330FD">
              <w:rPr>
                <w:i w:val="0"/>
                <w:sz w:val="20"/>
              </w:rPr>
              <w:t xml:space="preserve">Department of Homeland Security (DHS) </w:t>
            </w:r>
          </w:p>
        </w:tc>
      </w:tr>
      <w:tr w:rsidR="00F15DF5" w:rsidRPr="00D12FE0" w14:paraId="3A7BFE0D" w14:textId="77777777" w:rsidTr="00F15DF5">
        <w:tc>
          <w:tcPr>
            <w:tcW w:w="4428" w:type="dxa"/>
          </w:tcPr>
          <w:p w14:paraId="3A7BFE0B" w14:textId="77777777" w:rsidR="00F15DF5" w:rsidRPr="00D12FE0" w:rsidRDefault="00F15DF5" w:rsidP="00D212A7">
            <w:pPr>
              <w:pStyle w:val="ParagraphItalics"/>
              <w:rPr>
                <w:rFonts w:asciiTheme="minorHAnsi" w:hAnsiTheme="minorHAnsi"/>
                <w:i w:val="0"/>
              </w:rPr>
            </w:pPr>
            <w:r w:rsidRPr="00D12FE0">
              <w:rPr>
                <w:i w:val="0"/>
                <w:sz w:val="20"/>
              </w:rPr>
              <w:t xml:space="preserve">Coalition Portal for Situational Awareness (C-PORTS) </w:t>
            </w:r>
          </w:p>
        </w:tc>
        <w:tc>
          <w:tcPr>
            <w:tcW w:w="4428" w:type="dxa"/>
          </w:tcPr>
          <w:p w14:paraId="3A7BFE0C" w14:textId="77777777" w:rsidR="00F15DF5" w:rsidRPr="00D12FE0" w:rsidRDefault="00F15DF5" w:rsidP="00D212A7">
            <w:pPr>
              <w:pStyle w:val="ParagraphItalics"/>
              <w:rPr>
                <w:rFonts w:asciiTheme="minorHAnsi" w:hAnsiTheme="minorHAnsi"/>
                <w:i w:val="0"/>
              </w:rPr>
            </w:pPr>
            <w:r w:rsidRPr="004330FD">
              <w:rPr>
                <w:i w:val="0"/>
                <w:sz w:val="20"/>
              </w:rPr>
              <w:t xml:space="preserve">Compusult4 </w:t>
            </w:r>
          </w:p>
        </w:tc>
      </w:tr>
      <w:tr w:rsidR="00F15DF5" w:rsidRPr="00D12FE0" w14:paraId="3A7BFE10" w14:textId="77777777" w:rsidTr="00F15DF5">
        <w:tc>
          <w:tcPr>
            <w:tcW w:w="4428" w:type="dxa"/>
          </w:tcPr>
          <w:p w14:paraId="3A7BFE0E" w14:textId="77777777" w:rsidR="00F15DF5" w:rsidRPr="00D12FE0" w:rsidRDefault="00F15DF5" w:rsidP="00D212A7">
            <w:pPr>
              <w:pStyle w:val="ParagraphItalics"/>
              <w:rPr>
                <w:rFonts w:asciiTheme="minorHAnsi" w:hAnsiTheme="minorHAnsi"/>
                <w:i w:val="0"/>
              </w:rPr>
            </w:pPr>
            <w:r w:rsidRPr="00D12FE0">
              <w:rPr>
                <w:i w:val="0"/>
                <w:sz w:val="20"/>
              </w:rPr>
              <w:lastRenderedPageBreak/>
              <w:t xml:space="preserve">National Oceanic And Atmospheric Administration (NOAA) lT Service Catalog </w:t>
            </w:r>
          </w:p>
        </w:tc>
        <w:tc>
          <w:tcPr>
            <w:tcW w:w="4428" w:type="dxa"/>
          </w:tcPr>
          <w:p w14:paraId="3A7BFE0F" w14:textId="77777777" w:rsidR="00F15DF5" w:rsidRPr="00D12FE0" w:rsidRDefault="00F15DF5" w:rsidP="00D212A7">
            <w:pPr>
              <w:pStyle w:val="ParagraphItalics"/>
              <w:rPr>
                <w:rFonts w:asciiTheme="minorHAnsi" w:hAnsiTheme="minorHAnsi"/>
                <w:i w:val="0"/>
              </w:rPr>
            </w:pPr>
            <w:r w:rsidRPr="004330FD">
              <w:rPr>
                <w:i w:val="0"/>
                <w:sz w:val="20"/>
              </w:rPr>
              <w:t xml:space="preserve">National Oceanic And Atmospheric Administration (NOAA) </w:t>
            </w:r>
          </w:p>
        </w:tc>
      </w:tr>
      <w:tr w:rsidR="00F15DF5" w:rsidRPr="00D12FE0" w14:paraId="3A7BFE13" w14:textId="77777777" w:rsidTr="00F15DF5">
        <w:tc>
          <w:tcPr>
            <w:tcW w:w="4428" w:type="dxa"/>
          </w:tcPr>
          <w:p w14:paraId="3A7BFE11" w14:textId="77777777" w:rsidR="00F15DF5" w:rsidRPr="00D12FE0" w:rsidRDefault="00F15DF5" w:rsidP="00D212A7">
            <w:pPr>
              <w:pStyle w:val="ParagraphItalics"/>
              <w:rPr>
                <w:rFonts w:asciiTheme="minorHAnsi" w:hAnsiTheme="minorHAnsi"/>
                <w:i w:val="0"/>
              </w:rPr>
            </w:pPr>
            <w:r w:rsidRPr="00D12FE0">
              <w:rPr>
                <w:i w:val="0"/>
                <w:sz w:val="20"/>
              </w:rPr>
              <w:t xml:space="preserve">Department of Homeland Security (DHS) Enterprise Services </w:t>
            </w:r>
          </w:p>
        </w:tc>
        <w:tc>
          <w:tcPr>
            <w:tcW w:w="4428" w:type="dxa"/>
          </w:tcPr>
          <w:p w14:paraId="3A7BFE12" w14:textId="77777777" w:rsidR="00F15DF5" w:rsidRPr="00D12FE0" w:rsidRDefault="00F15DF5" w:rsidP="00D212A7">
            <w:pPr>
              <w:pStyle w:val="ParagraphItalics"/>
              <w:rPr>
                <w:rFonts w:asciiTheme="minorHAnsi" w:hAnsiTheme="minorHAnsi"/>
                <w:i w:val="0"/>
              </w:rPr>
            </w:pPr>
            <w:r w:rsidRPr="004330FD">
              <w:rPr>
                <w:i w:val="0"/>
                <w:sz w:val="20"/>
              </w:rPr>
              <w:t xml:space="preserve">Department of Homeland Security (DHS) </w:t>
            </w:r>
          </w:p>
        </w:tc>
      </w:tr>
      <w:tr w:rsidR="00F15DF5" w:rsidRPr="00D12FE0" w14:paraId="3A7BFE16" w14:textId="77777777" w:rsidTr="00F15DF5">
        <w:tc>
          <w:tcPr>
            <w:tcW w:w="4428" w:type="dxa"/>
          </w:tcPr>
          <w:p w14:paraId="3A7BFE14" w14:textId="77777777" w:rsidR="00F15DF5" w:rsidRPr="00D12FE0" w:rsidRDefault="00F15DF5" w:rsidP="00D212A7">
            <w:pPr>
              <w:pStyle w:val="ParagraphItalics"/>
              <w:rPr>
                <w:rFonts w:asciiTheme="minorHAnsi" w:hAnsiTheme="minorHAnsi"/>
                <w:i w:val="0"/>
              </w:rPr>
            </w:pPr>
            <w:r w:rsidRPr="00D12FE0">
              <w:rPr>
                <w:i w:val="0"/>
                <w:sz w:val="20"/>
              </w:rPr>
              <w:t xml:space="preserve">DoD Data Service Environment (DSE) </w:t>
            </w:r>
          </w:p>
        </w:tc>
        <w:tc>
          <w:tcPr>
            <w:tcW w:w="4428" w:type="dxa"/>
          </w:tcPr>
          <w:p w14:paraId="3A7BFE15" w14:textId="77777777" w:rsidR="00F15DF5" w:rsidRPr="00D12FE0" w:rsidRDefault="00F15DF5" w:rsidP="00D212A7">
            <w:pPr>
              <w:pStyle w:val="ParagraphItalics"/>
              <w:rPr>
                <w:rFonts w:asciiTheme="minorHAnsi" w:hAnsiTheme="minorHAnsi"/>
                <w:i w:val="0"/>
              </w:rPr>
            </w:pPr>
            <w:r w:rsidRPr="004330FD">
              <w:rPr>
                <w:i w:val="0"/>
                <w:sz w:val="20"/>
              </w:rPr>
              <w:t xml:space="preserve">Department of Defense (DoD) </w:t>
            </w:r>
          </w:p>
        </w:tc>
      </w:tr>
      <w:tr w:rsidR="00F15DF5" w:rsidRPr="00D12FE0" w14:paraId="3A7BFE19" w14:textId="77777777" w:rsidTr="00F15DF5">
        <w:tc>
          <w:tcPr>
            <w:tcW w:w="4428" w:type="dxa"/>
          </w:tcPr>
          <w:p w14:paraId="3A7BFE17" w14:textId="77777777" w:rsidR="00F15DF5" w:rsidRPr="00D12FE0" w:rsidRDefault="00F15DF5" w:rsidP="00D212A7">
            <w:pPr>
              <w:pStyle w:val="ParagraphItalics"/>
              <w:rPr>
                <w:rFonts w:asciiTheme="minorHAnsi" w:hAnsiTheme="minorHAnsi"/>
                <w:i w:val="0"/>
              </w:rPr>
            </w:pPr>
            <w:r w:rsidRPr="00D12FE0">
              <w:rPr>
                <w:i w:val="0"/>
                <w:sz w:val="20"/>
              </w:rPr>
              <w:t xml:space="preserve">Government/commercial/public Universal Description Discovery and Integration (UDDI) Registries </w:t>
            </w:r>
          </w:p>
        </w:tc>
        <w:tc>
          <w:tcPr>
            <w:tcW w:w="4428" w:type="dxa"/>
          </w:tcPr>
          <w:p w14:paraId="3A7BFE18" w14:textId="77777777" w:rsidR="00F15DF5" w:rsidRPr="00D12FE0" w:rsidRDefault="00F15DF5" w:rsidP="00D212A7">
            <w:pPr>
              <w:pStyle w:val="ParagraphItalics"/>
              <w:rPr>
                <w:rFonts w:asciiTheme="minorHAnsi" w:hAnsiTheme="minorHAnsi"/>
                <w:i w:val="0"/>
              </w:rPr>
            </w:pPr>
            <w:r w:rsidRPr="004330FD">
              <w:rPr>
                <w:i w:val="0"/>
                <w:sz w:val="20"/>
              </w:rPr>
              <w:t xml:space="preserve">Various government, commercial and public entities identified as relevant to enriching situational awareness in the maritime environment </w:t>
            </w:r>
          </w:p>
        </w:tc>
      </w:tr>
      <w:tr w:rsidR="00F15DF5" w:rsidRPr="00D12FE0" w14:paraId="3A7BFE1C" w14:textId="77777777" w:rsidTr="00F15DF5">
        <w:tc>
          <w:tcPr>
            <w:tcW w:w="4428" w:type="dxa"/>
          </w:tcPr>
          <w:p w14:paraId="3A7BFE1A" w14:textId="77777777" w:rsidR="00F15DF5" w:rsidRPr="00D12FE0" w:rsidRDefault="00F15DF5" w:rsidP="00D212A7">
            <w:pPr>
              <w:pStyle w:val="ParagraphItalics"/>
              <w:rPr>
                <w:rFonts w:asciiTheme="minorHAnsi" w:hAnsiTheme="minorHAnsi"/>
                <w:i w:val="0"/>
              </w:rPr>
            </w:pPr>
            <w:r w:rsidRPr="00D12FE0">
              <w:rPr>
                <w:i w:val="0"/>
                <w:sz w:val="20"/>
              </w:rPr>
              <w:t xml:space="preserve">Open Mongoose Data Fusion Engine (OMS) </w:t>
            </w:r>
          </w:p>
        </w:tc>
        <w:tc>
          <w:tcPr>
            <w:tcW w:w="4428" w:type="dxa"/>
          </w:tcPr>
          <w:p w14:paraId="3A7BFE1B" w14:textId="77777777" w:rsidR="00F15DF5" w:rsidRPr="00D12FE0" w:rsidRDefault="00F15DF5" w:rsidP="00D212A7">
            <w:pPr>
              <w:pStyle w:val="ParagraphItalics"/>
              <w:rPr>
                <w:rFonts w:asciiTheme="minorHAnsi" w:hAnsiTheme="minorHAnsi"/>
                <w:i w:val="0"/>
              </w:rPr>
            </w:pPr>
            <w:r w:rsidRPr="004330FD">
              <w:rPr>
                <w:i w:val="0"/>
                <w:sz w:val="20"/>
              </w:rPr>
              <w:t xml:space="preserve">Naval Research Labs (NRL) </w:t>
            </w:r>
          </w:p>
        </w:tc>
      </w:tr>
    </w:tbl>
    <w:p w14:paraId="3A7BFE1D" w14:textId="77777777" w:rsidR="001209C7" w:rsidRPr="00D12FE0" w:rsidRDefault="001209C7" w:rsidP="00D212A7">
      <w:pPr>
        <w:pStyle w:val="ParagraphItalics"/>
        <w:ind w:left="720"/>
        <w:rPr>
          <w:rFonts w:asciiTheme="minorHAnsi" w:hAnsiTheme="minorHAnsi"/>
          <w:i w:val="0"/>
        </w:rPr>
      </w:pPr>
    </w:p>
    <w:p w14:paraId="3A7BFE1E" w14:textId="77777777" w:rsidR="001209C7" w:rsidRPr="00D12FE0" w:rsidRDefault="001209C7" w:rsidP="00D212A7">
      <w:pPr>
        <w:pStyle w:val="ParagraphItalics"/>
        <w:ind w:left="720"/>
        <w:rPr>
          <w:rFonts w:asciiTheme="minorHAnsi" w:hAnsiTheme="minorHAnsi"/>
        </w:rPr>
      </w:pPr>
    </w:p>
    <w:p w14:paraId="3A7BFE1F" w14:textId="77777777" w:rsidR="001209C7" w:rsidRPr="00D12FE0" w:rsidRDefault="001209C7" w:rsidP="00D212A7">
      <w:pPr>
        <w:pStyle w:val="ParagraphItalics"/>
        <w:ind w:left="720"/>
        <w:rPr>
          <w:rFonts w:asciiTheme="minorHAnsi" w:hAnsiTheme="minorHAnsi"/>
        </w:rPr>
      </w:pPr>
    </w:p>
    <w:p w14:paraId="3A7BFE20" w14:textId="77777777" w:rsidR="001209C7" w:rsidRDefault="001209C7" w:rsidP="00D212A7">
      <w:pPr>
        <w:pStyle w:val="ParagraphItalics"/>
        <w:ind w:left="720"/>
        <w:rPr>
          <w:rFonts w:asciiTheme="minorHAnsi" w:hAnsiTheme="minorHAnsi"/>
        </w:rPr>
      </w:pPr>
    </w:p>
    <w:p w14:paraId="3A7BFE21" w14:textId="77777777" w:rsidR="00AD3747" w:rsidRDefault="00AD3747" w:rsidP="00D212A7">
      <w:pPr>
        <w:pStyle w:val="ParagraphItalics"/>
        <w:ind w:left="720"/>
        <w:rPr>
          <w:rFonts w:asciiTheme="minorHAnsi" w:hAnsiTheme="minorHAnsi"/>
        </w:rPr>
      </w:pPr>
    </w:p>
    <w:p w14:paraId="3A7BFE22" w14:textId="77777777" w:rsidR="00AD3747" w:rsidRDefault="00AD3747" w:rsidP="00D212A7">
      <w:pPr>
        <w:pStyle w:val="ParagraphItalics"/>
        <w:ind w:left="720"/>
        <w:rPr>
          <w:rFonts w:asciiTheme="minorHAnsi" w:hAnsiTheme="minorHAnsi"/>
        </w:rPr>
      </w:pPr>
    </w:p>
    <w:p w14:paraId="3A7BFE23" w14:textId="77777777" w:rsidR="00AD3747" w:rsidRDefault="00AD3747" w:rsidP="00D212A7">
      <w:pPr>
        <w:pStyle w:val="ParagraphItalics"/>
        <w:ind w:left="720"/>
        <w:rPr>
          <w:rFonts w:asciiTheme="minorHAnsi" w:hAnsiTheme="minorHAnsi"/>
        </w:rPr>
      </w:pPr>
    </w:p>
    <w:p w14:paraId="3A7BFE24" w14:textId="77777777" w:rsidR="00AD3747" w:rsidRDefault="00AD3747" w:rsidP="00D212A7">
      <w:pPr>
        <w:pStyle w:val="ParagraphItalics"/>
        <w:ind w:left="720"/>
        <w:rPr>
          <w:rFonts w:asciiTheme="minorHAnsi" w:hAnsiTheme="minorHAnsi"/>
        </w:rPr>
      </w:pPr>
    </w:p>
    <w:p w14:paraId="3A7BFE25" w14:textId="77777777" w:rsidR="00AD3747" w:rsidRDefault="00AD3747" w:rsidP="00D212A7">
      <w:pPr>
        <w:pStyle w:val="ParagraphItalics"/>
        <w:ind w:left="720"/>
        <w:rPr>
          <w:rFonts w:asciiTheme="minorHAnsi" w:hAnsiTheme="minorHAnsi"/>
        </w:rPr>
      </w:pPr>
    </w:p>
    <w:p w14:paraId="3A7BFE26" w14:textId="77777777" w:rsidR="00AD3747" w:rsidRDefault="00AD3747" w:rsidP="00D212A7">
      <w:pPr>
        <w:pStyle w:val="ParagraphItalics"/>
        <w:ind w:left="720"/>
        <w:rPr>
          <w:rFonts w:asciiTheme="minorHAnsi" w:hAnsiTheme="minorHAnsi"/>
        </w:rPr>
      </w:pPr>
    </w:p>
    <w:p w14:paraId="3A7BFE27" w14:textId="77777777" w:rsidR="00AD3747" w:rsidRDefault="00AD3747" w:rsidP="00D212A7">
      <w:pPr>
        <w:pStyle w:val="ParagraphItalics"/>
        <w:ind w:left="720"/>
        <w:rPr>
          <w:rFonts w:asciiTheme="minorHAnsi" w:hAnsiTheme="minorHAnsi"/>
        </w:rPr>
      </w:pPr>
    </w:p>
    <w:p w14:paraId="3A7BFE28" w14:textId="77777777" w:rsidR="00AD3747" w:rsidRDefault="00AD3747" w:rsidP="00D212A7">
      <w:pPr>
        <w:pStyle w:val="ParagraphItalics"/>
        <w:ind w:left="720"/>
        <w:rPr>
          <w:rFonts w:asciiTheme="minorHAnsi" w:hAnsiTheme="minorHAnsi"/>
        </w:rPr>
      </w:pPr>
    </w:p>
    <w:p w14:paraId="3A7BFE29" w14:textId="77777777" w:rsidR="00AD3747" w:rsidRPr="00D12FE0" w:rsidRDefault="00AD3747" w:rsidP="00D212A7">
      <w:pPr>
        <w:pStyle w:val="ParagraphItalics"/>
        <w:ind w:left="720"/>
        <w:rPr>
          <w:rFonts w:asciiTheme="minorHAnsi" w:hAnsiTheme="minorHAnsi"/>
        </w:rPr>
      </w:pPr>
    </w:p>
    <w:p w14:paraId="3A7BFE2A" w14:textId="77777777" w:rsidR="007A4AFD" w:rsidRPr="004330FD" w:rsidRDefault="00524C41" w:rsidP="00D212A7">
      <w:pPr>
        <w:pStyle w:val="Heading3"/>
      </w:pPr>
      <w:bookmarkStart w:id="680" w:name="_Toc315869013"/>
      <w:bookmarkStart w:id="681" w:name="_Toc317842081"/>
      <w:r w:rsidRPr="004330FD">
        <w:t>Scope Control Plan</w:t>
      </w:r>
      <w:bookmarkEnd w:id="680"/>
      <w:bookmarkEnd w:id="681"/>
    </w:p>
    <w:p w14:paraId="3A7BFE2B" w14:textId="77777777" w:rsidR="00F15DF5" w:rsidRPr="00D12FE0" w:rsidRDefault="00856709" w:rsidP="00D212A7">
      <w:pPr>
        <w:pStyle w:val="ParagraphItalics"/>
        <w:ind w:left="720"/>
        <w:rPr>
          <w:rFonts w:asciiTheme="minorHAnsi" w:hAnsiTheme="minorHAnsi"/>
          <w:i w:val="0"/>
        </w:rPr>
      </w:pPr>
      <w:r w:rsidRPr="004330FD">
        <w:rPr>
          <w:rFonts w:asciiTheme="minorHAnsi" w:hAnsiTheme="minorHAnsi"/>
          <w:i w:val="0"/>
        </w:rPr>
        <w:t>The PCSI Scope Control Plan reflects a 7 Step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9"/>
        <w:gridCol w:w="1978"/>
        <w:gridCol w:w="6259"/>
      </w:tblGrid>
      <w:tr w:rsidR="00856709" w:rsidRPr="00D12FE0" w14:paraId="3A7BFE2F" w14:textId="77777777" w:rsidTr="00856709">
        <w:tc>
          <w:tcPr>
            <w:tcW w:w="687" w:type="dxa"/>
            <w:shd w:val="clear" w:color="auto" w:fill="C0C0C0"/>
          </w:tcPr>
          <w:p w14:paraId="3A7BFE2C" w14:textId="77777777" w:rsidR="00856709" w:rsidRPr="00D12FE0" w:rsidRDefault="00856709" w:rsidP="00856709">
            <w:pPr>
              <w:pStyle w:val="ParagraphItalics"/>
              <w:ind w:left="720"/>
              <w:rPr>
                <w:rFonts w:asciiTheme="minorHAnsi" w:hAnsiTheme="minorHAnsi"/>
                <w:b/>
                <w:bCs/>
              </w:rPr>
            </w:pPr>
            <w:r w:rsidRPr="00D12FE0">
              <w:rPr>
                <w:rFonts w:asciiTheme="minorHAnsi" w:hAnsiTheme="minorHAnsi"/>
                <w:b/>
                <w:bCs/>
              </w:rPr>
              <w:lastRenderedPageBreak/>
              <w:t>Step</w:t>
            </w:r>
          </w:p>
        </w:tc>
        <w:tc>
          <w:tcPr>
            <w:tcW w:w="967" w:type="dxa"/>
            <w:shd w:val="clear" w:color="auto" w:fill="C0C0C0"/>
          </w:tcPr>
          <w:p w14:paraId="3A7BFE2D" w14:textId="77777777" w:rsidR="00856709" w:rsidRPr="00D12FE0" w:rsidRDefault="00856709" w:rsidP="00856709">
            <w:pPr>
              <w:pStyle w:val="ParagraphItalics"/>
              <w:ind w:left="720"/>
              <w:rPr>
                <w:rFonts w:asciiTheme="minorHAnsi" w:hAnsiTheme="minorHAnsi"/>
                <w:b/>
                <w:bCs/>
              </w:rPr>
            </w:pPr>
          </w:p>
        </w:tc>
        <w:tc>
          <w:tcPr>
            <w:tcW w:w="6914" w:type="dxa"/>
            <w:shd w:val="clear" w:color="auto" w:fill="C0C0C0"/>
          </w:tcPr>
          <w:p w14:paraId="3A7BFE2E" w14:textId="77777777" w:rsidR="00856709" w:rsidRPr="00D12FE0" w:rsidRDefault="00856709" w:rsidP="00856709">
            <w:pPr>
              <w:pStyle w:val="ParagraphItalics"/>
              <w:ind w:left="720"/>
              <w:rPr>
                <w:rFonts w:asciiTheme="minorHAnsi" w:hAnsiTheme="minorHAnsi"/>
                <w:b/>
                <w:bCs/>
              </w:rPr>
            </w:pPr>
            <w:r w:rsidRPr="00D12FE0">
              <w:rPr>
                <w:rFonts w:asciiTheme="minorHAnsi" w:hAnsiTheme="minorHAnsi"/>
                <w:b/>
                <w:bCs/>
              </w:rPr>
              <w:t>Description</w:t>
            </w:r>
          </w:p>
        </w:tc>
      </w:tr>
      <w:tr w:rsidR="00856709" w:rsidRPr="00D12FE0" w14:paraId="3A7BFE33" w14:textId="77777777" w:rsidTr="00856709">
        <w:tc>
          <w:tcPr>
            <w:tcW w:w="687" w:type="dxa"/>
          </w:tcPr>
          <w:p w14:paraId="3A7BFE30"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1</w:t>
            </w:r>
          </w:p>
        </w:tc>
        <w:tc>
          <w:tcPr>
            <w:tcW w:w="967" w:type="dxa"/>
          </w:tcPr>
          <w:p w14:paraId="3A7BFE31"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Request</w:t>
            </w:r>
          </w:p>
        </w:tc>
        <w:tc>
          <w:tcPr>
            <w:tcW w:w="6914" w:type="dxa"/>
          </w:tcPr>
          <w:p w14:paraId="3A7BFE32"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A request is made for a change to the agreed upon scope baseline.  The request may be internally or externally generated, may come in any form, and may have been prompted by any number of reasons or events.</w:t>
            </w:r>
          </w:p>
        </w:tc>
      </w:tr>
      <w:tr w:rsidR="00856709" w:rsidRPr="00D12FE0" w14:paraId="3A7BFE37" w14:textId="77777777" w:rsidTr="00856709">
        <w:tc>
          <w:tcPr>
            <w:tcW w:w="687" w:type="dxa"/>
          </w:tcPr>
          <w:p w14:paraId="3A7BFE34"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2</w:t>
            </w:r>
          </w:p>
        </w:tc>
        <w:tc>
          <w:tcPr>
            <w:tcW w:w="967" w:type="dxa"/>
          </w:tcPr>
          <w:p w14:paraId="3A7BFE35"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Evaluate</w:t>
            </w:r>
          </w:p>
        </w:tc>
        <w:tc>
          <w:tcPr>
            <w:tcW w:w="6914" w:type="dxa"/>
          </w:tcPr>
          <w:p w14:paraId="3A7BFE36"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 xml:space="preserve">The project manager facilitates an evaluation to confirm that the requested change is in fact a change to the agreed upon scope baseline.  If so, the project manager implements the request as described below.  </w:t>
            </w:r>
          </w:p>
        </w:tc>
      </w:tr>
      <w:tr w:rsidR="00856709" w:rsidRPr="00D12FE0" w14:paraId="3A7BFE3B" w14:textId="77777777" w:rsidTr="00856709">
        <w:tc>
          <w:tcPr>
            <w:tcW w:w="687" w:type="dxa"/>
          </w:tcPr>
          <w:p w14:paraId="3A7BFE38"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3</w:t>
            </w:r>
          </w:p>
        </w:tc>
        <w:tc>
          <w:tcPr>
            <w:tcW w:w="967" w:type="dxa"/>
          </w:tcPr>
          <w:p w14:paraId="3A7BFE39"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Assess</w:t>
            </w:r>
          </w:p>
        </w:tc>
        <w:tc>
          <w:tcPr>
            <w:tcW w:w="6914" w:type="dxa"/>
          </w:tcPr>
          <w:p w14:paraId="3A7BFE3A"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If the request is in fact a change to the scope baseline, the project manager assesses the impact on project schedule, budget, and work products, using a similar approach as the original project planning process, utilizing team member expertise as needed.</w:t>
            </w:r>
          </w:p>
        </w:tc>
      </w:tr>
      <w:tr w:rsidR="00856709" w:rsidRPr="00D12FE0" w14:paraId="3A7BFE3F" w14:textId="77777777" w:rsidTr="00856709">
        <w:tc>
          <w:tcPr>
            <w:tcW w:w="687" w:type="dxa"/>
          </w:tcPr>
          <w:p w14:paraId="3A7BFE3C"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4</w:t>
            </w:r>
          </w:p>
        </w:tc>
        <w:tc>
          <w:tcPr>
            <w:tcW w:w="967" w:type="dxa"/>
          </w:tcPr>
          <w:p w14:paraId="3A7BFE3D"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Document</w:t>
            </w:r>
          </w:p>
        </w:tc>
        <w:tc>
          <w:tcPr>
            <w:tcW w:w="6914" w:type="dxa"/>
          </w:tcPr>
          <w:p w14:paraId="3A7BFE3E"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The project manager documents the project impact and other critical information in a change order form.  A summary of the change is recorded in a change order log.  This log is often not required, but is a very useful tracking device.</w:t>
            </w:r>
          </w:p>
        </w:tc>
      </w:tr>
      <w:tr w:rsidR="00856709" w:rsidRPr="00D12FE0" w14:paraId="3A7BFE43" w14:textId="77777777" w:rsidTr="00856709">
        <w:tc>
          <w:tcPr>
            <w:tcW w:w="687" w:type="dxa"/>
          </w:tcPr>
          <w:p w14:paraId="3A7BFE40"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5</w:t>
            </w:r>
          </w:p>
        </w:tc>
        <w:tc>
          <w:tcPr>
            <w:tcW w:w="967" w:type="dxa"/>
          </w:tcPr>
          <w:p w14:paraId="3A7BFE41"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Decide</w:t>
            </w:r>
          </w:p>
        </w:tc>
        <w:tc>
          <w:tcPr>
            <w:tcW w:w="6914" w:type="dxa"/>
          </w:tcPr>
          <w:p w14:paraId="3A7BFE42"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The change order is presented to the project’s governing authority, typically a steering committee or equivalent.  In some cases, the project may have a separate change management board to process change requests.  The governing authority decides whether or not to implement the change, and obtains approval for any needed additional resources (if it does not itself have the authority to authorize resource changes).</w:t>
            </w:r>
          </w:p>
        </w:tc>
      </w:tr>
      <w:tr w:rsidR="00856709" w:rsidRPr="00D12FE0" w14:paraId="3A7BFE47" w14:textId="77777777" w:rsidTr="00856709">
        <w:tc>
          <w:tcPr>
            <w:tcW w:w="687" w:type="dxa"/>
          </w:tcPr>
          <w:p w14:paraId="3A7BFE44"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6</w:t>
            </w:r>
          </w:p>
        </w:tc>
        <w:tc>
          <w:tcPr>
            <w:tcW w:w="967" w:type="dxa"/>
          </w:tcPr>
          <w:p w14:paraId="3A7BFE45"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Incorporate</w:t>
            </w:r>
          </w:p>
        </w:tc>
        <w:tc>
          <w:tcPr>
            <w:tcW w:w="6914" w:type="dxa"/>
          </w:tcPr>
          <w:p w14:paraId="3A7BFE46"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The project manager incorporates changes into the project’s scope baseline in the form of such artifacts as contracts, statements of work, project plans, requirements, and design documents.</w:t>
            </w:r>
          </w:p>
        </w:tc>
      </w:tr>
      <w:tr w:rsidR="00856709" w:rsidRPr="00D12FE0" w14:paraId="3A7BFE4B" w14:textId="77777777" w:rsidTr="00856709">
        <w:tc>
          <w:tcPr>
            <w:tcW w:w="687" w:type="dxa"/>
          </w:tcPr>
          <w:p w14:paraId="3A7BFE48"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7</w:t>
            </w:r>
          </w:p>
        </w:tc>
        <w:tc>
          <w:tcPr>
            <w:tcW w:w="967" w:type="dxa"/>
          </w:tcPr>
          <w:p w14:paraId="3A7BFE49"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Implement</w:t>
            </w:r>
          </w:p>
        </w:tc>
        <w:tc>
          <w:tcPr>
            <w:tcW w:w="6914" w:type="dxa"/>
          </w:tcPr>
          <w:p w14:paraId="3A7BFE4A" w14:textId="77777777" w:rsidR="00856709" w:rsidRPr="00D12FE0" w:rsidRDefault="00856709" w:rsidP="00856709">
            <w:pPr>
              <w:pStyle w:val="ParagraphItalics"/>
              <w:ind w:left="720"/>
              <w:rPr>
                <w:rFonts w:asciiTheme="minorHAnsi" w:hAnsiTheme="minorHAnsi"/>
              </w:rPr>
            </w:pPr>
            <w:r w:rsidRPr="00D12FE0">
              <w:rPr>
                <w:rFonts w:asciiTheme="minorHAnsi" w:hAnsiTheme="minorHAnsi"/>
              </w:rPr>
              <w:t>The project team implements the changes.</w:t>
            </w:r>
          </w:p>
        </w:tc>
      </w:tr>
    </w:tbl>
    <w:p w14:paraId="3A7BFE4C" w14:textId="77777777" w:rsidR="00856709" w:rsidRPr="00D12FE0" w:rsidRDefault="00856709" w:rsidP="00D212A7">
      <w:pPr>
        <w:pStyle w:val="ParagraphItalics"/>
        <w:ind w:left="720"/>
        <w:rPr>
          <w:rFonts w:asciiTheme="minorHAnsi" w:hAnsiTheme="minorHAnsi"/>
          <w:i w:val="0"/>
        </w:rPr>
      </w:pPr>
    </w:p>
    <w:p w14:paraId="3A7BFE4D" w14:textId="77777777" w:rsidR="00856709" w:rsidRPr="00D12FE0" w:rsidRDefault="00856709" w:rsidP="00D212A7">
      <w:pPr>
        <w:pStyle w:val="ParagraphItalics"/>
        <w:ind w:left="720"/>
        <w:rPr>
          <w:rFonts w:asciiTheme="minorHAnsi" w:hAnsiTheme="minorHAnsi"/>
          <w:i w:val="0"/>
        </w:rPr>
      </w:pPr>
    </w:p>
    <w:p w14:paraId="3A7BFE4E" w14:textId="77777777" w:rsidR="00F15DF5" w:rsidRPr="00D12FE0" w:rsidRDefault="00F15DF5" w:rsidP="00D212A7">
      <w:pPr>
        <w:pStyle w:val="ParagraphItalics"/>
        <w:ind w:left="720"/>
        <w:rPr>
          <w:rFonts w:asciiTheme="minorHAnsi" w:hAnsiTheme="minorHAnsi"/>
          <w:i w:val="0"/>
        </w:rPr>
      </w:pPr>
    </w:p>
    <w:p w14:paraId="3A7BFE4F" w14:textId="77777777" w:rsidR="00F15DF5" w:rsidRPr="00D12FE0" w:rsidRDefault="00F15DF5" w:rsidP="00D212A7">
      <w:pPr>
        <w:pStyle w:val="ParagraphItalics"/>
        <w:ind w:left="720"/>
        <w:rPr>
          <w:rFonts w:asciiTheme="minorHAnsi" w:hAnsiTheme="minorHAnsi"/>
          <w:i w:val="0"/>
        </w:rPr>
      </w:pPr>
    </w:p>
    <w:p w14:paraId="3A7BFE50" w14:textId="77777777" w:rsidR="00F15DF5" w:rsidRPr="00D12FE0" w:rsidRDefault="00F15DF5" w:rsidP="00D212A7">
      <w:pPr>
        <w:pStyle w:val="ParagraphItalics"/>
        <w:ind w:left="720"/>
        <w:rPr>
          <w:rFonts w:asciiTheme="minorHAnsi" w:hAnsiTheme="minorHAnsi"/>
        </w:rPr>
      </w:pPr>
    </w:p>
    <w:p w14:paraId="3A7BFE51" w14:textId="77777777" w:rsidR="007A4AFD" w:rsidRPr="004330FD" w:rsidRDefault="00524C41" w:rsidP="00D212A7">
      <w:pPr>
        <w:pStyle w:val="Heading2"/>
      </w:pPr>
      <w:bookmarkStart w:id="682" w:name="_Toc315869014"/>
      <w:bookmarkStart w:id="683" w:name="_Toc317842082"/>
      <w:r w:rsidRPr="004330FD">
        <w:t>Sch</w:t>
      </w:r>
      <w:bookmarkEnd w:id="661"/>
      <w:bookmarkEnd w:id="662"/>
      <w:r w:rsidRPr="004330FD">
        <w:t>edule Management</w:t>
      </w:r>
      <w:bookmarkEnd w:id="682"/>
      <w:bookmarkEnd w:id="683"/>
    </w:p>
    <w:p w14:paraId="3A7BFE52" w14:textId="77777777" w:rsidR="007A4AFD" w:rsidRPr="00D12FE0" w:rsidRDefault="00524C41" w:rsidP="00D212A7">
      <w:pPr>
        <w:pStyle w:val="Heading3"/>
      </w:pPr>
      <w:bookmarkStart w:id="684" w:name="_Toc315869015"/>
      <w:bookmarkStart w:id="685" w:name="_Toc317842083"/>
      <w:r w:rsidRPr="004330FD">
        <w:t>Milestones/Deliverables</w:t>
      </w:r>
      <w:bookmarkEnd w:id="684"/>
      <w:bookmarkEnd w:id="685"/>
    </w:p>
    <w:p w14:paraId="3A7BFE53" w14:textId="77777777" w:rsidR="004032C0" w:rsidRPr="00D12FE0" w:rsidRDefault="004032C0" w:rsidP="00D212A7">
      <w:pPr>
        <w:rPr>
          <w:rFonts w:asciiTheme="minorHAnsi" w:hAnsiTheme="minorHAnsi"/>
        </w:rPr>
      </w:pPr>
    </w:p>
    <w:tbl>
      <w:tblPr>
        <w:tblStyle w:val="TableGrid"/>
        <w:tblW w:w="9270" w:type="dxa"/>
        <w:jc w:val="center"/>
        <w:tblLook w:val="04A0" w:firstRow="1" w:lastRow="0" w:firstColumn="1" w:lastColumn="0" w:noHBand="0" w:noVBand="1"/>
      </w:tblPr>
      <w:tblGrid>
        <w:gridCol w:w="7200"/>
        <w:gridCol w:w="2070"/>
      </w:tblGrid>
      <w:tr w:rsidR="004032C0" w:rsidRPr="00D12FE0" w14:paraId="3A7BFE56" w14:textId="77777777" w:rsidTr="00C1393B">
        <w:trPr>
          <w:trHeight w:val="440"/>
          <w:tblHeader/>
          <w:jc w:val="center"/>
        </w:trPr>
        <w:tc>
          <w:tcPr>
            <w:tcW w:w="7200" w:type="dxa"/>
            <w:tcBorders>
              <w:bottom w:val="single" w:sz="4" w:space="0" w:color="auto"/>
            </w:tcBorders>
            <w:shd w:val="clear" w:color="auto" w:fill="002060"/>
            <w:vAlign w:val="center"/>
          </w:tcPr>
          <w:p w14:paraId="3A7BFE54" w14:textId="77777777" w:rsidR="004032C0" w:rsidRPr="00D12FE0" w:rsidRDefault="001C6ED8" w:rsidP="00D212A7">
            <w:pPr>
              <w:jc w:val="center"/>
              <w:rPr>
                <w:rFonts w:asciiTheme="minorHAnsi" w:hAnsiTheme="minorHAnsi"/>
                <w:b/>
                <w:sz w:val="22"/>
                <w:szCs w:val="22"/>
              </w:rPr>
            </w:pPr>
            <w:r w:rsidRPr="00D12FE0">
              <w:rPr>
                <w:rFonts w:asciiTheme="minorHAnsi" w:hAnsiTheme="minorHAnsi"/>
                <w:b/>
                <w:sz w:val="22"/>
                <w:szCs w:val="22"/>
              </w:rPr>
              <w:t>Major Project Milestones/Deliverables by Phase</w:t>
            </w:r>
          </w:p>
        </w:tc>
        <w:tc>
          <w:tcPr>
            <w:tcW w:w="2070" w:type="dxa"/>
            <w:tcBorders>
              <w:bottom w:val="single" w:sz="4" w:space="0" w:color="auto"/>
            </w:tcBorders>
            <w:shd w:val="clear" w:color="auto" w:fill="002060"/>
            <w:vAlign w:val="center"/>
          </w:tcPr>
          <w:p w14:paraId="3A7BFE55" w14:textId="77777777" w:rsidR="004032C0" w:rsidRPr="00D12FE0" w:rsidRDefault="001C6ED8" w:rsidP="00D212A7">
            <w:pPr>
              <w:jc w:val="center"/>
              <w:rPr>
                <w:rFonts w:asciiTheme="minorHAnsi" w:hAnsiTheme="minorHAnsi"/>
                <w:b/>
                <w:sz w:val="22"/>
                <w:szCs w:val="22"/>
              </w:rPr>
            </w:pPr>
            <w:r w:rsidRPr="00D12FE0">
              <w:rPr>
                <w:rFonts w:asciiTheme="minorHAnsi" w:hAnsiTheme="minorHAnsi"/>
                <w:b/>
                <w:sz w:val="22"/>
                <w:szCs w:val="22"/>
              </w:rPr>
              <w:t>Scheduled Date</w:t>
            </w:r>
          </w:p>
        </w:tc>
      </w:tr>
      <w:tr w:rsidR="004032C0" w:rsidRPr="00D12FE0" w14:paraId="3A7BFE58" w14:textId="77777777" w:rsidTr="00C1393B">
        <w:trPr>
          <w:jc w:val="center"/>
        </w:trPr>
        <w:tc>
          <w:tcPr>
            <w:tcW w:w="9270" w:type="dxa"/>
            <w:gridSpan w:val="2"/>
            <w:shd w:val="clear" w:color="auto" w:fill="BFBFBF" w:themeFill="background1" w:themeFillShade="BF"/>
          </w:tcPr>
          <w:p w14:paraId="3A7BFE57" w14:textId="77777777" w:rsidR="004032C0" w:rsidRPr="00D12FE0" w:rsidRDefault="004032C0" w:rsidP="00D212A7">
            <w:pPr>
              <w:rPr>
                <w:rFonts w:asciiTheme="minorHAnsi" w:hAnsiTheme="minorHAnsi"/>
                <w:b/>
              </w:rPr>
            </w:pPr>
            <w:r w:rsidRPr="00D12FE0">
              <w:rPr>
                <w:rFonts w:asciiTheme="minorHAnsi" w:hAnsiTheme="minorHAnsi"/>
                <w:b/>
              </w:rPr>
              <w:t>Analysis Phase</w:t>
            </w:r>
          </w:p>
        </w:tc>
      </w:tr>
      <w:tr w:rsidR="004032C0" w:rsidRPr="00D12FE0" w14:paraId="3A7BFE5B" w14:textId="77777777" w:rsidTr="00C1393B">
        <w:trPr>
          <w:jc w:val="center"/>
        </w:trPr>
        <w:tc>
          <w:tcPr>
            <w:tcW w:w="7200" w:type="dxa"/>
          </w:tcPr>
          <w:p w14:paraId="3A7BFE59" w14:textId="77777777" w:rsidR="004032C0" w:rsidRPr="00D12FE0" w:rsidRDefault="0079673C" w:rsidP="00D212A7">
            <w:pPr>
              <w:rPr>
                <w:rFonts w:asciiTheme="minorHAnsi" w:hAnsiTheme="minorHAnsi"/>
                <w:i/>
              </w:rPr>
            </w:pPr>
            <w:r w:rsidRPr="00D12FE0">
              <w:rPr>
                <w:rFonts w:asciiTheme="minorHAnsi" w:hAnsiTheme="minorHAnsi"/>
                <w:i/>
              </w:rPr>
              <w:t>Requirements Approved by Customer</w:t>
            </w:r>
          </w:p>
        </w:tc>
        <w:tc>
          <w:tcPr>
            <w:tcW w:w="2070" w:type="dxa"/>
          </w:tcPr>
          <w:p w14:paraId="3A7BFE5A" w14:textId="77777777" w:rsidR="004032C0" w:rsidRPr="00D12FE0" w:rsidRDefault="00466995" w:rsidP="00D212A7">
            <w:pPr>
              <w:jc w:val="center"/>
              <w:rPr>
                <w:rFonts w:asciiTheme="minorHAnsi" w:hAnsiTheme="minorHAnsi"/>
                <w:i/>
              </w:rPr>
            </w:pPr>
            <w:r w:rsidRPr="00D12FE0">
              <w:rPr>
                <w:rFonts w:asciiTheme="minorHAnsi" w:hAnsiTheme="minorHAnsi"/>
                <w:i/>
              </w:rPr>
              <w:t>FY 2010</w:t>
            </w:r>
          </w:p>
        </w:tc>
      </w:tr>
      <w:tr w:rsidR="004032C0" w:rsidRPr="00D12FE0" w14:paraId="3A7BFE5E" w14:textId="77777777" w:rsidTr="00C1393B">
        <w:trPr>
          <w:jc w:val="center"/>
        </w:trPr>
        <w:tc>
          <w:tcPr>
            <w:tcW w:w="7200" w:type="dxa"/>
            <w:tcBorders>
              <w:bottom w:val="single" w:sz="4" w:space="0" w:color="auto"/>
            </w:tcBorders>
          </w:tcPr>
          <w:p w14:paraId="3A7BFE5C" w14:textId="77777777" w:rsidR="004032C0" w:rsidRPr="00D12FE0" w:rsidRDefault="004032C0" w:rsidP="00D212A7">
            <w:pPr>
              <w:rPr>
                <w:rFonts w:asciiTheme="minorHAnsi" w:hAnsiTheme="minorHAnsi"/>
              </w:rPr>
            </w:pPr>
          </w:p>
        </w:tc>
        <w:tc>
          <w:tcPr>
            <w:tcW w:w="2070" w:type="dxa"/>
            <w:tcBorders>
              <w:bottom w:val="single" w:sz="4" w:space="0" w:color="auto"/>
            </w:tcBorders>
          </w:tcPr>
          <w:p w14:paraId="3A7BFE5D" w14:textId="77777777" w:rsidR="004032C0" w:rsidRPr="00D12FE0" w:rsidRDefault="004032C0" w:rsidP="00D212A7">
            <w:pPr>
              <w:jc w:val="center"/>
              <w:rPr>
                <w:rFonts w:asciiTheme="minorHAnsi" w:hAnsiTheme="minorHAnsi"/>
              </w:rPr>
            </w:pPr>
          </w:p>
        </w:tc>
      </w:tr>
      <w:tr w:rsidR="004032C0" w:rsidRPr="00D12FE0" w14:paraId="3A7BFE60" w14:textId="77777777" w:rsidTr="00C1393B">
        <w:trPr>
          <w:jc w:val="center"/>
        </w:trPr>
        <w:tc>
          <w:tcPr>
            <w:tcW w:w="9270" w:type="dxa"/>
            <w:gridSpan w:val="2"/>
            <w:shd w:val="clear" w:color="auto" w:fill="BFBFBF" w:themeFill="background1" w:themeFillShade="BF"/>
          </w:tcPr>
          <w:p w14:paraId="3A7BFE5F" w14:textId="77777777" w:rsidR="004032C0" w:rsidRPr="00D12FE0" w:rsidRDefault="004032C0" w:rsidP="00D212A7">
            <w:pPr>
              <w:rPr>
                <w:rFonts w:asciiTheme="minorHAnsi" w:hAnsiTheme="minorHAnsi"/>
                <w:b/>
              </w:rPr>
            </w:pPr>
            <w:r w:rsidRPr="00D12FE0">
              <w:rPr>
                <w:rFonts w:asciiTheme="minorHAnsi" w:hAnsiTheme="minorHAnsi"/>
                <w:b/>
              </w:rPr>
              <w:t>Development Phase</w:t>
            </w:r>
          </w:p>
        </w:tc>
      </w:tr>
      <w:tr w:rsidR="004032C0" w:rsidRPr="00D12FE0" w14:paraId="3A7BFE63" w14:textId="77777777" w:rsidTr="00C1393B">
        <w:trPr>
          <w:jc w:val="center"/>
        </w:trPr>
        <w:tc>
          <w:tcPr>
            <w:tcW w:w="7200" w:type="dxa"/>
          </w:tcPr>
          <w:p w14:paraId="3A7BFE61" w14:textId="77777777" w:rsidR="004032C0" w:rsidRPr="00D12FE0" w:rsidRDefault="00466995" w:rsidP="00D212A7">
            <w:pPr>
              <w:rPr>
                <w:rFonts w:asciiTheme="minorHAnsi" w:hAnsiTheme="minorHAnsi"/>
              </w:rPr>
            </w:pPr>
            <w:r w:rsidRPr="00D12FE0">
              <w:rPr>
                <w:rFonts w:asciiTheme="minorHAnsi" w:hAnsiTheme="minorHAnsi"/>
              </w:rPr>
              <w:t>Inter-related technology efforts integrated into PCSI development efforts.</w:t>
            </w:r>
          </w:p>
        </w:tc>
        <w:tc>
          <w:tcPr>
            <w:tcW w:w="2070" w:type="dxa"/>
          </w:tcPr>
          <w:p w14:paraId="3A7BFE62" w14:textId="77777777" w:rsidR="004032C0" w:rsidRPr="00D12FE0" w:rsidRDefault="00466995" w:rsidP="00D212A7">
            <w:pPr>
              <w:jc w:val="center"/>
              <w:rPr>
                <w:rFonts w:asciiTheme="minorHAnsi" w:hAnsiTheme="minorHAnsi"/>
              </w:rPr>
            </w:pPr>
            <w:r w:rsidRPr="00D12FE0">
              <w:rPr>
                <w:rFonts w:asciiTheme="minorHAnsi" w:hAnsiTheme="minorHAnsi"/>
              </w:rPr>
              <w:t>FY 2010 – FY 2014</w:t>
            </w:r>
          </w:p>
        </w:tc>
      </w:tr>
      <w:tr w:rsidR="004032C0" w:rsidRPr="00D12FE0" w14:paraId="3A7BFE66" w14:textId="77777777" w:rsidTr="00C1393B">
        <w:trPr>
          <w:jc w:val="center"/>
        </w:trPr>
        <w:tc>
          <w:tcPr>
            <w:tcW w:w="7200" w:type="dxa"/>
            <w:tcBorders>
              <w:bottom w:val="single" w:sz="4" w:space="0" w:color="auto"/>
            </w:tcBorders>
          </w:tcPr>
          <w:p w14:paraId="3A7BFE64" w14:textId="77777777" w:rsidR="004032C0" w:rsidRPr="00D12FE0" w:rsidRDefault="004032C0" w:rsidP="00D212A7">
            <w:pPr>
              <w:rPr>
                <w:rFonts w:asciiTheme="minorHAnsi" w:hAnsiTheme="minorHAnsi"/>
              </w:rPr>
            </w:pPr>
          </w:p>
        </w:tc>
        <w:tc>
          <w:tcPr>
            <w:tcW w:w="2070" w:type="dxa"/>
            <w:tcBorders>
              <w:bottom w:val="single" w:sz="4" w:space="0" w:color="auto"/>
            </w:tcBorders>
          </w:tcPr>
          <w:p w14:paraId="3A7BFE65" w14:textId="77777777" w:rsidR="004032C0" w:rsidRPr="00D12FE0" w:rsidRDefault="004032C0" w:rsidP="00D212A7">
            <w:pPr>
              <w:jc w:val="center"/>
              <w:rPr>
                <w:rFonts w:asciiTheme="minorHAnsi" w:hAnsiTheme="minorHAnsi"/>
              </w:rPr>
            </w:pPr>
          </w:p>
        </w:tc>
      </w:tr>
      <w:tr w:rsidR="004032C0" w:rsidRPr="00D12FE0" w14:paraId="3A7BFE68" w14:textId="77777777" w:rsidTr="00C1393B">
        <w:trPr>
          <w:jc w:val="center"/>
        </w:trPr>
        <w:tc>
          <w:tcPr>
            <w:tcW w:w="9270" w:type="dxa"/>
            <w:gridSpan w:val="2"/>
            <w:shd w:val="clear" w:color="auto" w:fill="BFBFBF" w:themeFill="background1" w:themeFillShade="BF"/>
          </w:tcPr>
          <w:p w14:paraId="3A7BFE67" w14:textId="77777777" w:rsidR="004032C0" w:rsidRPr="00D12FE0" w:rsidRDefault="004032C0" w:rsidP="00D212A7">
            <w:pPr>
              <w:rPr>
                <w:rFonts w:asciiTheme="minorHAnsi" w:hAnsiTheme="minorHAnsi"/>
                <w:b/>
              </w:rPr>
            </w:pPr>
            <w:r w:rsidRPr="00D12FE0">
              <w:rPr>
                <w:rFonts w:asciiTheme="minorHAnsi" w:hAnsiTheme="minorHAnsi"/>
                <w:b/>
              </w:rPr>
              <w:t>Transition Phase</w:t>
            </w:r>
          </w:p>
        </w:tc>
      </w:tr>
      <w:tr w:rsidR="004032C0" w:rsidRPr="00D12FE0" w14:paraId="3A7BFE6B" w14:textId="77777777" w:rsidTr="00C1393B">
        <w:trPr>
          <w:jc w:val="center"/>
        </w:trPr>
        <w:tc>
          <w:tcPr>
            <w:tcW w:w="7200" w:type="dxa"/>
          </w:tcPr>
          <w:p w14:paraId="3A7BFE69" w14:textId="77777777" w:rsidR="004032C0" w:rsidRPr="00D12FE0" w:rsidRDefault="00466995" w:rsidP="00D212A7">
            <w:pPr>
              <w:rPr>
                <w:rFonts w:asciiTheme="minorHAnsi" w:hAnsiTheme="minorHAnsi"/>
              </w:rPr>
            </w:pPr>
            <w:r w:rsidRPr="00D12FE0">
              <w:rPr>
                <w:rFonts w:asciiTheme="minorHAnsi" w:hAnsiTheme="minorHAnsi"/>
              </w:rPr>
              <w:t>Integration of OMS track service into CBP AMOC</w:t>
            </w:r>
          </w:p>
        </w:tc>
        <w:tc>
          <w:tcPr>
            <w:tcW w:w="2070" w:type="dxa"/>
          </w:tcPr>
          <w:p w14:paraId="3A7BFE6A" w14:textId="77777777" w:rsidR="004032C0" w:rsidRPr="00D12FE0" w:rsidRDefault="00466995" w:rsidP="00D212A7">
            <w:pPr>
              <w:jc w:val="center"/>
              <w:rPr>
                <w:rFonts w:asciiTheme="minorHAnsi" w:hAnsiTheme="minorHAnsi"/>
              </w:rPr>
            </w:pPr>
            <w:r w:rsidRPr="00D12FE0">
              <w:rPr>
                <w:rFonts w:asciiTheme="minorHAnsi" w:hAnsiTheme="minorHAnsi"/>
              </w:rPr>
              <w:t>FY 2014</w:t>
            </w:r>
          </w:p>
        </w:tc>
      </w:tr>
      <w:tr w:rsidR="004032C0" w:rsidRPr="00D12FE0" w14:paraId="3A7BFE6E" w14:textId="77777777" w:rsidTr="00C1393B">
        <w:trPr>
          <w:jc w:val="center"/>
        </w:trPr>
        <w:tc>
          <w:tcPr>
            <w:tcW w:w="7200" w:type="dxa"/>
          </w:tcPr>
          <w:p w14:paraId="3A7BFE6C" w14:textId="77777777" w:rsidR="004032C0" w:rsidRPr="00D12FE0" w:rsidRDefault="004032C0" w:rsidP="00D212A7">
            <w:pPr>
              <w:rPr>
                <w:rFonts w:asciiTheme="minorHAnsi" w:hAnsiTheme="minorHAnsi"/>
              </w:rPr>
            </w:pPr>
          </w:p>
        </w:tc>
        <w:tc>
          <w:tcPr>
            <w:tcW w:w="2070" w:type="dxa"/>
          </w:tcPr>
          <w:p w14:paraId="3A7BFE6D" w14:textId="77777777" w:rsidR="004032C0" w:rsidRPr="00D12FE0" w:rsidRDefault="004032C0" w:rsidP="00D212A7">
            <w:pPr>
              <w:keepNext/>
              <w:jc w:val="center"/>
              <w:rPr>
                <w:rFonts w:asciiTheme="minorHAnsi" w:hAnsiTheme="minorHAnsi"/>
              </w:rPr>
            </w:pPr>
          </w:p>
        </w:tc>
      </w:tr>
    </w:tbl>
    <w:p w14:paraId="3A7BFE6F" w14:textId="77777777" w:rsidR="004032C0" w:rsidRPr="00D12FE0" w:rsidRDefault="001C6ED8" w:rsidP="00D212A7">
      <w:pPr>
        <w:pStyle w:val="Caption"/>
        <w:spacing w:before="60" w:after="120"/>
        <w:jc w:val="center"/>
      </w:pPr>
      <w:r w:rsidRPr="00D12FE0">
        <w:t xml:space="preserve">Figure </w:t>
      </w:r>
      <w:r w:rsidR="00686D8F">
        <w:fldChar w:fldCharType="begin"/>
      </w:r>
      <w:r w:rsidR="00686D8F">
        <w:instrText xml:space="preserve"> SEQ Figure \* ARABIC </w:instrText>
      </w:r>
      <w:r w:rsidR="00686D8F">
        <w:fldChar w:fldCharType="separate"/>
      </w:r>
      <w:r w:rsidR="00582886" w:rsidRPr="00D12FE0">
        <w:rPr>
          <w:noProof/>
        </w:rPr>
        <w:t>5</w:t>
      </w:r>
      <w:r w:rsidR="00686D8F">
        <w:rPr>
          <w:noProof/>
        </w:rPr>
        <w:fldChar w:fldCharType="end"/>
      </w:r>
      <w:r w:rsidRPr="00D12FE0">
        <w:t>: Major Project Milestones and Deliverables by Phase</w:t>
      </w:r>
    </w:p>
    <w:p w14:paraId="3A7BFE70" w14:textId="77777777" w:rsidR="004032C0" w:rsidRPr="00D12FE0" w:rsidRDefault="004032C0" w:rsidP="00D212A7">
      <w:pPr>
        <w:pStyle w:val="ParagraphBAH"/>
      </w:pPr>
    </w:p>
    <w:p w14:paraId="3A7BFE71" w14:textId="77777777" w:rsidR="007A4AFD" w:rsidRPr="00D12FE0" w:rsidRDefault="00524C41" w:rsidP="00D212A7">
      <w:pPr>
        <w:pStyle w:val="Heading3"/>
      </w:pPr>
      <w:bookmarkStart w:id="686" w:name="_Toc315869016"/>
      <w:bookmarkStart w:id="687" w:name="_Toc317842084"/>
      <w:r w:rsidRPr="00D12FE0">
        <w:t>Schedule Control Plan</w:t>
      </w:r>
      <w:bookmarkEnd w:id="686"/>
      <w:bookmarkEnd w:id="687"/>
    </w:p>
    <w:p w14:paraId="3A7BFE72" w14:textId="77777777" w:rsidR="00856709" w:rsidRPr="00D12FE0" w:rsidRDefault="00856709" w:rsidP="00D212A7">
      <w:pPr>
        <w:pStyle w:val="ParagraphItalics"/>
        <w:ind w:left="720"/>
      </w:pPr>
    </w:p>
    <w:p w14:paraId="3A7BFE73" w14:textId="77777777" w:rsidR="00EE5A32" w:rsidRPr="00D12FE0" w:rsidRDefault="00EE5A32" w:rsidP="00D91770">
      <w:pPr>
        <w:autoSpaceDE w:val="0"/>
        <w:autoSpaceDN w:val="0"/>
        <w:adjustRightInd w:val="0"/>
        <w:ind w:left="720"/>
        <w:rPr>
          <w:rFonts w:asciiTheme="minorHAnsi" w:eastAsiaTheme="minorHAnsi" w:hAnsiTheme="minorHAnsi" w:cstheme="minorHAnsi"/>
          <w:sz w:val="22"/>
          <w:szCs w:val="22"/>
        </w:rPr>
      </w:pPr>
      <w:r w:rsidRPr="00D12FE0">
        <w:rPr>
          <w:rFonts w:asciiTheme="minorHAnsi" w:hAnsiTheme="minorHAnsi" w:cstheme="minorHAnsi"/>
          <w:sz w:val="22"/>
          <w:szCs w:val="22"/>
        </w:rPr>
        <w:t>The PM will receive monthly reports detailing the schedule status of work in progress on the contract.  Technical issues and accom</w:t>
      </w:r>
      <w:r w:rsidR="00D91770">
        <w:rPr>
          <w:rFonts w:asciiTheme="minorHAnsi" w:hAnsiTheme="minorHAnsi" w:cstheme="minorHAnsi"/>
          <w:sz w:val="22"/>
          <w:szCs w:val="22"/>
        </w:rPr>
        <w:t>plishmen</w:t>
      </w:r>
      <w:r w:rsidRPr="00D12FE0">
        <w:rPr>
          <w:rFonts w:asciiTheme="minorHAnsi" w:hAnsiTheme="minorHAnsi" w:cstheme="minorHAnsi"/>
          <w:sz w:val="22"/>
          <w:szCs w:val="22"/>
        </w:rPr>
        <w:t xml:space="preserve">ts will be integrated into the analysis of schedule performance in required reports and as part of Government/contractor meetings.  Reports will reflect integrated cost and schedule reporting and progress against the baseline plan in a manner specified in the SOW. </w:t>
      </w:r>
      <w:r w:rsidRPr="00D12FE0">
        <w:rPr>
          <w:rFonts w:asciiTheme="minorHAnsi" w:eastAsiaTheme="minorHAnsi" w:hAnsiTheme="minorHAnsi" w:cstheme="minorHAnsi"/>
          <w:sz w:val="22"/>
          <w:szCs w:val="22"/>
        </w:rPr>
        <w:t>This status reporting may take any form as long as it correlates with</w:t>
      </w:r>
      <w:r w:rsidR="00D91770">
        <w:rPr>
          <w:rFonts w:asciiTheme="minorHAnsi" w:eastAsiaTheme="minorHAnsi" w:hAnsiTheme="minorHAnsi" w:cstheme="minorHAnsi"/>
          <w:sz w:val="22"/>
          <w:szCs w:val="22"/>
        </w:rPr>
        <w:t xml:space="preserve"> </w:t>
      </w:r>
      <w:r w:rsidRPr="00D12FE0">
        <w:rPr>
          <w:rFonts w:asciiTheme="minorHAnsi" w:eastAsiaTheme="minorHAnsi" w:hAnsiTheme="minorHAnsi" w:cstheme="minorHAnsi"/>
          <w:sz w:val="22"/>
          <w:szCs w:val="22"/>
        </w:rPr>
        <w:t xml:space="preserve">true, physical progress on </w:t>
      </w:r>
      <w:r w:rsidRPr="00D12FE0">
        <w:rPr>
          <w:rFonts w:asciiTheme="minorHAnsi" w:eastAsiaTheme="minorHAnsi" w:hAnsiTheme="minorHAnsi" w:cstheme="minorHAnsi"/>
          <w:sz w:val="22"/>
          <w:szCs w:val="22"/>
        </w:rPr>
        <w:lastRenderedPageBreak/>
        <w:t>the contract. Schedules that only show the passage of time with no relationship to accomplishment are normally not acceptable (i.e., level-of-effort activities excluded).</w:t>
      </w:r>
    </w:p>
    <w:p w14:paraId="3A7BFE74" w14:textId="77777777" w:rsidR="00D91770" w:rsidRDefault="00D91770" w:rsidP="00EE5A32">
      <w:pPr>
        <w:autoSpaceDE w:val="0"/>
        <w:autoSpaceDN w:val="0"/>
        <w:adjustRightInd w:val="0"/>
        <w:rPr>
          <w:rFonts w:asciiTheme="minorHAnsi" w:eastAsiaTheme="minorHAnsi" w:hAnsiTheme="minorHAnsi" w:cstheme="minorHAnsi"/>
          <w:sz w:val="22"/>
          <w:szCs w:val="22"/>
        </w:rPr>
      </w:pPr>
    </w:p>
    <w:p w14:paraId="3A7BFE75" w14:textId="77777777" w:rsidR="00EE5A32" w:rsidRPr="00D12FE0" w:rsidRDefault="00EE5A3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The contractor will provide analysis of the most significant schedule variances in a</w:t>
      </w:r>
    </w:p>
    <w:p w14:paraId="3A7BFE76" w14:textId="77777777" w:rsidR="00B24322" w:rsidRPr="00D12FE0" w:rsidRDefault="00EE5A32" w:rsidP="00D91770">
      <w:pPr>
        <w:autoSpaceDE w:val="0"/>
        <w:autoSpaceDN w:val="0"/>
        <w:adjustRightInd w:val="0"/>
        <w:ind w:left="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given period. See Figure 6-7.  The Government PM and the contractor will jointly determine the CWBS and organizational</w:t>
      </w:r>
      <w:r w:rsidR="00D91770">
        <w:rPr>
          <w:rFonts w:asciiTheme="minorHAnsi" w:eastAsiaTheme="minorHAnsi" w:hAnsiTheme="minorHAnsi" w:cstheme="minorHAnsi"/>
          <w:sz w:val="22"/>
          <w:szCs w:val="22"/>
        </w:rPr>
        <w:t xml:space="preserve"> </w:t>
      </w:r>
      <w:r w:rsidRPr="00D12FE0">
        <w:rPr>
          <w:rFonts w:asciiTheme="minorHAnsi" w:eastAsiaTheme="minorHAnsi" w:hAnsiTheme="minorHAnsi" w:cstheme="minorHAnsi"/>
          <w:sz w:val="22"/>
          <w:szCs w:val="22"/>
        </w:rPr>
        <w:t xml:space="preserve">elements that constitute high cost, schedule, and/or technical risk on the contract. </w:t>
      </w:r>
    </w:p>
    <w:p w14:paraId="3A7BFE77" w14:textId="77777777" w:rsidR="00B24322" w:rsidRPr="00D12FE0" w:rsidRDefault="00B24322" w:rsidP="00EE5A32">
      <w:pPr>
        <w:autoSpaceDE w:val="0"/>
        <w:autoSpaceDN w:val="0"/>
        <w:adjustRightInd w:val="0"/>
        <w:rPr>
          <w:rFonts w:asciiTheme="minorHAnsi" w:eastAsiaTheme="minorHAnsi" w:hAnsiTheme="minorHAnsi" w:cstheme="minorHAnsi"/>
          <w:sz w:val="22"/>
          <w:szCs w:val="22"/>
        </w:rPr>
      </w:pPr>
    </w:p>
    <w:p w14:paraId="3A7BFE78" w14:textId="77777777" w:rsidR="00EE5A32" w:rsidRPr="00D12FE0" w:rsidRDefault="00EE5A3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The contractor will provide analysis of these elements if they exceed pre-established cost or</w:t>
      </w:r>
    </w:p>
    <w:p w14:paraId="3A7BFE79" w14:textId="77777777" w:rsidR="00EE5A32" w:rsidRPr="00D12FE0" w:rsidRDefault="00EE5A32" w:rsidP="00D91770">
      <w:pPr>
        <w:autoSpaceDE w:val="0"/>
        <w:autoSpaceDN w:val="0"/>
        <w:adjustRightInd w:val="0"/>
        <w:ind w:left="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 xml:space="preserve">schedule thresholds.  </w:t>
      </w:r>
      <w:r w:rsidRPr="00D76909">
        <w:rPr>
          <w:rFonts w:asciiTheme="minorHAnsi" w:eastAsiaTheme="minorHAnsi" w:hAnsiTheme="minorHAnsi" w:cstheme="minorHAnsi"/>
          <w:sz w:val="22"/>
          <w:szCs w:val="22"/>
          <w:highlight w:val="yellow"/>
          <w:rPrChange w:id="688" w:author="michael.ciccarello" w:date="2013-02-07T11:43:00Z">
            <w:rPr>
              <w:rFonts w:asciiTheme="minorHAnsi" w:eastAsiaTheme="minorHAnsi" w:hAnsiTheme="minorHAnsi" w:cstheme="minorHAnsi"/>
              <w:sz w:val="22"/>
              <w:szCs w:val="22"/>
            </w:rPr>
          </w:rPrChange>
        </w:rPr>
        <w:t>All variances that exceed a certain percentage and/or dollar amount, i.e., all schedule variances that exceed plus or minus x% and plus or minus $x of the cumulative Budgeted</w:t>
      </w:r>
      <w:r w:rsidR="00D91770" w:rsidRPr="00D76909">
        <w:rPr>
          <w:rFonts w:asciiTheme="minorHAnsi" w:eastAsiaTheme="minorHAnsi" w:hAnsiTheme="minorHAnsi" w:cstheme="minorHAnsi"/>
          <w:sz w:val="22"/>
          <w:szCs w:val="22"/>
          <w:highlight w:val="yellow"/>
          <w:rPrChange w:id="689" w:author="michael.ciccarello" w:date="2013-02-07T11:43:00Z">
            <w:rPr>
              <w:rFonts w:asciiTheme="minorHAnsi" w:eastAsiaTheme="minorHAnsi" w:hAnsiTheme="minorHAnsi" w:cstheme="minorHAnsi"/>
              <w:sz w:val="22"/>
              <w:szCs w:val="22"/>
            </w:rPr>
          </w:rPrChange>
        </w:rPr>
        <w:t xml:space="preserve"> </w:t>
      </w:r>
      <w:r w:rsidRPr="00D76909">
        <w:rPr>
          <w:rFonts w:asciiTheme="minorHAnsi" w:eastAsiaTheme="minorHAnsi" w:hAnsiTheme="minorHAnsi" w:cstheme="minorHAnsi"/>
          <w:sz w:val="22"/>
          <w:szCs w:val="22"/>
          <w:highlight w:val="yellow"/>
          <w:rPrChange w:id="690" w:author="michael.ciccarello" w:date="2013-02-07T11:43:00Z">
            <w:rPr>
              <w:rFonts w:asciiTheme="minorHAnsi" w:eastAsiaTheme="minorHAnsi" w:hAnsiTheme="minorHAnsi" w:cstheme="minorHAnsi"/>
              <w:sz w:val="22"/>
              <w:szCs w:val="22"/>
            </w:rPr>
          </w:rPrChange>
        </w:rPr>
        <w:t>Cost for Work Scheduled (BCWS), must be reported. All vari</w:t>
      </w:r>
      <w:r w:rsidR="00D91770" w:rsidRPr="00D76909">
        <w:rPr>
          <w:rFonts w:asciiTheme="minorHAnsi" w:eastAsiaTheme="minorHAnsi" w:hAnsiTheme="minorHAnsi" w:cstheme="minorHAnsi"/>
          <w:sz w:val="22"/>
          <w:szCs w:val="22"/>
          <w:highlight w:val="yellow"/>
          <w:rPrChange w:id="691" w:author="michael.ciccarello" w:date="2013-02-07T11:43:00Z">
            <w:rPr>
              <w:rFonts w:asciiTheme="minorHAnsi" w:eastAsiaTheme="minorHAnsi" w:hAnsiTheme="minorHAnsi" w:cstheme="minorHAnsi"/>
              <w:sz w:val="22"/>
              <w:szCs w:val="22"/>
            </w:rPr>
          </w:rPrChange>
        </w:rPr>
        <w:t xml:space="preserve">ances at completion that exceed </w:t>
      </w:r>
      <w:r w:rsidRPr="00D76909">
        <w:rPr>
          <w:rFonts w:asciiTheme="minorHAnsi" w:eastAsiaTheme="minorHAnsi" w:hAnsiTheme="minorHAnsi" w:cstheme="minorHAnsi"/>
          <w:sz w:val="22"/>
          <w:szCs w:val="22"/>
          <w:highlight w:val="yellow"/>
          <w:rPrChange w:id="692" w:author="michael.ciccarello" w:date="2013-02-07T11:43:00Z">
            <w:rPr>
              <w:rFonts w:asciiTheme="minorHAnsi" w:eastAsiaTheme="minorHAnsi" w:hAnsiTheme="minorHAnsi" w:cstheme="minorHAnsi"/>
              <w:sz w:val="22"/>
              <w:szCs w:val="22"/>
            </w:rPr>
          </w:rPrChange>
        </w:rPr>
        <w:t xml:space="preserve">plus or minus x% will be </w:t>
      </w:r>
      <w:commentRangeStart w:id="693"/>
      <w:r w:rsidRPr="00D76909">
        <w:rPr>
          <w:rFonts w:asciiTheme="minorHAnsi" w:eastAsiaTheme="minorHAnsi" w:hAnsiTheme="minorHAnsi" w:cstheme="minorHAnsi"/>
          <w:sz w:val="22"/>
          <w:szCs w:val="22"/>
          <w:highlight w:val="yellow"/>
          <w:rPrChange w:id="694" w:author="michael.ciccarello" w:date="2013-02-07T11:43:00Z">
            <w:rPr>
              <w:rFonts w:asciiTheme="minorHAnsi" w:eastAsiaTheme="minorHAnsi" w:hAnsiTheme="minorHAnsi" w:cstheme="minorHAnsi"/>
              <w:sz w:val="22"/>
              <w:szCs w:val="22"/>
            </w:rPr>
          </w:rPrChange>
        </w:rPr>
        <w:t>analyzed</w:t>
      </w:r>
      <w:commentRangeEnd w:id="693"/>
      <w:r w:rsidR="00D76909">
        <w:rPr>
          <w:rStyle w:val="CommentReference"/>
        </w:rPr>
        <w:commentReference w:id="693"/>
      </w:r>
      <w:r w:rsidRPr="00D76909">
        <w:rPr>
          <w:rFonts w:asciiTheme="minorHAnsi" w:eastAsiaTheme="minorHAnsi" w:hAnsiTheme="minorHAnsi" w:cstheme="minorHAnsi"/>
          <w:sz w:val="22"/>
          <w:szCs w:val="22"/>
          <w:highlight w:val="yellow"/>
          <w:rPrChange w:id="695" w:author="michael.ciccarello" w:date="2013-02-07T11:43:00Z">
            <w:rPr>
              <w:rFonts w:asciiTheme="minorHAnsi" w:eastAsiaTheme="minorHAnsi" w:hAnsiTheme="minorHAnsi" w:cstheme="minorHAnsi"/>
              <w:sz w:val="22"/>
              <w:szCs w:val="22"/>
            </w:rPr>
          </w:rPrChange>
        </w:rPr>
        <w:t>.</w:t>
      </w:r>
      <w:r w:rsidRPr="00D12FE0">
        <w:rPr>
          <w:rFonts w:asciiTheme="minorHAnsi" w:eastAsiaTheme="minorHAnsi" w:hAnsiTheme="minorHAnsi" w:cstheme="minorHAnsi"/>
          <w:sz w:val="22"/>
          <w:szCs w:val="22"/>
        </w:rPr>
        <w:t xml:space="preserve">  As part of the status process, the contractor must include an assessment of available resources and capabilities, and provide forecasts that indicate the expected completion date of the effort. The scheduling system should readily display areas where forecast completion dates differ from the planned dates. The contractor must continually reconcile schedule information with performance measurement information.</w:t>
      </w:r>
    </w:p>
    <w:p w14:paraId="3A7BFE7A" w14:textId="77777777" w:rsidR="00B24322" w:rsidRPr="00D12FE0" w:rsidRDefault="00B24322" w:rsidP="00EE5A32">
      <w:pPr>
        <w:autoSpaceDE w:val="0"/>
        <w:autoSpaceDN w:val="0"/>
        <w:adjustRightInd w:val="0"/>
        <w:rPr>
          <w:rFonts w:asciiTheme="minorHAnsi" w:eastAsiaTheme="minorHAnsi" w:hAnsiTheme="minorHAnsi" w:cstheme="minorHAnsi"/>
          <w:sz w:val="22"/>
          <w:szCs w:val="22"/>
        </w:rPr>
      </w:pPr>
    </w:p>
    <w:p w14:paraId="3A7BFE7B" w14:textId="77777777" w:rsidR="00EE5A32" w:rsidRPr="00D12FE0" w:rsidRDefault="00B2432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Scheduling will</w:t>
      </w:r>
      <w:r w:rsidR="00EE5A32" w:rsidRPr="00D12FE0">
        <w:rPr>
          <w:rFonts w:asciiTheme="minorHAnsi" w:eastAsiaTheme="minorHAnsi" w:hAnsiTheme="minorHAnsi" w:cstheme="minorHAnsi"/>
          <w:sz w:val="22"/>
          <w:szCs w:val="22"/>
        </w:rPr>
        <w:t xml:space="preserve"> interface with other planning and control systems to the extent necessary</w:t>
      </w:r>
    </w:p>
    <w:p w14:paraId="3A7BFE7C" w14:textId="77777777" w:rsidR="00EE5A32" w:rsidRPr="00D12FE0" w:rsidRDefault="00EE5A3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for measurement and evaluation of contract stat</w:t>
      </w:r>
      <w:r w:rsidR="00B24322" w:rsidRPr="00D12FE0">
        <w:rPr>
          <w:rFonts w:asciiTheme="minorHAnsi" w:eastAsiaTheme="minorHAnsi" w:hAnsiTheme="minorHAnsi" w:cstheme="minorHAnsi"/>
          <w:sz w:val="22"/>
          <w:szCs w:val="22"/>
        </w:rPr>
        <w:t>us. The scheduling system will</w:t>
      </w:r>
      <w:r w:rsidRPr="00D12FE0">
        <w:rPr>
          <w:rFonts w:asciiTheme="minorHAnsi" w:eastAsiaTheme="minorHAnsi" w:hAnsiTheme="minorHAnsi" w:cstheme="minorHAnsi"/>
          <w:sz w:val="22"/>
          <w:szCs w:val="22"/>
        </w:rPr>
        <w:t xml:space="preserve"> provide</w:t>
      </w:r>
    </w:p>
    <w:p w14:paraId="3A7BFE7D" w14:textId="77777777" w:rsidR="00EE5A32" w:rsidRPr="00D12FE0" w:rsidRDefault="00EE5A3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current status and forecasts of completion dates for authorized work. The contractor's</w:t>
      </w:r>
    </w:p>
    <w:p w14:paraId="3A7BFE7E" w14:textId="77777777" w:rsidR="00EE5A32" w:rsidRPr="00D12FE0" w:rsidRDefault="00EE5A32" w:rsidP="00D91770">
      <w:pPr>
        <w:autoSpaceDE w:val="0"/>
        <w:autoSpaceDN w:val="0"/>
        <w:adjustRightInd w:val="0"/>
        <w:ind w:firstLine="720"/>
        <w:rPr>
          <w:rFonts w:asciiTheme="minorHAnsi" w:eastAsiaTheme="minorHAnsi" w:hAnsiTheme="minorHAnsi" w:cstheme="minorHAnsi"/>
          <w:sz w:val="22"/>
          <w:szCs w:val="22"/>
        </w:rPr>
      </w:pPr>
      <w:r w:rsidRPr="00D12FE0">
        <w:rPr>
          <w:rFonts w:asciiTheme="minorHAnsi" w:eastAsiaTheme="minorHAnsi" w:hAnsiTheme="minorHAnsi" w:cstheme="minorHAnsi"/>
          <w:sz w:val="22"/>
          <w:szCs w:val="22"/>
        </w:rPr>
        <w:t>summary and detailed schedules should enable a comparison of planned and actual status of</w:t>
      </w:r>
    </w:p>
    <w:p w14:paraId="3A7BFE7F" w14:textId="77777777" w:rsidR="00856709" w:rsidRPr="00D12FE0" w:rsidRDefault="00EE5A32" w:rsidP="00D91770">
      <w:pPr>
        <w:pStyle w:val="ParagraphItalics"/>
        <w:ind w:firstLine="720"/>
        <w:rPr>
          <w:rFonts w:asciiTheme="minorHAnsi" w:hAnsiTheme="minorHAnsi" w:cstheme="minorHAnsi"/>
          <w:i w:val="0"/>
          <w:szCs w:val="22"/>
        </w:rPr>
      </w:pPr>
      <w:r w:rsidRPr="00D12FE0">
        <w:rPr>
          <w:rFonts w:asciiTheme="minorHAnsi" w:eastAsiaTheme="minorHAnsi" w:hAnsiTheme="minorHAnsi" w:cstheme="minorHAnsi"/>
          <w:i w:val="0"/>
          <w:szCs w:val="22"/>
        </w:rPr>
        <w:t>program accomplishment based on milestones or other indicators used for control purposes.</w:t>
      </w:r>
      <w:r w:rsidRPr="00D12FE0">
        <w:rPr>
          <w:rFonts w:asciiTheme="minorHAnsi" w:hAnsiTheme="minorHAnsi" w:cstheme="minorHAnsi"/>
          <w:i w:val="0"/>
          <w:szCs w:val="22"/>
        </w:rPr>
        <w:t xml:space="preserve"> </w:t>
      </w:r>
    </w:p>
    <w:p w14:paraId="3A7BFE80" w14:textId="77777777" w:rsidR="007A4AFD" w:rsidRPr="00D12FE0" w:rsidRDefault="001E0DE7" w:rsidP="00D212A7">
      <w:pPr>
        <w:pStyle w:val="Heading2"/>
      </w:pPr>
      <w:bookmarkStart w:id="696" w:name="_Toc315869017"/>
      <w:bookmarkStart w:id="697" w:name="_Toc317842085"/>
      <w:r w:rsidRPr="00D12FE0">
        <w:lastRenderedPageBreak/>
        <w:t>Cost Management</w:t>
      </w:r>
      <w:bookmarkEnd w:id="696"/>
      <w:bookmarkEnd w:id="697"/>
    </w:p>
    <w:p w14:paraId="3A7BFE81" w14:textId="77777777" w:rsidR="007A4AFD" w:rsidRPr="00D12FE0" w:rsidRDefault="00165D48" w:rsidP="00D212A7">
      <w:pPr>
        <w:pStyle w:val="ParagraphItalics"/>
        <w:ind w:left="720"/>
        <w:rPr>
          <w:rFonts w:asciiTheme="minorHAnsi" w:hAnsiTheme="minorHAnsi"/>
          <w:i w:val="0"/>
        </w:rPr>
      </w:pPr>
      <w:r w:rsidRPr="00D12FE0">
        <w:rPr>
          <w:rFonts w:asciiTheme="minorHAnsi" w:hAnsiTheme="minorHAnsi"/>
          <w:i w:val="0"/>
        </w:rPr>
        <w:t>Cost Management is the process used to manage the cost of the project to ensure that actual costs remain within budgeted costs.</w:t>
      </w:r>
      <w:r w:rsidR="00997C38" w:rsidRPr="00D12FE0">
        <w:rPr>
          <w:rFonts w:asciiTheme="minorHAnsi" w:hAnsiTheme="minorHAnsi"/>
          <w:i w:val="0"/>
        </w:rPr>
        <w:t xml:space="preserve"> </w:t>
      </w:r>
    </w:p>
    <w:p w14:paraId="3A7BFE82" w14:textId="77777777" w:rsidR="007A4AFD" w:rsidRPr="00D12FE0" w:rsidRDefault="00B2712F" w:rsidP="00D212A7">
      <w:pPr>
        <w:pStyle w:val="Heading3"/>
      </w:pPr>
      <w:bookmarkStart w:id="698" w:name="_Toc315961221"/>
      <w:bookmarkStart w:id="699" w:name="_Toc315961353"/>
      <w:bookmarkStart w:id="700" w:name="_Toc315961485"/>
      <w:bookmarkStart w:id="701" w:name="_Toc315961617"/>
      <w:bookmarkStart w:id="702" w:name="_Toc315961750"/>
      <w:bookmarkStart w:id="703" w:name="_Toc315961884"/>
      <w:bookmarkStart w:id="704" w:name="_Toc315962018"/>
      <w:bookmarkStart w:id="705" w:name="_Toc315962153"/>
      <w:bookmarkStart w:id="706" w:name="_Toc315962287"/>
      <w:bookmarkStart w:id="707" w:name="_Toc315962423"/>
      <w:bookmarkStart w:id="708" w:name="_Toc315962559"/>
      <w:bookmarkStart w:id="709" w:name="_Toc315962766"/>
      <w:bookmarkStart w:id="710" w:name="_Toc316474816"/>
      <w:bookmarkStart w:id="711" w:name="_Toc316479657"/>
      <w:bookmarkStart w:id="712" w:name="_Toc316480293"/>
      <w:bookmarkStart w:id="713" w:name="_Toc316480713"/>
      <w:bookmarkStart w:id="714" w:name="_Toc315961222"/>
      <w:bookmarkStart w:id="715" w:name="_Toc315961354"/>
      <w:bookmarkStart w:id="716" w:name="_Toc315961486"/>
      <w:bookmarkStart w:id="717" w:name="_Toc315961618"/>
      <w:bookmarkStart w:id="718" w:name="_Toc315961751"/>
      <w:bookmarkStart w:id="719" w:name="_Toc315961885"/>
      <w:bookmarkStart w:id="720" w:name="_Toc315962019"/>
      <w:bookmarkStart w:id="721" w:name="_Toc315962154"/>
      <w:bookmarkStart w:id="722" w:name="_Toc315962288"/>
      <w:bookmarkStart w:id="723" w:name="_Toc315962424"/>
      <w:bookmarkStart w:id="724" w:name="_Toc315962560"/>
      <w:bookmarkStart w:id="725" w:name="_Toc315962767"/>
      <w:bookmarkStart w:id="726" w:name="_Toc316474817"/>
      <w:bookmarkStart w:id="727" w:name="_Toc316479658"/>
      <w:bookmarkStart w:id="728" w:name="_Toc316480294"/>
      <w:bookmarkStart w:id="729" w:name="_Toc316480714"/>
      <w:bookmarkStart w:id="730" w:name="_Toc315961223"/>
      <w:bookmarkStart w:id="731" w:name="_Toc315961355"/>
      <w:bookmarkStart w:id="732" w:name="_Toc315961487"/>
      <w:bookmarkStart w:id="733" w:name="_Toc315961619"/>
      <w:bookmarkStart w:id="734" w:name="_Toc315961752"/>
      <w:bookmarkStart w:id="735" w:name="_Toc315961886"/>
      <w:bookmarkStart w:id="736" w:name="_Toc315962020"/>
      <w:bookmarkStart w:id="737" w:name="_Toc315962155"/>
      <w:bookmarkStart w:id="738" w:name="_Toc315962289"/>
      <w:bookmarkStart w:id="739" w:name="_Toc315962425"/>
      <w:bookmarkStart w:id="740" w:name="_Toc315962561"/>
      <w:bookmarkStart w:id="741" w:name="_Toc315962768"/>
      <w:bookmarkStart w:id="742" w:name="_Toc316474818"/>
      <w:bookmarkStart w:id="743" w:name="_Toc316479659"/>
      <w:bookmarkStart w:id="744" w:name="_Toc316480295"/>
      <w:bookmarkStart w:id="745" w:name="_Toc316480715"/>
      <w:bookmarkStart w:id="746" w:name="_Toc315869018"/>
      <w:bookmarkStart w:id="747" w:name="_Toc317842086"/>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r w:rsidRPr="00D12FE0">
        <w:t>Cost Estimate</w:t>
      </w:r>
      <w:bookmarkEnd w:id="607"/>
      <w:bookmarkEnd w:id="608"/>
      <w:bookmarkEnd w:id="609"/>
      <w:bookmarkEnd w:id="610"/>
      <w:bookmarkEnd w:id="611"/>
      <w:bookmarkEnd w:id="651"/>
      <w:bookmarkEnd w:id="746"/>
      <w:bookmarkEnd w:id="747"/>
    </w:p>
    <w:p w14:paraId="3A7BFE83" w14:textId="77777777" w:rsidR="00F92CB7" w:rsidRPr="00D12FE0" w:rsidRDefault="00F92CB7" w:rsidP="00D212A7">
      <w:pPr>
        <w:pStyle w:val="ParagraphItalics"/>
        <w:ind w:left="720"/>
        <w:rPr>
          <w:rFonts w:asciiTheme="minorHAnsi" w:hAnsiTheme="minorHAnsi" w:cstheme="minorHAnsi"/>
        </w:rPr>
      </w:pPr>
    </w:p>
    <w:p w14:paraId="3A7BFE84" w14:textId="77777777" w:rsidR="00F92CB7" w:rsidRPr="00D12FE0" w:rsidRDefault="00AD3747" w:rsidP="00F92CB7">
      <w:pPr>
        <w:pStyle w:val="ParagraphItalics"/>
        <w:ind w:left="720"/>
        <w:rPr>
          <w:rFonts w:asciiTheme="minorHAnsi" w:hAnsiTheme="minorHAnsi" w:cstheme="minorHAnsi"/>
          <w:i w:val="0"/>
        </w:rPr>
      </w:pPr>
      <w:r>
        <w:rPr>
          <w:rFonts w:asciiTheme="minorHAnsi" w:hAnsiTheme="minorHAnsi" w:cstheme="minorHAnsi"/>
          <w:i w:val="0"/>
        </w:rPr>
        <w:t xml:space="preserve">Total cost across </w:t>
      </w:r>
      <w:r w:rsidR="00F92CB7" w:rsidRPr="00D12FE0">
        <w:rPr>
          <w:rFonts w:asciiTheme="minorHAnsi" w:hAnsiTheme="minorHAnsi" w:cstheme="minorHAnsi"/>
          <w:i w:val="0"/>
        </w:rPr>
        <w:t xml:space="preserve">FY </w:t>
      </w:r>
      <w:del w:id="748" w:author="michael.ciccarello" w:date="2013-02-07T11:43:00Z">
        <w:r w:rsidR="00F92CB7" w:rsidRPr="00D12FE0" w:rsidDel="00D76909">
          <w:rPr>
            <w:rFonts w:asciiTheme="minorHAnsi" w:hAnsiTheme="minorHAnsi" w:cstheme="minorHAnsi"/>
            <w:i w:val="0"/>
          </w:rPr>
          <w:delText xml:space="preserve">2012 </w:delText>
        </w:r>
      </w:del>
      <w:ins w:id="749" w:author="michael.ciccarello" w:date="2013-02-07T11:43:00Z">
        <w:r w:rsidR="00D76909" w:rsidRPr="00D12FE0">
          <w:rPr>
            <w:rFonts w:asciiTheme="minorHAnsi" w:hAnsiTheme="minorHAnsi" w:cstheme="minorHAnsi"/>
            <w:i w:val="0"/>
          </w:rPr>
          <w:t>201</w:t>
        </w:r>
        <w:r w:rsidR="00D76909">
          <w:rPr>
            <w:rFonts w:asciiTheme="minorHAnsi" w:hAnsiTheme="minorHAnsi" w:cstheme="minorHAnsi"/>
            <w:i w:val="0"/>
          </w:rPr>
          <w:t>3</w:t>
        </w:r>
        <w:r w:rsidR="00D76909" w:rsidRPr="00D12FE0">
          <w:rPr>
            <w:rFonts w:asciiTheme="minorHAnsi" w:hAnsiTheme="minorHAnsi" w:cstheme="minorHAnsi"/>
            <w:i w:val="0"/>
          </w:rPr>
          <w:t xml:space="preserve"> </w:t>
        </w:r>
      </w:ins>
      <w:r w:rsidR="00F92CB7" w:rsidRPr="00D12FE0">
        <w:rPr>
          <w:rFonts w:asciiTheme="minorHAnsi" w:hAnsiTheme="minorHAnsi" w:cstheme="minorHAnsi"/>
          <w:i w:val="0"/>
        </w:rPr>
        <w:t>to 2014 is $</w:t>
      </w:r>
      <w:del w:id="750" w:author="michael.ciccarello" w:date="2013-02-07T11:43:00Z">
        <w:r w:rsidR="00F92CB7" w:rsidRPr="00D12FE0" w:rsidDel="00D76909">
          <w:rPr>
            <w:rFonts w:asciiTheme="minorHAnsi" w:hAnsiTheme="minorHAnsi" w:cstheme="minorHAnsi"/>
            <w:i w:val="0"/>
          </w:rPr>
          <w:delText>6.634</w:delText>
        </w:r>
      </w:del>
      <w:ins w:id="751" w:author="michael.ciccarello" w:date="2013-02-07T11:43:00Z">
        <w:r w:rsidR="00D76909">
          <w:rPr>
            <w:rFonts w:asciiTheme="minorHAnsi" w:hAnsiTheme="minorHAnsi" w:cstheme="minorHAnsi"/>
            <w:i w:val="0"/>
          </w:rPr>
          <w:t>5.5</w:t>
        </w:r>
      </w:ins>
      <w:r w:rsidR="00F92CB7" w:rsidRPr="00D12FE0">
        <w:rPr>
          <w:rFonts w:asciiTheme="minorHAnsi" w:hAnsiTheme="minorHAnsi" w:cstheme="minorHAnsi"/>
          <w:i w:val="0"/>
        </w:rPr>
        <w:t xml:space="preserve"> million dollars.  </w:t>
      </w:r>
    </w:p>
    <w:p w14:paraId="3A7BFE85" w14:textId="77777777" w:rsidR="00F92CB7" w:rsidRPr="00D12FE0" w:rsidRDefault="00F92CB7" w:rsidP="00F92CB7">
      <w:pPr>
        <w:pStyle w:val="ParagraphItalics"/>
        <w:ind w:left="720"/>
        <w:rPr>
          <w:rFonts w:asciiTheme="minorHAnsi" w:hAnsiTheme="minorHAnsi" w:cstheme="minorHAnsi"/>
          <w:i w:val="0"/>
        </w:rPr>
      </w:pPr>
      <w:r w:rsidRPr="00D12FE0">
        <w:rPr>
          <w:rFonts w:asciiTheme="minorHAnsi" w:hAnsiTheme="minorHAnsi" w:cstheme="minorHAnsi"/>
          <w:i w:val="0"/>
        </w:rPr>
        <w:t>In the analysis towards a cost-estimate, an AoA (Analysis of Alternatives) is performed to:</w:t>
      </w:r>
    </w:p>
    <w:p w14:paraId="3A7BFE86" w14:textId="77777777" w:rsidR="00F92CB7" w:rsidRPr="00AD3747" w:rsidRDefault="00AD3747" w:rsidP="00F92CB7">
      <w:pPr>
        <w:pStyle w:val="ParagraphItalics"/>
        <w:ind w:left="720"/>
        <w:rPr>
          <w:rFonts w:asciiTheme="minorHAnsi" w:hAnsiTheme="minorHAnsi" w:cstheme="minorHAnsi"/>
          <w:i w:val="0"/>
          <w:sz w:val="24"/>
          <w:szCs w:val="24"/>
        </w:rPr>
      </w:pPr>
      <w:r w:rsidRPr="00AD3747">
        <w:rPr>
          <w:rFonts w:asciiTheme="minorHAnsi" w:hAnsiTheme="minorHAnsi" w:cstheme="minorHAnsi"/>
          <w:i w:val="0"/>
          <w:sz w:val="24"/>
          <w:szCs w:val="24"/>
        </w:rPr>
        <w:t>(1) I</w:t>
      </w:r>
      <w:r w:rsidR="00F92CB7" w:rsidRPr="00AD3747">
        <w:rPr>
          <w:rFonts w:asciiTheme="minorHAnsi" w:hAnsiTheme="minorHAnsi" w:cstheme="minorHAnsi"/>
          <w:i w:val="0"/>
          <w:sz w:val="24"/>
          <w:szCs w:val="24"/>
        </w:rPr>
        <w:t xml:space="preserve">dentify and evaluate various methods of obtaining needed goods and services, </w:t>
      </w:r>
    </w:p>
    <w:p w14:paraId="3A7BFE87" w14:textId="77777777" w:rsidR="00F92CB7" w:rsidRPr="00AD3747" w:rsidRDefault="00AD3747" w:rsidP="00F92CB7">
      <w:pPr>
        <w:pStyle w:val="ParagraphItalics"/>
        <w:ind w:left="720"/>
        <w:rPr>
          <w:rFonts w:asciiTheme="minorHAnsi" w:hAnsiTheme="minorHAnsi" w:cstheme="minorHAnsi"/>
          <w:i w:val="0"/>
          <w:sz w:val="24"/>
          <w:szCs w:val="24"/>
        </w:rPr>
      </w:pPr>
      <w:r w:rsidRPr="00AD3747">
        <w:rPr>
          <w:rFonts w:asciiTheme="minorHAnsi" w:hAnsiTheme="minorHAnsi" w:cstheme="minorHAnsi"/>
          <w:i w:val="0"/>
          <w:sz w:val="24"/>
          <w:szCs w:val="24"/>
        </w:rPr>
        <w:t>(2) D</w:t>
      </w:r>
      <w:r w:rsidR="00F92CB7" w:rsidRPr="00AD3747">
        <w:rPr>
          <w:rFonts w:asciiTheme="minorHAnsi" w:hAnsiTheme="minorHAnsi" w:cstheme="minorHAnsi"/>
          <w:i w:val="0"/>
          <w:sz w:val="24"/>
          <w:szCs w:val="24"/>
        </w:rPr>
        <w:t xml:space="preserve">etermine which alternative is the most advantageous to the Government, and </w:t>
      </w:r>
    </w:p>
    <w:p w14:paraId="3A7BFE88" w14:textId="77777777" w:rsidR="00F92CB7" w:rsidRPr="00AD3747" w:rsidRDefault="00AD3747" w:rsidP="00AD3747">
      <w:pPr>
        <w:pStyle w:val="ParagraphItalics"/>
        <w:ind w:left="720"/>
        <w:rPr>
          <w:rFonts w:asciiTheme="minorHAnsi" w:hAnsiTheme="minorHAnsi" w:cstheme="minorHAnsi"/>
          <w:i w:val="0"/>
          <w:color w:val="3366FF"/>
          <w:sz w:val="24"/>
          <w:szCs w:val="24"/>
        </w:rPr>
      </w:pPr>
      <w:r w:rsidRPr="00AD3747">
        <w:rPr>
          <w:rFonts w:asciiTheme="minorHAnsi" w:hAnsiTheme="minorHAnsi" w:cstheme="minorHAnsi"/>
          <w:i w:val="0"/>
          <w:sz w:val="24"/>
          <w:szCs w:val="24"/>
        </w:rPr>
        <w:t>(3) D</w:t>
      </w:r>
      <w:r w:rsidR="00F92CB7" w:rsidRPr="00AD3747">
        <w:rPr>
          <w:rFonts w:asciiTheme="minorHAnsi" w:hAnsiTheme="minorHAnsi" w:cstheme="minorHAnsi"/>
          <w:i w:val="0"/>
          <w:sz w:val="24"/>
          <w:szCs w:val="24"/>
        </w:rPr>
        <w:t>ocument the rationale and analysis for selecting an interagency agreement (IA) as the appropriate acquisition alternative</w:t>
      </w:r>
      <w:r w:rsidR="00F92CB7" w:rsidRPr="00AD3747">
        <w:rPr>
          <w:rFonts w:asciiTheme="minorHAnsi" w:hAnsiTheme="minorHAnsi" w:cstheme="minorHAnsi"/>
          <w:i w:val="0"/>
          <w:color w:val="3366FF"/>
          <w:sz w:val="24"/>
          <w:szCs w:val="24"/>
        </w:rPr>
        <w:t>.</w:t>
      </w:r>
    </w:p>
    <w:p w14:paraId="3A7BFE89" w14:textId="77777777" w:rsidR="00F92CB7" w:rsidRPr="00AD3747" w:rsidRDefault="00F92CB7" w:rsidP="00F92CB7">
      <w:pPr>
        <w:pStyle w:val="ParagraphItalics"/>
        <w:ind w:left="720"/>
        <w:rPr>
          <w:rFonts w:asciiTheme="minorHAnsi" w:hAnsiTheme="minorHAnsi" w:cstheme="minorHAnsi"/>
          <w:i w:val="0"/>
          <w:sz w:val="24"/>
          <w:szCs w:val="24"/>
        </w:rPr>
      </w:pPr>
      <w:r w:rsidRPr="00AD3747">
        <w:rPr>
          <w:rFonts w:asciiTheme="minorHAnsi" w:hAnsiTheme="minorHAnsi" w:cstheme="minorHAnsi"/>
          <w:i w:val="0"/>
          <w:sz w:val="24"/>
          <w:szCs w:val="24"/>
        </w:rPr>
        <w:t xml:space="preserve">In the best procurement approach justification, the break-out costs identified in the funding analysis and Independent Government Cost Estimate (IGCE) have been evaluated by the program office and deemed realistic in terms of the level of effort required for the development and management of this program by </w:t>
      </w:r>
      <w:r w:rsidR="00D53DA4">
        <w:rPr>
          <w:rFonts w:asciiTheme="minorHAnsi" w:hAnsiTheme="minorHAnsi" w:cstheme="minorHAnsi"/>
          <w:i w:val="0"/>
          <w:sz w:val="24"/>
          <w:szCs w:val="24"/>
        </w:rPr>
        <w:t>the PSCI performers</w:t>
      </w:r>
      <w:r w:rsidRPr="00AD3747">
        <w:rPr>
          <w:rFonts w:asciiTheme="minorHAnsi" w:hAnsiTheme="minorHAnsi" w:cstheme="minorHAnsi"/>
          <w:i w:val="0"/>
          <w:sz w:val="24"/>
          <w:szCs w:val="24"/>
        </w:rPr>
        <w:t xml:space="preserve">. Based on this rationale, augmented by the analysis provided above, pricing paid to the </w:t>
      </w:r>
      <w:r w:rsidR="00D53DA4">
        <w:rPr>
          <w:rFonts w:asciiTheme="minorHAnsi" w:hAnsiTheme="minorHAnsi" w:cstheme="minorHAnsi"/>
          <w:i w:val="0"/>
          <w:sz w:val="24"/>
          <w:szCs w:val="24"/>
        </w:rPr>
        <w:t>performers</w:t>
      </w:r>
      <w:r w:rsidRPr="00AD3747">
        <w:rPr>
          <w:rFonts w:asciiTheme="minorHAnsi" w:hAnsiTheme="minorHAnsi" w:cstheme="minorHAnsi"/>
          <w:i w:val="0"/>
          <w:sz w:val="24"/>
          <w:szCs w:val="24"/>
        </w:rPr>
        <w:t xml:space="preserve"> for the proposed IA is hereby determined reasonable and in the best interest of the Government</w:t>
      </w:r>
      <w:r w:rsidR="00D53DA4">
        <w:rPr>
          <w:rFonts w:asciiTheme="minorHAnsi" w:hAnsiTheme="minorHAnsi" w:cstheme="minorHAnsi"/>
          <w:i w:val="0"/>
          <w:sz w:val="24"/>
          <w:szCs w:val="24"/>
        </w:rPr>
        <w:t>.</w:t>
      </w:r>
      <w:r w:rsidRPr="00AD3747">
        <w:rPr>
          <w:rFonts w:asciiTheme="minorHAnsi" w:hAnsiTheme="minorHAnsi" w:cstheme="minorHAnsi"/>
          <w:i w:val="0"/>
          <w:sz w:val="24"/>
          <w:szCs w:val="24"/>
        </w:rPr>
        <w:t xml:space="preserve"> </w:t>
      </w:r>
    </w:p>
    <w:p w14:paraId="3A7BFE8A" w14:textId="77777777" w:rsidR="00D12FE0" w:rsidRDefault="00D12FE0" w:rsidP="00F92CB7">
      <w:pPr>
        <w:pStyle w:val="ParagraphItalics"/>
        <w:ind w:left="720"/>
        <w:rPr>
          <w:rFonts w:ascii="IXMVM L+ Times" w:hAnsi="IXMVM L+ Times" w:cs="IXMVM L+ Times"/>
          <w:i w:val="0"/>
          <w:sz w:val="24"/>
          <w:szCs w:val="24"/>
        </w:rPr>
      </w:pPr>
    </w:p>
    <w:p w14:paraId="3A7BFE8B" w14:textId="77777777" w:rsidR="00D12FE0" w:rsidRDefault="00D12FE0" w:rsidP="00F92CB7">
      <w:pPr>
        <w:pStyle w:val="ParagraphItalics"/>
        <w:ind w:left="720"/>
        <w:rPr>
          <w:rFonts w:ascii="IXMVM L+ Times" w:hAnsi="IXMVM L+ Times" w:cs="IXMVM L+ Times"/>
          <w:i w:val="0"/>
          <w:sz w:val="24"/>
          <w:szCs w:val="24"/>
        </w:rPr>
      </w:pPr>
    </w:p>
    <w:p w14:paraId="3A7BFE8C" w14:textId="77777777" w:rsidR="00AD3747" w:rsidRDefault="00AD3747" w:rsidP="00F92CB7">
      <w:pPr>
        <w:pStyle w:val="ParagraphItalics"/>
        <w:ind w:left="720"/>
        <w:rPr>
          <w:rFonts w:ascii="IXMVM L+ Times" w:hAnsi="IXMVM L+ Times" w:cs="IXMVM L+ Times"/>
          <w:i w:val="0"/>
          <w:sz w:val="24"/>
          <w:szCs w:val="24"/>
        </w:rPr>
      </w:pPr>
    </w:p>
    <w:p w14:paraId="3A7BFE8D" w14:textId="77777777" w:rsidR="00AD3747" w:rsidRDefault="00AD3747" w:rsidP="00F92CB7">
      <w:pPr>
        <w:pStyle w:val="ParagraphItalics"/>
        <w:ind w:left="720"/>
        <w:rPr>
          <w:rFonts w:ascii="IXMVM L+ Times" w:hAnsi="IXMVM L+ Times" w:cs="IXMVM L+ Times"/>
          <w:i w:val="0"/>
          <w:sz w:val="24"/>
          <w:szCs w:val="24"/>
        </w:rPr>
      </w:pPr>
    </w:p>
    <w:p w14:paraId="3A7BFE8E" w14:textId="77777777" w:rsidR="00AD3747" w:rsidRDefault="00AD3747" w:rsidP="00F92CB7">
      <w:pPr>
        <w:pStyle w:val="ParagraphItalics"/>
        <w:ind w:left="720"/>
        <w:rPr>
          <w:rFonts w:ascii="IXMVM L+ Times" w:hAnsi="IXMVM L+ Times" w:cs="IXMVM L+ Times"/>
          <w:i w:val="0"/>
          <w:sz w:val="24"/>
          <w:szCs w:val="24"/>
        </w:rPr>
      </w:pPr>
    </w:p>
    <w:p w14:paraId="3A7BFE8F" w14:textId="77777777" w:rsidR="00AD3747" w:rsidRDefault="00AD3747" w:rsidP="00F92CB7">
      <w:pPr>
        <w:pStyle w:val="ParagraphItalics"/>
        <w:ind w:left="720"/>
        <w:rPr>
          <w:rFonts w:ascii="IXMVM L+ Times" w:hAnsi="IXMVM L+ Times" w:cs="IXMVM L+ Times"/>
          <w:i w:val="0"/>
          <w:sz w:val="24"/>
          <w:szCs w:val="24"/>
        </w:rPr>
      </w:pPr>
    </w:p>
    <w:p w14:paraId="3A7BFE90" w14:textId="77777777" w:rsidR="00AD3747" w:rsidRDefault="00AD3747" w:rsidP="00F92CB7">
      <w:pPr>
        <w:pStyle w:val="ParagraphItalics"/>
        <w:ind w:left="720"/>
        <w:rPr>
          <w:rFonts w:ascii="IXMVM L+ Times" w:hAnsi="IXMVM L+ Times" w:cs="IXMVM L+ Times"/>
          <w:i w:val="0"/>
          <w:sz w:val="24"/>
          <w:szCs w:val="24"/>
        </w:rPr>
      </w:pPr>
    </w:p>
    <w:p w14:paraId="3A7BFE91" w14:textId="77777777" w:rsidR="00AD3747" w:rsidRDefault="00AD3747" w:rsidP="00F92CB7">
      <w:pPr>
        <w:pStyle w:val="ParagraphItalics"/>
        <w:ind w:left="720"/>
        <w:rPr>
          <w:rFonts w:ascii="IXMVM L+ Times" w:hAnsi="IXMVM L+ Times" w:cs="IXMVM L+ Times"/>
          <w:i w:val="0"/>
          <w:sz w:val="24"/>
          <w:szCs w:val="24"/>
        </w:rPr>
      </w:pPr>
    </w:p>
    <w:p w14:paraId="3A7BFE92" w14:textId="77777777" w:rsidR="00AD3747" w:rsidRDefault="00AD3747" w:rsidP="00F92CB7">
      <w:pPr>
        <w:pStyle w:val="ParagraphItalics"/>
        <w:ind w:left="720"/>
        <w:rPr>
          <w:rFonts w:ascii="IXMVM L+ Times" w:hAnsi="IXMVM L+ Times" w:cs="IXMVM L+ Times"/>
          <w:i w:val="0"/>
          <w:sz w:val="24"/>
          <w:szCs w:val="24"/>
        </w:rPr>
      </w:pPr>
    </w:p>
    <w:p w14:paraId="3A7BFE93" w14:textId="77777777" w:rsidR="00AD3747" w:rsidRDefault="00AD3747" w:rsidP="00F92CB7">
      <w:pPr>
        <w:pStyle w:val="ParagraphItalics"/>
        <w:ind w:left="720"/>
        <w:rPr>
          <w:rFonts w:ascii="IXMVM L+ Times" w:hAnsi="IXMVM L+ Times" w:cs="IXMVM L+ Times"/>
          <w:i w:val="0"/>
          <w:sz w:val="24"/>
          <w:szCs w:val="24"/>
        </w:rPr>
      </w:pPr>
    </w:p>
    <w:p w14:paraId="3A7BFE94" w14:textId="77777777" w:rsidR="00AD3747" w:rsidRDefault="00AD3747" w:rsidP="00F92CB7">
      <w:pPr>
        <w:pStyle w:val="ParagraphItalics"/>
        <w:ind w:left="720"/>
        <w:rPr>
          <w:rFonts w:ascii="IXMVM L+ Times" w:hAnsi="IXMVM L+ Times" w:cs="IXMVM L+ Times"/>
          <w:i w:val="0"/>
          <w:sz w:val="24"/>
          <w:szCs w:val="24"/>
        </w:rPr>
      </w:pPr>
    </w:p>
    <w:p w14:paraId="3A7BFE95" w14:textId="77777777" w:rsidR="00AD3747" w:rsidRDefault="00AD3747" w:rsidP="00F92CB7">
      <w:pPr>
        <w:pStyle w:val="ParagraphItalics"/>
        <w:ind w:left="720"/>
        <w:rPr>
          <w:rFonts w:ascii="IXMVM L+ Times" w:hAnsi="IXMVM L+ Times" w:cs="IXMVM L+ Times"/>
          <w:i w:val="0"/>
          <w:sz w:val="24"/>
          <w:szCs w:val="24"/>
        </w:rPr>
      </w:pPr>
    </w:p>
    <w:p w14:paraId="3A7BFE96" w14:textId="77777777" w:rsidR="00D12FE0" w:rsidRPr="00D12FE0" w:rsidRDefault="00D12FE0" w:rsidP="00F92CB7">
      <w:pPr>
        <w:pStyle w:val="ParagraphItalics"/>
        <w:ind w:left="720"/>
        <w:rPr>
          <w:rFonts w:asciiTheme="minorHAnsi" w:hAnsiTheme="minorHAnsi" w:cstheme="minorHAnsi"/>
        </w:rPr>
      </w:pPr>
    </w:p>
    <w:p w14:paraId="3A7BFE97" w14:textId="77777777" w:rsidR="007A4AFD" w:rsidRPr="00D12FE0" w:rsidRDefault="00B2712F" w:rsidP="00D212A7">
      <w:pPr>
        <w:pStyle w:val="Heading3"/>
      </w:pPr>
      <w:r w:rsidRPr="004330FD">
        <w:rPr>
          <w:rFonts w:asciiTheme="minorHAnsi" w:hAnsiTheme="minorHAnsi"/>
        </w:rPr>
        <w:t xml:space="preserve"> </w:t>
      </w:r>
      <w:bookmarkStart w:id="752" w:name="_Toc315869019"/>
      <w:bookmarkStart w:id="753" w:name="_Toc317842087"/>
      <w:r w:rsidR="00D62061" w:rsidRPr="004330FD">
        <w:t>Cost Baseline</w:t>
      </w:r>
      <w:bookmarkEnd w:id="752"/>
      <w:bookmarkEnd w:id="753"/>
    </w:p>
    <w:p w14:paraId="3A7BFE98" w14:textId="77777777" w:rsidR="00920677" w:rsidRPr="00D12FE0" w:rsidRDefault="00920677" w:rsidP="00D212A7">
      <w:pPr>
        <w:pStyle w:val="ParagraphItalics"/>
        <w:ind w:left="720"/>
        <w:rPr>
          <w:rFonts w:asciiTheme="minorHAnsi" w:hAnsiTheme="minorHAnsi" w:cstheme="minorHAnsi"/>
        </w:rPr>
      </w:pPr>
    </w:p>
    <w:tbl>
      <w:tblPr>
        <w:tblStyle w:val="TableGrid"/>
        <w:tblW w:w="0" w:type="auto"/>
        <w:tblInd w:w="720" w:type="dxa"/>
        <w:tblLook w:val="04A0" w:firstRow="1" w:lastRow="0" w:firstColumn="1" w:lastColumn="0" w:noHBand="0" w:noVBand="1"/>
        <w:tblPrChange w:id="754" w:author="michael.ciccarello" w:date="2013-02-07T11:45:00Z">
          <w:tblPr>
            <w:tblStyle w:val="TableGrid"/>
            <w:tblW w:w="0" w:type="auto"/>
            <w:tblInd w:w="720" w:type="dxa"/>
            <w:tblLook w:val="04A0" w:firstRow="1" w:lastRow="0" w:firstColumn="1" w:lastColumn="0" w:noHBand="0" w:noVBand="1"/>
          </w:tblPr>
        </w:tblPrChange>
      </w:tblPr>
      <w:tblGrid>
        <w:gridCol w:w="1973"/>
        <w:gridCol w:w="1492"/>
        <w:gridCol w:w="1731"/>
        <w:gridCol w:w="2035"/>
        <w:gridCol w:w="1625"/>
        <w:tblGridChange w:id="755">
          <w:tblGrid>
            <w:gridCol w:w="2362"/>
            <w:gridCol w:w="2068"/>
            <w:gridCol w:w="2416"/>
            <w:gridCol w:w="2416"/>
            <w:gridCol w:w="2010"/>
          </w:tblGrid>
        </w:tblGridChange>
      </w:tblGrid>
      <w:tr w:rsidR="00D76909" w:rsidRPr="00D12FE0" w14:paraId="3A7BFE9E" w14:textId="77777777" w:rsidTr="00D76909">
        <w:tc>
          <w:tcPr>
            <w:tcW w:w="1973" w:type="dxa"/>
            <w:tcPrChange w:id="756" w:author="michael.ciccarello" w:date="2013-02-07T11:45:00Z">
              <w:tcPr>
                <w:tcW w:w="2362" w:type="dxa"/>
              </w:tcPr>
            </w:tcPrChange>
          </w:tcPr>
          <w:p w14:paraId="3A7BFE99" w14:textId="77777777" w:rsidR="00D76909" w:rsidRPr="004330FD" w:rsidRDefault="00D76909" w:rsidP="00D212A7">
            <w:pPr>
              <w:pStyle w:val="ParagraphItalics"/>
              <w:rPr>
                <w:rFonts w:asciiTheme="minorHAnsi" w:hAnsiTheme="minorHAnsi" w:cstheme="minorHAnsi"/>
                <w:i w:val="0"/>
              </w:rPr>
            </w:pPr>
            <w:r w:rsidRPr="004330FD">
              <w:rPr>
                <w:rFonts w:asciiTheme="minorHAnsi" w:hAnsiTheme="minorHAnsi" w:cstheme="minorHAnsi"/>
                <w:i w:val="0"/>
              </w:rPr>
              <w:t>NSWC Crane</w:t>
            </w:r>
          </w:p>
        </w:tc>
        <w:tc>
          <w:tcPr>
            <w:tcW w:w="1492" w:type="dxa"/>
            <w:tcPrChange w:id="757" w:author="michael.ciccarello" w:date="2013-02-07T11:45:00Z">
              <w:tcPr>
                <w:tcW w:w="2068" w:type="dxa"/>
              </w:tcPr>
            </w:tcPrChange>
          </w:tcPr>
          <w:p w14:paraId="3A7BFE9A" w14:textId="77777777" w:rsidR="00D76909" w:rsidRPr="00D12FE0" w:rsidRDefault="00D76909" w:rsidP="00D212A7">
            <w:pPr>
              <w:pStyle w:val="ParagraphItalics"/>
              <w:rPr>
                <w:ins w:id="758" w:author="michael.ciccarello" w:date="2013-02-07T11:45:00Z"/>
                <w:rFonts w:asciiTheme="minorHAnsi" w:hAnsiTheme="minorHAnsi" w:cstheme="minorHAnsi"/>
                <w:i w:val="0"/>
              </w:rPr>
            </w:pPr>
            <w:ins w:id="759" w:author="michael.ciccarello" w:date="2013-02-07T11:45:00Z">
              <w:r>
                <w:rPr>
                  <w:rFonts w:asciiTheme="minorHAnsi" w:hAnsiTheme="minorHAnsi" w:cstheme="minorHAnsi"/>
                  <w:i w:val="0"/>
                </w:rPr>
                <w:t>SPAWAR</w:t>
              </w:r>
            </w:ins>
          </w:p>
        </w:tc>
        <w:tc>
          <w:tcPr>
            <w:tcW w:w="1731" w:type="dxa"/>
            <w:tcPrChange w:id="760" w:author="michael.ciccarello" w:date="2013-02-07T11:45:00Z">
              <w:tcPr>
                <w:tcW w:w="2416" w:type="dxa"/>
              </w:tcPr>
            </w:tcPrChange>
          </w:tcPr>
          <w:p w14:paraId="3A7BFE9B" w14:textId="77777777" w:rsidR="00D76909" w:rsidRPr="00D12FE0" w:rsidRDefault="00D76909" w:rsidP="00D212A7">
            <w:pPr>
              <w:pStyle w:val="ParagraphItalics"/>
              <w:rPr>
                <w:ins w:id="761" w:author="michael.ciccarello" w:date="2013-02-07T11:45:00Z"/>
                <w:rFonts w:asciiTheme="minorHAnsi" w:hAnsiTheme="minorHAnsi" w:cstheme="minorHAnsi"/>
                <w:i w:val="0"/>
              </w:rPr>
            </w:pPr>
            <w:ins w:id="762" w:author="michael.ciccarello" w:date="2013-02-07T11:45:00Z">
              <w:r>
                <w:rPr>
                  <w:rFonts w:asciiTheme="minorHAnsi" w:hAnsiTheme="minorHAnsi" w:cstheme="minorHAnsi"/>
                  <w:i w:val="0"/>
                </w:rPr>
                <w:t>USCG</w:t>
              </w:r>
            </w:ins>
          </w:p>
        </w:tc>
        <w:tc>
          <w:tcPr>
            <w:tcW w:w="2035" w:type="dxa"/>
            <w:tcPrChange w:id="763" w:author="michael.ciccarello" w:date="2013-02-07T11:45:00Z">
              <w:tcPr>
                <w:tcW w:w="2416" w:type="dxa"/>
              </w:tcPr>
            </w:tcPrChange>
          </w:tcPr>
          <w:p w14:paraId="3A7BFE9C" w14:textId="77777777" w:rsidR="00D76909" w:rsidRPr="00D12FE0" w:rsidRDefault="00D76909" w:rsidP="00D212A7">
            <w:pPr>
              <w:pStyle w:val="ParagraphItalics"/>
              <w:rPr>
                <w:rFonts w:asciiTheme="minorHAnsi" w:hAnsiTheme="minorHAnsi" w:cstheme="minorHAnsi"/>
                <w:i w:val="0"/>
              </w:rPr>
            </w:pPr>
            <w:r w:rsidRPr="00D12FE0">
              <w:rPr>
                <w:rFonts w:asciiTheme="minorHAnsi" w:hAnsiTheme="minorHAnsi" w:cstheme="minorHAnsi"/>
                <w:i w:val="0"/>
              </w:rPr>
              <w:t>Naval Research Laboratory</w:t>
            </w:r>
          </w:p>
        </w:tc>
        <w:tc>
          <w:tcPr>
            <w:tcW w:w="1625" w:type="dxa"/>
            <w:tcPrChange w:id="764" w:author="michael.ciccarello" w:date="2013-02-07T11:45:00Z">
              <w:tcPr>
                <w:tcW w:w="2010" w:type="dxa"/>
              </w:tcPr>
            </w:tcPrChange>
          </w:tcPr>
          <w:p w14:paraId="3A7BFE9D" w14:textId="77777777" w:rsidR="00D76909" w:rsidRPr="00D12FE0" w:rsidRDefault="00D76909" w:rsidP="00D212A7">
            <w:pPr>
              <w:pStyle w:val="ParagraphItalics"/>
              <w:rPr>
                <w:rFonts w:asciiTheme="minorHAnsi" w:hAnsiTheme="minorHAnsi" w:cstheme="minorHAnsi"/>
                <w:i w:val="0"/>
              </w:rPr>
            </w:pPr>
            <w:ins w:id="765" w:author="michael.ciccarello" w:date="2013-02-07T11:44:00Z">
              <w:r>
                <w:rPr>
                  <w:rFonts w:asciiTheme="minorHAnsi" w:hAnsiTheme="minorHAnsi" w:cstheme="minorHAnsi"/>
                  <w:i w:val="0"/>
                </w:rPr>
                <w:t>SRI</w:t>
              </w:r>
            </w:ins>
          </w:p>
        </w:tc>
      </w:tr>
      <w:tr w:rsidR="00D76909" w:rsidRPr="00D12FE0" w14:paraId="3A7BFEA4" w14:textId="77777777" w:rsidTr="00D76909">
        <w:tc>
          <w:tcPr>
            <w:tcW w:w="1973" w:type="dxa"/>
            <w:tcPrChange w:id="766" w:author="michael.ciccarello" w:date="2013-02-07T11:45:00Z">
              <w:tcPr>
                <w:tcW w:w="2362" w:type="dxa"/>
              </w:tcPr>
            </w:tcPrChange>
          </w:tcPr>
          <w:p w14:paraId="3A7BFE9F" w14:textId="77777777" w:rsidR="00D76909" w:rsidRPr="004330FD" w:rsidRDefault="00D76909" w:rsidP="00D76909">
            <w:pPr>
              <w:pStyle w:val="ParagraphItalics"/>
              <w:rPr>
                <w:rFonts w:asciiTheme="minorHAnsi" w:hAnsiTheme="minorHAnsi" w:cstheme="minorHAnsi"/>
                <w:i w:val="0"/>
              </w:rPr>
            </w:pPr>
            <w:r w:rsidRPr="004330FD">
              <w:rPr>
                <w:rFonts w:asciiTheme="minorHAnsi" w:hAnsiTheme="minorHAnsi" w:cstheme="minorHAnsi"/>
                <w:i w:val="0"/>
              </w:rPr>
              <w:t>$</w:t>
            </w:r>
            <w:del w:id="767" w:author="michael.ciccarello" w:date="2013-02-07T11:44:00Z">
              <w:r w:rsidRPr="004330FD" w:rsidDel="00D76909">
                <w:rPr>
                  <w:rFonts w:asciiTheme="minorHAnsi" w:hAnsiTheme="minorHAnsi" w:cstheme="minorHAnsi"/>
                  <w:i w:val="0"/>
                </w:rPr>
                <w:delText>40K</w:delText>
              </w:r>
            </w:del>
            <w:ins w:id="768" w:author="michael.ciccarello" w:date="2013-02-07T11:44:00Z">
              <w:r>
                <w:rPr>
                  <w:rFonts w:asciiTheme="minorHAnsi" w:hAnsiTheme="minorHAnsi" w:cstheme="minorHAnsi"/>
                  <w:i w:val="0"/>
                </w:rPr>
                <w:t>300</w:t>
              </w:r>
              <w:r w:rsidRPr="004330FD">
                <w:rPr>
                  <w:rFonts w:asciiTheme="minorHAnsi" w:hAnsiTheme="minorHAnsi" w:cstheme="minorHAnsi"/>
                  <w:i w:val="0"/>
                </w:rPr>
                <w:t>K</w:t>
              </w:r>
            </w:ins>
          </w:p>
        </w:tc>
        <w:tc>
          <w:tcPr>
            <w:tcW w:w="1492" w:type="dxa"/>
            <w:tcPrChange w:id="769" w:author="michael.ciccarello" w:date="2013-02-07T11:45:00Z">
              <w:tcPr>
                <w:tcW w:w="2068" w:type="dxa"/>
              </w:tcPr>
            </w:tcPrChange>
          </w:tcPr>
          <w:p w14:paraId="3A7BFEA0" w14:textId="77777777" w:rsidR="00D76909" w:rsidRPr="00D12FE0" w:rsidRDefault="00D76909" w:rsidP="00C92159">
            <w:pPr>
              <w:pStyle w:val="ParagraphItalics"/>
              <w:rPr>
                <w:ins w:id="770" w:author="michael.ciccarello" w:date="2013-02-07T11:45:00Z"/>
                <w:rFonts w:asciiTheme="minorHAnsi" w:hAnsiTheme="minorHAnsi" w:cstheme="minorHAnsi"/>
                <w:i w:val="0"/>
              </w:rPr>
            </w:pPr>
            <w:ins w:id="771" w:author="michael.ciccarello" w:date="2013-02-07T11:45:00Z">
              <w:r>
                <w:rPr>
                  <w:rFonts w:asciiTheme="minorHAnsi" w:hAnsiTheme="minorHAnsi" w:cstheme="minorHAnsi"/>
                  <w:i w:val="0"/>
                </w:rPr>
                <w:t>$</w:t>
              </w:r>
            </w:ins>
            <w:ins w:id="772" w:author="michael.ciccarello" w:date="2013-02-07T11:58:00Z">
              <w:r w:rsidR="00C92159">
                <w:rPr>
                  <w:rFonts w:asciiTheme="minorHAnsi" w:hAnsiTheme="minorHAnsi" w:cstheme="minorHAnsi"/>
                  <w:i w:val="0"/>
                </w:rPr>
                <w:t>6</w:t>
              </w:r>
            </w:ins>
            <w:ins w:id="773" w:author="michael.ciccarello" w:date="2013-02-07T11:45:00Z">
              <w:r>
                <w:rPr>
                  <w:rFonts w:asciiTheme="minorHAnsi" w:hAnsiTheme="minorHAnsi" w:cstheme="minorHAnsi"/>
                  <w:i w:val="0"/>
                </w:rPr>
                <w:t>50K</w:t>
              </w:r>
            </w:ins>
          </w:p>
        </w:tc>
        <w:tc>
          <w:tcPr>
            <w:tcW w:w="1731" w:type="dxa"/>
            <w:tcPrChange w:id="774" w:author="michael.ciccarello" w:date="2013-02-07T11:45:00Z">
              <w:tcPr>
                <w:tcW w:w="2416" w:type="dxa"/>
              </w:tcPr>
            </w:tcPrChange>
          </w:tcPr>
          <w:p w14:paraId="3A7BFEA1" w14:textId="77777777" w:rsidR="00D76909" w:rsidRPr="00D12FE0" w:rsidRDefault="00D76909" w:rsidP="00D76909">
            <w:pPr>
              <w:pStyle w:val="ParagraphItalics"/>
              <w:rPr>
                <w:ins w:id="775" w:author="michael.ciccarello" w:date="2013-02-07T11:45:00Z"/>
                <w:rFonts w:asciiTheme="minorHAnsi" w:hAnsiTheme="minorHAnsi" w:cstheme="minorHAnsi"/>
                <w:i w:val="0"/>
              </w:rPr>
            </w:pPr>
            <w:ins w:id="776" w:author="michael.ciccarello" w:date="2013-02-07T11:45:00Z">
              <w:r>
                <w:rPr>
                  <w:rFonts w:asciiTheme="minorHAnsi" w:hAnsiTheme="minorHAnsi" w:cstheme="minorHAnsi"/>
                  <w:i w:val="0"/>
                </w:rPr>
                <w:t>$195K</w:t>
              </w:r>
            </w:ins>
          </w:p>
        </w:tc>
        <w:tc>
          <w:tcPr>
            <w:tcW w:w="2035" w:type="dxa"/>
            <w:tcPrChange w:id="777" w:author="michael.ciccarello" w:date="2013-02-07T11:45:00Z">
              <w:tcPr>
                <w:tcW w:w="2416" w:type="dxa"/>
              </w:tcPr>
            </w:tcPrChange>
          </w:tcPr>
          <w:p w14:paraId="3A7BFEA2" w14:textId="77777777" w:rsidR="00D76909" w:rsidRPr="00D12FE0" w:rsidRDefault="00D76909" w:rsidP="00342521">
            <w:pPr>
              <w:pStyle w:val="ParagraphItalics"/>
              <w:rPr>
                <w:rFonts w:asciiTheme="minorHAnsi" w:hAnsiTheme="minorHAnsi" w:cstheme="minorHAnsi"/>
                <w:i w:val="0"/>
              </w:rPr>
            </w:pPr>
            <w:r w:rsidRPr="00D12FE0">
              <w:rPr>
                <w:rFonts w:asciiTheme="minorHAnsi" w:hAnsiTheme="minorHAnsi" w:cstheme="minorHAnsi"/>
                <w:i w:val="0"/>
              </w:rPr>
              <w:t>$</w:t>
            </w:r>
            <w:del w:id="778" w:author="michael.ciccarello" w:date="2013-02-07T11:44:00Z">
              <w:r w:rsidRPr="00D12FE0" w:rsidDel="00D76909">
                <w:rPr>
                  <w:rFonts w:asciiTheme="minorHAnsi" w:hAnsiTheme="minorHAnsi" w:cstheme="minorHAnsi"/>
                  <w:i w:val="0"/>
                </w:rPr>
                <w:delText>70K</w:delText>
              </w:r>
            </w:del>
            <w:ins w:id="779" w:author="michael.ciccarello" w:date="2013-02-07T11:52:00Z">
              <w:r w:rsidR="00342521">
                <w:rPr>
                  <w:rFonts w:asciiTheme="minorHAnsi" w:hAnsiTheme="minorHAnsi" w:cstheme="minorHAnsi"/>
                  <w:i w:val="0"/>
                </w:rPr>
                <w:t>1</w:t>
              </w:r>
            </w:ins>
            <w:ins w:id="780" w:author="michael.ciccarello" w:date="2013-02-07T11:53:00Z">
              <w:r w:rsidR="00342521">
                <w:rPr>
                  <w:rFonts w:asciiTheme="minorHAnsi" w:hAnsiTheme="minorHAnsi" w:cstheme="minorHAnsi"/>
                  <w:i w:val="0"/>
                </w:rPr>
                <w:t>.3M</w:t>
              </w:r>
            </w:ins>
          </w:p>
        </w:tc>
        <w:tc>
          <w:tcPr>
            <w:tcW w:w="1625" w:type="dxa"/>
            <w:tcPrChange w:id="781" w:author="michael.ciccarello" w:date="2013-02-07T11:45:00Z">
              <w:tcPr>
                <w:tcW w:w="2010" w:type="dxa"/>
              </w:tcPr>
            </w:tcPrChange>
          </w:tcPr>
          <w:p w14:paraId="3A7BFEA3" w14:textId="77777777" w:rsidR="00D76909" w:rsidRPr="00D12FE0" w:rsidRDefault="00D76909" w:rsidP="00342521">
            <w:pPr>
              <w:pStyle w:val="ParagraphItalics"/>
              <w:rPr>
                <w:ins w:id="782" w:author="michael.ciccarello" w:date="2013-02-07T11:44:00Z"/>
                <w:rFonts w:asciiTheme="minorHAnsi" w:hAnsiTheme="minorHAnsi" w:cstheme="minorHAnsi"/>
                <w:i w:val="0"/>
              </w:rPr>
            </w:pPr>
            <w:ins w:id="783" w:author="michael.ciccarello" w:date="2013-02-07T11:44:00Z">
              <w:r>
                <w:rPr>
                  <w:rFonts w:asciiTheme="minorHAnsi" w:hAnsiTheme="minorHAnsi" w:cstheme="minorHAnsi"/>
                  <w:i w:val="0"/>
                </w:rPr>
                <w:t>$</w:t>
              </w:r>
            </w:ins>
            <w:ins w:id="784" w:author="michael.ciccarello" w:date="2013-02-07T11:52:00Z">
              <w:r w:rsidR="00342521">
                <w:rPr>
                  <w:rFonts w:asciiTheme="minorHAnsi" w:hAnsiTheme="minorHAnsi" w:cstheme="minorHAnsi"/>
                  <w:i w:val="0"/>
                </w:rPr>
                <w:t>950</w:t>
              </w:r>
            </w:ins>
            <w:ins w:id="785" w:author="michael.ciccarello" w:date="2013-02-07T11:44:00Z">
              <w:r>
                <w:rPr>
                  <w:rFonts w:asciiTheme="minorHAnsi" w:hAnsiTheme="minorHAnsi" w:cstheme="minorHAnsi"/>
                  <w:i w:val="0"/>
                </w:rPr>
                <w:t>K</w:t>
              </w:r>
            </w:ins>
          </w:p>
        </w:tc>
      </w:tr>
    </w:tbl>
    <w:p w14:paraId="3A7BFEA5" w14:textId="77777777" w:rsidR="00920677" w:rsidRPr="00D12FE0" w:rsidRDefault="00920677" w:rsidP="00D212A7">
      <w:pPr>
        <w:pStyle w:val="ParagraphItalics"/>
        <w:ind w:left="720"/>
        <w:rPr>
          <w:rFonts w:asciiTheme="minorHAnsi" w:hAnsiTheme="minorHAnsi" w:cstheme="minorHAnsi"/>
        </w:rPr>
      </w:pPr>
    </w:p>
    <w:p w14:paraId="3A7BFEA6" w14:textId="77777777" w:rsidR="00920677" w:rsidRPr="00D12FE0" w:rsidRDefault="00920677" w:rsidP="00D212A7">
      <w:pPr>
        <w:pStyle w:val="ParagraphItalics"/>
        <w:ind w:left="720"/>
        <w:rPr>
          <w:rFonts w:asciiTheme="minorHAnsi" w:hAnsiTheme="minorHAnsi" w:cstheme="minorHAnsi"/>
        </w:rPr>
      </w:pPr>
    </w:p>
    <w:p w14:paraId="3A7BFEA7" w14:textId="77777777" w:rsidR="00920677" w:rsidRPr="00D12FE0" w:rsidRDefault="00920677" w:rsidP="00D212A7">
      <w:pPr>
        <w:pStyle w:val="ParagraphItalics"/>
        <w:ind w:left="720"/>
        <w:rPr>
          <w:rFonts w:asciiTheme="minorHAnsi" w:hAnsiTheme="minorHAnsi" w:cstheme="minorHAnsi"/>
        </w:rPr>
      </w:pPr>
    </w:p>
    <w:p w14:paraId="3A7BFEA8" w14:textId="77777777" w:rsidR="00085B51" w:rsidRDefault="00085B51" w:rsidP="00D212A7">
      <w:pPr>
        <w:pStyle w:val="ParagraphItalics"/>
        <w:ind w:left="720"/>
        <w:rPr>
          <w:rFonts w:asciiTheme="minorHAnsi" w:hAnsiTheme="minorHAnsi" w:cstheme="minorHAnsi"/>
        </w:rPr>
      </w:pPr>
    </w:p>
    <w:p w14:paraId="3A7BFEA9" w14:textId="77777777" w:rsidR="00D12FE0" w:rsidRDefault="00D12FE0" w:rsidP="00D212A7">
      <w:pPr>
        <w:pStyle w:val="ParagraphItalics"/>
        <w:ind w:left="720"/>
        <w:rPr>
          <w:rFonts w:asciiTheme="minorHAnsi" w:hAnsiTheme="minorHAnsi" w:cstheme="minorHAnsi"/>
        </w:rPr>
      </w:pPr>
    </w:p>
    <w:p w14:paraId="3A7BFEAA" w14:textId="77777777" w:rsidR="00D12FE0" w:rsidRDefault="00D12FE0" w:rsidP="00D212A7">
      <w:pPr>
        <w:pStyle w:val="ParagraphItalics"/>
        <w:ind w:left="720"/>
        <w:rPr>
          <w:rFonts w:asciiTheme="minorHAnsi" w:hAnsiTheme="minorHAnsi" w:cstheme="minorHAnsi"/>
        </w:rPr>
      </w:pPr>
    </w:p>
    <w:p w14:paraId="3A7BFEAB" w14:textId="77777777" w:rsidR="00D12FE0" w:rsidRDefault="00D12FE0" w:rsidP="00D212A7">
      <w:pPr>
        <w:pStyle w:val="ParagraphItalics"/>
        <w:ind w:left="720"/>
        <w:rPr>
          <w:rFonts w:asciiTheme="minorHAnsi" w:hAnsiTheme="minorHAnsi" w:cstheme="minorHAnsi"/>
        </w:rPr>
      </w:pPr>
    </w:p>
    <w:p w14:paraId="3A7BFEAC" w14:textId="77777777" w:rsidR="00D12FE0" w:rsidRDefault="00D12FE0" w:rsidP="00D212A7">
      <w:pPr>
        <w:pStyle w:val="ParagraphItalics"/>
        <w:ind w:left="720"/>
        <w:rPr>
          <w:rFonts w:asciiTheme="minorHAnsi" w:hAnsiTheme="minorHAnsi" w:cstheme="minorHAnsi"/>
        </w:rPr>
      </w:pPr>
    </w:p>
    <w:p w14:paraId="3A7BFEAD" w14:textId="77777777" w:rsidR="00D12FE0" w:rsidRDefault="00D12FE0" w:rsidP="00D212A7">
      <w:pPr>
        <w:pStyle w:val="ParagraphItalics"/>
        <w:ind w:left="720"/>
        <w:rPr>
          <w:rFonts w:asciiTheme="minorHAnsi" w:hAnsiTheme="minorHAnsi" w:cstheme="minorHAnsi"/>
        </w:rPr>
      </w:pPr>
    </w:p>
    <w:p w14:paraId="3A7BFEAE" w14:textId="77777777" w:rsidR="00D12FE0" w:rsidRDefault="00D12FE0" w:rsidP="00D212A7">
      <w:pPr>
        <w:pStyle w:val="ParagraphItalics"/>
        <w:ind w:left="720"/>
        <w:rPr>
          <w:rFonts w:asciiTheme="minorHAnsi" w:hAnsiTheme="minorHAnsi" w:cstheme="minorHAnsi"/>
        </w:rPr>
      </w:pPr>
    </w:p>
    <w:p w14:paraId="3A7BFEAF" w14:textId="77777777" w:rsidR="00D12FE0" w:rsidRDefault="00D12FE0" w:rsidP="00D212A7">
      <w:pPr>
        <w:pStyle w:val="ParagraphItalics"/>
        <w:ind w:left="720"/>
        <w:rPr>
          <w:rFonts w:asciiTheme="minorHAnsi" w:hAnsiTheme="minorHAnsi" w:cstheme="minorHAnsi"/>
        </w:rPr>
      </w:pPr>
    </w:p>
    <w:p w14:paraId="3A7BFEB0" w14:textId="77777777" w:rsidR="00D12FE0" w:rsidRDefault="00D12FE0" w:rsidP="00D212A7">
      <w:pPr>
        <w:pStyle w:val="ParagraphItalics"/>
        <w:ind w:left="720"/>
        <w:rPr>
          <w:rFonts w:asciiTheme="minorHAnsi" w:hAnsiTheme="minorHAnsi" w:cstheme="minorHAnsi"/>
        </w:rPr>
      </w:pPr>
    </w:p>
    <w:p w14:paraId="3A7BFEB1" w14:textId="77777777" w:rsidR="00D12FE0" w:rsidRDefault="00D12FE0" w:rsidP="00D212A7">
      <w:pPr>
        <w:pStyle w:val="ParagraphItalics"/>
        <w:ind w:left="720"/>
        <w:rPr>
          <w:rFonts w:asciiTheme="minorHAnsi" w:hAnsiTheme="minorHAnsi" w:cstheme="minorHAnsi"/>
        </w:rPr>
      </w:pPr>
    </w:p>
    <w:p w14:paraId="3A7BFEB2" w14:textId="77777777" w:rsidR="00D12FE0" w:rsidRDefault="00D12FE0" w:rsidP="00D212A7">
      <w:pPr>
        <w:pStyle w:val="ParagraphItalics"/>
        <w:ind w:left="720"/>
        <w:rPr>
          <w:rFonts w:asciiTheme="minorHAnsi" w:hAnsiTheme="minorHAnsi" w:cstheme="minorHAnsi"/>
        </w:rPr>
      </w:pPr>
    </w:p>
    <w:p w14:paraId="3A7BFEB3" w14:textId="77777777" w:rsidR="00D12FE0" w:rsidRDefault="00D12FE0" w:rsidP="00D212A7">
      <w:pPr>
        <w:pStyle w:val="ParagraphItalics"/>
        <w:ind w:left="720"/>
        <w:rPr>
          <w:rFonts w:asciiTheme="minorHAnsi" w:hAnsiTheme="minorHAnsi" w:cstheme="minorHAnsi"/>
        </w:rPr>
      </w:pPr>
    </w:p>
    <w:p w14:paraId="3A7BFEB4" w14:textId="77777777" w:rsidR="00D12FE0" w:rsidRDefault="00D12FE0" w:rsidP="00D212A7">
      <w:pPr>
        <w:pStyle w:val="ParagraphItalics"/>
        <w:ind w:left="720"/>
        <w:rPr>
          <w:rFonts w:asciiTheme="minorHAnsi" w:hAnsiTheme="minorHAnsi" w:cstheme="minorHAnsi"/>
        </w:rPr>
      </w:pPr>
    </w:p>
    <w:p w14:paraId="3A7BFEB5" w14:textId="77777777" w:rsidR="00D12FE0" w:rsidRDefault="00D12FE0" w:rsidP="00D212A7">
      <w:pPr>
        <w:pStyle w:val="ParagraphItalics"/>
        <w:ind w:left="720"/>
        <w:rPr>
          <w:rFonts w:asciiTheme="minorHAnsi" w:hAnsiTheme="minorHAnsi" w:cstheme="minorHAnsi"/>
        </w:rPr>
      </w:pPr>
    </w:p>
    <w:p w14:paraId="3A7BFEB6" w14:textId="77777777" w:rsidR="00AD3747" w:rsidRDefault="00AD3747" w:rsidP="00D212A7">
      <w:pPr>
        <w:pStyle w:val="ParagraphItalics"/>
        <w:ind w:left="720"/>
        <w:rPr>
          <w:rFonts w:asciiTheme="minorHAnsi" w:hAnsiTheme="minorHAnsi" w:cstheme="minorHAnsi"/>
        </w:rPr>
      </w:pPr>
    </w:p>
    <w:p w14:paraId="3A7BFEB7" w14:textId="77777777" w:rsidR="00AD3747" w:rsidRDefault="00AD3747" w:rsidP="00D212A7">
      <w:pPr>
        <w:pStyle w:val="ParagraphItalics"/>
        <w:ind w:left="720"/>
        <w:rPr>
          <w:rFonts w:asciiTheme="minorHAnsi" w:hAnsiTheme="minorHAnsi" w:cstheme="minorHAnsi"/>
        </w:rPr>
      </w:pPr>
    </w:p>
    <w:p w14:paraId="3A7BFEB8" w14:textId="77777777" w:rsidR="00AD3747" w:rsidRDefault="00AD3747" w:rsidP="00D212A7">
      <w:pPr>
        <w:pStyle w:val="ParagraphItalics"/>
        <w:ind w:left="720"/>
        <w:rPr>
          <w:rFonts w:asciiTheme="minorHAnsi" w:hAnsiTheme="minorHAnsi" w:cstheme="minorHAnsi"/>
        </w:rPr>
      </w:pPr>
    </w:p>
    <w:p w14:paraId="3A7BFEB9" w14:textId="77777777" w:rsidR="00AD3747" w:rsidRDefault="00AD3747" w:rsidP="00D212A7">
      <w:pPr>
        <w:pStyle w:val="ParagraphItalics"/>
        <w:ind w:left="720"/>
        <w:rPr>
          <w:rFonts w:asciiTheme="minorHAnsi" w:hAnsiTheme="minorHAnsi" w:cstheme="minorHAnsi"/>
        </w:rPr>
      </w:pPr>
    </w:p>
    <w:p w14:paraId="3A7BFEBA" w14:textId="77777777" w:rsidR="00AD3747" w:rsidRDefault="00AD3747" w:rsidP="00D212A7">
      <w:pPr>
        <w:pStyle w:val="ParagraphItalics"/>
        <w:ind w:left="720"/>
        <w:rPr>
          <w:rFonts w:asciiTheme="minorHAnsi" w:hAnsiTheme="minorHAnsi" w:cstheme="minorHAnsi"/>
        </w:rPr>
      </w:pPr>
    </w:p>
    <w:p w14:paraId="3A7BFEBB" w14:textId="77777777" w:rsidR="00AD3747" w:rsidRDefault="00AD3747" w:rsidP="00D212A7">
      <w:pPr>
        <w:pStyle w:val="ParagraphItalics"/>
        <w:ind w:left="720"/>
        <w:rPr>
          <w:rFonts w:asciiTheme="minorHAnsi" w:hAnsiTheme="minorHAnsi" w:cstheme="minorHAnsi"/>
        </w:rPr>
      </w:pPr>
    </w:p>
    <w:p w14:paraId="3A7BFEBC" w14:textId="77777777" w:rsidR="00AD3747" w:rsidRDefault="00AD3747" w:rsidP="00D212A7">
      <w:pPr>
        <w:pStyle w:val="ParagraphItalics"/>
        <w:ind w:left="720"/>
        <w:rPr>
          <w:rFonts w:asciiTheme="minorHAnsi" w:hAnsiTheme="minorHAnsi" w:cstheme="minorHAnsi"/>
        </w:rPr>
      </w:pPr>
    </w:p>
    <w:p w14:paraId="3A7BFEBD" w14:textId="77777777" w:rsidR="00AD3747" w:rsidRDefault="00AD3747" w:rsidP="00D212A7">
      <w:pPr>
        <w:pStyle w:val="ParagraphItalics"/>
        <w:ind w:left="720"/>
        <w:rPr>
          <w:rFonts w:asciiTheme="minorHAnsi" w:hAnsiTheme="minorHAnsi" w:cstheme="minorHAnsi"/>
        </w:rPr>
      </w:pPr>
    </w:p>
    <w:p w14:paraId="3A7BFEBE" w14:textId="77777777" w:rsidR="00AD3747" w:rsidRDefault="00AD3747" w:rsidP="00D212A7">
      <w:pPr>
        <w:pStyle w:val="ParagraphItalics"/>
        <w:ind w:left="720"/>
        <w:rPr>
          <w:rFonts w:asciiTheme="minorHAnsi" w:hAnsiTheme="minorHAnsi" w:cstheme="minorHAnsi"/>
        </w:rPr>
      </w:pPr>
    </w:p>
    <w:p w14:paraId="3A7BFEBF" w14:textId="77777777" w:rsidR="00D12FE0" w:rsidRPr="00D12FE0" w:rsidRDefault="00D12FE0" w:rsidP="00D212A7">
      <w:pPr>
        <w:pStyle w:val="ParagraphItalics"/>
        <w:ind w:left="720"/>
        <w:rPr>
          <w:rFonts w:asciiTheme="minorHAnsi" w:hAnsiTheme="minorHAnsi" w:cstheme="minorHAnsi"/>
        </w:rPr>
      </w:pPr>
    </w:p>
    <w:p w14:paraId="3A7BFEC0" w14:textId="77777777" w:rsidR="00474051" w:rsidRPr="00D12FE0" w:rsidRDefault="000D3CCD" w:rsidP="00D212A7">
      <w:pPr>
        <w:pStyle w:val="Heading3"/>
      </w:pPr>
      <w:bookmarkStart w:id="786" w:name="_Toc315869020"/>
      <w:bookmarkStart w:id="787" w:name="_Toc317842088"/>
      <w:r w:rsidRPr="004330FD">
        <w:t>Cost Control</w:t>
      </w:r>
      <w:r w:rsidR="00D62061" w:rsidRPr="004330FD">
        <w:t xml:space="preserve"> Plan</w:t>
      </w:r>
      <w:bookmarkEnd w:id="786"/>
      <w:bookmarkEnd w:id="787"/>
    </w:p>
    <w:p w14:paraId="3A7BFEC1" w14:textId="77777777" w:rsidR="00D12FE0" w:rsidRDefault="00D12FE0" w:rsidP="00085B51">
      <w:pPr>
        <w:pStyle w:val="ParagraphItalics"/>
        <w:ind w:left="720"/>
        <w:rPr>
          <w:rFonts w:asciiTheme="minorHAnsi" w:hAnsiTheme="minorHAnsi" w:cstheme="minorHAnsi"/>
          <w:i w:val="0"/>
        </w:rPr>
      </w:pPr>
    </w:p>
    <w:p w14:paraId="3A7BFEC2"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An AoA was conducted to address PCSI’s operational effectiveness related to its</w:t>
      </w:r>
    </w:p>
    <w:p w14:paraId="3A7BFEC3" w14:textId="77777777" w:rsidR="00AD3747" w:rsidRPr="00AD3747" w:rsidRDefault="00085B51" w:rsidP="00AD3747">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life-cycle costs compared to various other alternatives to meet the mission area need</w:t>
      </w:r>
    </w:p>
    <w:p w14:paraId="3A7BFEC4"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lastRenderedPageBreak/>
        <w:t xml:space="preserve"> The analysis was intended to:</w:t>
      </w:r>
    </w:p>
    <w:p w14:paraId="3A7BFEC5" w14:textId="77777777" w:rsidR="00D12FE0" w:rsidRPr="00AD3747" w:rsidRDefault="00D12FE0" w:rsidP="00D12FE0">
      <w:pPr>
        <w:pStyle w:val="ParagraphItalics"/>
        <w:spacing w:before="0" w:after="0"/>
        <w:ind w:left="720"/>
        <w:rPr>
          <w:rFonts w:asciiTheme="minorHAnsi" w:hAnsiTheme="minorHAnsi" w:cstheme="minorHAnsi"/>
          <w:i w:val="0"/>
          <w:szCs w:val="22"/>
        </w:rPr>
      </w:pPr>
    </w:p>
    <w:p w14:paraId="3A7BFEC6"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 Analyze a</w:t>
      </w:r>
      <w:r w:rsidR="00D91770" w:rsidRPr="00AD3747">
        <w:rPr>
          <w:rFonts w:asciiTheme="minorHAnsi" w:hAnsiTheme="minorHAnsi" w:cstheme="minorHAnsi"/>
          <w:i w:val="0"/>
          <w:szCs w:val="22"/>
        </w:rPr>
        <w:t xml:space="preserve">lternatives as part of the </w:t>
      </w:r>
      <w:r w:rsidRPr="00AD3747">
        <w:rPr>
          <w:rFonts w:asciiTheme="minorHAnsi" w:hAnsiTheme="minorHAnsi" w:cstheme="minorHAnsi"/>
          <w:i w:val="0"/>
          <w:szCs w:val="22"/>
        </w:rPr>
        <w:t>process. Alternatives analysis broadly examines</w:t>
      </w:r>
    </w:p>
    <w:p w14:paraId="3A7BFEC7"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multiple elements of project or program alternatives including technical risk and</w:t>
      </w:r>
    </w:p>
    <w:p w14:paraId="3A7BFEC8" w14:textId="77777777" w:rsidR="00085B51" w:rsidRPr="00AD3747" w:rsidRDefault="00D91770" w:rsidP="00D9177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 xml:space="preserve">maturity, price, and costs. </w:t>
      </w:r>
      <w:r w:rsidR="00085B51" w:rsidRPr="00AD3747">
        <w:rPr>
          <w:rFonts w:asciiTheme="minorHAnsi" w:hAnsiTheme="minorHAnsi" w:cstheme="minorHAnsi"/>
          <w:i w:val="0"/>
          <w:szCs w:val="22"/>
        </w:rPr>
        <w:t>E</w:t>
      </w:r>
      <w:r w:rsidRPr="00AD3747">
        <w:rPr>
          <w:rFonts w:asciiTheme="minorHAnsi" w:hAnsiTheme="minorHAnsi" w:cstheme="minorHAnsi"/>
          <w:i w:val="0"/>
          <w:szCs w:val="22"/>
        </w:rPr>
        <w:t xml:space="preserve">xplicitly analyze continued </w:t>
      </w:r>
      <w:r w:rsidR="00085B51" w:rsidRPr="00AD3747">
        <w:rPr>
          <w:rFonts w:asciiTheme="minorHAnsi" w:hAnsiTheme="minorHAnsi" w:cstheme="minorHAnsi"/>
          <w:i w:val="0"/>
          <w:szCs w:val="22"/>
        </w:rPr>
        <w:t>costs of the baseline. Where appropriate, the analysis shall address</w:t>
      </w:r>
      <w:r w:rsidRPr="00AD3747">
        <w:rPr>
          <w:rFonts w:asciiTheme="minorHAnsi" w:hAnsiTheme="minorHAnsi" w:cstheme="minorHAnsi"/>
          <w:i w:val="0"/>
          <w:szCs w:val="22"/>
        </w:rPr>
        <w:t xml:space="preserve"> </w:t>
      </w:r>
      <w:r w:rsidR="00085B51" w:rsidRPr="00AD3747">
        <w:rPr>
          <w:rFonts w:asciiTheme="minorHAnsi" w:hAnsiTheme="minorHAnsi" w:cstheme="minorHAnsi"/>
          <w:i w:val="0"/>
          <w:szCs w:val="22"/>
        </w:rPr>
        <w:t>the interoperability and commonality of compone</w:t>
      </w:r>
      <w:r w:rsidRPr="00AD3747">
        <w:rPr>
          <w:rFonts w:asciiTheme="minorHAnsi" w:hAnsiTheme="minorHAnsi" w:cstheme="minorHAnsi"/>
          <w:i w:val="0"/>
          <w:szCs w:val="22"/>
        </w:rPr>
        <w:t xml:space="preserve">nts or systems that are similar </w:t>
      </w:r>
      <w:r w:rsidR="00085B51" w:rsidRPr="00AD3747">
        <w:rPr>
          <w:rFonts w:asciiTheme="minorHAnsi" w:hAnsiTheme="minorHAnsi" w:cstheme="minorHAnsi"/>
          <w:i w:val="0"/>
          <w:szCs w:val="22"/>
        </w:rPr>
        <w:t xml:space="preserve">in function to other </w:t>
      </w:r>
      <w:r w:rsidRPr="00AD3747">
        <w:rPr>
          <w:rFonts w:asciiTheme="minorHAnsi" w:hAnsiTheme="minorHAnsi" w:cstheme="minorHAnsi"/>
          <w:i w:val="0"/>
          <w:szCs w:val="22"/>
        </w:rPr>
        <w:t xml:space="preserve"> DHS S&amp;T </w:t>
      </w:r>
      <w:r w:rsidR="00085B51" w:rsidRPr="00AD3747">
        <w:rPr>
          <w:rFonts w:asciiTheme="minorHAnsi" w:hAnsiTheme="minorHAnsi" w:cstheme="minorHAnsi"/>
          <w:i w:val="0"/>
          <w:szCs w:val="22"/>
        </w:rPr>
        <w:t>programs.</w:t>
      </w:r>
    </w:p>
    <w:p w14:paraId="3A7BFEC9"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 Aid decision makers in judging whether any of the proposed alternatives to an existing</w:t>
      </w:r>
    </w:p>
    <w:p w14:paraId="3A7BFECA"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system offers sufficient military and/or economic benefit to justify the cost. For most</w:t>
      </w:r>
    </w:p>
    <w:p w14:paraId="3A7BFECB" w14:textId="77777777" w:rsidR="00085B51" w:rsidRPr="00AD3747" w:rsidRDefault="00085B51" w:rsidP="00AD3747">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systems, the analysis shall consider and baseline against the system(s) that the acquisition</w:t>
      </w:r>
      <w:r w:rsidR="00AD3747" w:rsidRPr="00AD3747">
        <w:rPr>
          <w:rFonts w:asciiTheme="minorHAnsi" w:hAnsiTheme="minorHAnsi" w:cstheme="minorHAnsi"/>
          <w:i w:val="0"/>
          <w:szCs w:val="22"/>
        </w:rPr>
        <w:t xml:space="preserve"> </w:t>
      </w:r>
      <w:r w:rsidRPr="00AD3747">
        <w:rPr>
          <w:rFonts w:asciiTheme="minorHAnsi" w:hAnsiTheme="minorHAnsi" w:cstheme="minorHAnsi"/>
          <w:i w:val="0"/>
          <w:szCs w:val="22"/>
        </w:rPr>
        <w:t>program will replace, if they exist. The analysis shall consider the benefits</w:t>
      </w:r>
    </w:p>
    <w:p w14:paraId="3A7BFECC"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 xml:space="preserve">and detriments, if any, of accelerated and delayed introduction of </w:t>
      </w:r>
      <w:r w:rsidR="00D53DA4">
        <w:rPr>
          <w:rFonts w:asciiTheme="minorHAnsi" w:hAnsiTheme="minorHAnsi" w:cstheme="minorHAnsi"/>
          <w:i w:val="0"/>
          <w:szCs w:val="22"/>
        </w:rPr>
        <w:t>MDA</w:t>
      </w:r>
      <w:r w:rsidRPr="00AD3747">
        <w:rPr>
          <w:rFonts w:asciiTheme="minorHAnsi" w:hAnsiTheme="minorHAnsi" w:cstheme="minorHAnsi"/>
          <w:i w:val="0"/>
          <w:szCs w:val="22"/>
        </w:rPr>
        <w:t xml:space="preserve"> capabilities,</w:t>
      </w:r>
    </w:p>
    <w:p w14:paraId="3A7BFECD" w14:textId="77777777" w:rsidR="00085B51" w:rsidRPr="00AD3747" w:rsidRDefault="00085B51" w:rsidP="00D12FE0">
      <w:pPr>
        <w:pStyle w:val="ParagraphItalics"/>
        <w:spacing w:before="0" w:after="0"/>
        <w:ind w:left="720"/>
        <w:rPr>
          <w:rFonts w:asciiTheme="minorHAnsi" w:hAnsiTheme="minorHAnsi" w:cstheme="minorHAnsi"/>
          <w:i w:val="0"/>
          <w:szCs w:val="22"/>
        </w:rPr>
      </w:pPr>
      <w:r w:rsidRPr="00AD3747">
        <w:rPr>
          <w:rFonts w:asciiTheme="minorHAnsi" w:hAnsiTheme="minorHAnsi" w:cstheme="minorHAnsi"/>
          <w:i w:val="0"/>
          <w:szCs w:val="22"/>
        </w:rPr>
        <w:t>including the effect on life-cycle costs.</w:t>
      </w:r>
    </w:p>
    <w:p w14:paraId="3A7BFECE" w14:textId="77777777" w:rsidR="00D12FE0" w:rsidRPr="00AD3747" w:rsidRDefault="00D12FE0" w:rsidP="00D12FE0">
      <w:pPr>
        <w:pStyle w:val="ParagraphItalics"/>
        <w:spacing w:before="0" w:after="0"/>
        <w:ind w:left="720"/>
        <w:rPr>
          <w:rFonts w:asciiTheme="minorHAnsi" w:hAnsiTheme="minorHAnsi" w:cstheme="minorHAnsi"/>
          <w:i w:val="0"/>
          <w:szCs w:val="22"/>
        </w:rPr>
      </w:pPr>
    </w:p>
    <w:p w14:paraId="3A7BFECF" w14:textId="77777777" w:rsidR="00085B51" w:rsidRPr="00AD3747" w:rsidRDefault="00085B51" w:rsidP="00D12FE0">
      <w:pPr>
        <w:autoSpaceDE w:val="0"/>
        <w:autoSpaceDN w:val="0"/>
        <w:adjustRightInd w:val="0"/>
        <w:ind w:firstLine="720"/>
        <w:rPr>
          <w:rFonts w:asciiTheme="minorHAnsi" w:eastAsiaTheme="minorHAnsi" w:hAnsiTheme="minorHAnsi" w:cstheme="minorHAnsi"/>
          <w:color w:val="000000"/>
          <w:sz w:val="22"/>
          <w:szCs w:val="22"/>
        </w:rPr>
      </w:pPr>
      <w:r w:rsidRPr="00AD3747">
        <w:rPr>
          <w:rFonts w:asciiTheme="minorHAnsi" w:eastAsiaTheme="minorHAnsi" w:hAnsiTheme="minorHAnsi" w:cstheme="minorHAnsi"/>
          <w:color w:val="000000"/>
          <w:sz w:val="22"/>
          <w:szCs w:val="22"/>
        </w:rPr>
        <w:t>The analysis will largely be quantitative, but qualitative aspects must also be considered.</w:t>
      </w:r>
    </w:p>
    <w:p w14:paraId="3A7BFED0" w14:textId="77777777" w:rsidR="00085B51" w:rsidRPr="00AD3747" w:rsidRDefault="00085B51" w:rsidP="00AD3747">
      <w:pPr>
        <w:autoSpaceDE w:val="0"/>
        <w:autoSpaceDN w:val="0"/>
        <w:adjustRightInd w:val="0"/>
        <w:ind w:left="720"/>
        <w:rPr>
          <w:rFonts w:asciiTheme="minorHAnsi" w:eastAsiaTheme="minorHAnsi" w:hAnsiTheme="minorHAnsi" w:cstheme="minorHAnsi"/>
          <w:color w:val="000000"/>
          <w:sz w:val="22"/>
          <w:szCs w:val="22"/>
        </w:rPr>
      </w:pPr>
      <w:r w:rsidRPr="00AD3747">
        <w:rPr>
          <w:rFonts w:asciiTheme="minorHAnsi" w:eastAsiaTheme="minorHAnsi" w:hAnsiTheme="minorHAnsi" w:cstheme="minorHAnsi"/>
          <w:color w:val="000000"/>
          <w:sz w:val="22"/>
          <w:szCs w:val="22"/>
        </w:rPr>
        <w:t xml:space="preserve">It facilitates decision makers and staffs at all levels to engage in discussions of key </w:t>
      </w:r>
      <w:r w:rsidR="00AD3747" w:rsidRPr="00AD3747">
        <w:rPr>
          <w:rFonts w:asciiTheme="minorHAnsi" w:eastAsiaTheme="minorHAnsi" w:hAnsiTheme="minorHAnsi" w:cstheme="minorHAnsi"/>
          <w:color w:val="000000"/>
          <w:sz w:val="22"/>
          <w:szCs w:val="22"/>
        </w:rPr>
        <w:t xml:space="preserve"> </w:t>
      </w:r>
      <w:r w:rsidRPr="00AD3747">
        <w:rPr>
          <w:rFonts w:asciiTheme="minorHAnsi" w:eastAsiaTheme="minorHAnsi" w:hAnsiTheme="minorHAnsi" w:cstheme="minorHAnsi"/>
          <w:color w:val="000000"/>
          <w:sz w:val="22"/>
          <w:szCs w:val="22"/>
        </w:rPr>
        <w:t>assumption</w:t>
      </w:r>
      <w:r w:rsidR="00AD3747" w:rsidRPr="00AD3747">
        <w:rPr>
          <w:rFonts w:asciiTheme="minorHAnsi" w:eastAsiaTheme="minorHAnsi" w:hAnsiTheme="minorHAnsi" w:cstheme="minorHAnsi"/>
          <w:color w:val="000000"/>
          <w:sz w:val="22"/>
          <w:szCs w:val="22"/>
        </w:rPr>
        <w:t xml:space="preserve"> </w:t>
      </w:r>
      <w:r w:rsidRPr="00AD3747">
        <w:rPr>
          <w:rFonts w:asciiTheme="minorHAnsi" w:eastAsiaTheme="minorHAnsi" w:hAnsiTheme="minorHAnsi" w:cstheme="minorHAnsi"/>
          <w:color w:val="000000"/>
          <w:sz w:val="22"/>
          <w:szCs w:val="22"/>
        </w:rPr>
        <w:t>sand variables, develop better program understanding, and foster joint ownership of the</w:t>
      </w:r>
      <w:r w:rsidR="00D53DA4">
        <w:rPr>
          <w:rFonts w:asciiTheme="minorHAnsi" w:eastAsiaTheme="minorHAnsi" w:hAnsiTheme="minorHAnsi" w:cstheme="minorHAnsi"/>
          <w:color w:val="000000"/>
          <w:sz w:val="22"/>
          <w:szCs w:val="22"/>
        </w:rPr>
        <w:t xml:space="preserve"> </w:t>
      </w:r>
      <w:r w:rsidRPr="00AD3747">
        <w:rPr>
          <w:rFonts w:asciiTheme="minorHAnsi" w:eastAsiaTheme="minorHAnsi" w:hAnsiTheme="minorHAnsi" w:cstheme="minorHAnsi"/>
          <w:color w:val="000000"/>
          <w:sz w:val="22"/>
          <w:szCs w:val="22"/>
        </w:rPr>
        <w:t>program and program decisions. There shall be a clear linkage betwe</w:t>
      </w:r>
      <w:r w:rsidR="00126FDC" w:rsidRPr="00AD3747">
        <w:rPr>
          <w:rFonts w:asciiTheme="minorHAnsi" w:eastAsiaTheme="minorHAnsi" w:hAnsiTheme="minorHAnsi" w:cstheme="minorHAnsi"/>
          <w:color w:val="000000"/>
          <w:sz w:val="22"/>
          <w:szCs w:val="22"/>
        </w:rPr>
        <w:t>en the AoA, system requirements</w:t>
      </w:r>
      <w:r w:rsidR="00D91770" w:rsidRPr="00AD3747">
        <w:rPr>
          <w:rFonts w:asciiTheme="minorHAnsi" w:eastAsiaTheme="minorHAnsi" w:hAnsiTheme="minorHAnsi" w:cstheme="minorHAnsi"/>
          <w:color w:val="000000"/>
          <w:sz w:val="22"/>
          <w:szCs w:val="22"/>
        </w:rPr>
        <w:t xml:space="preserve"> </w:t>
      </w:r>
      <w:r w:rsidRPr="00AD3747">
        <w:rPr>
          <w:rFonts w:asciiTheme="minorHAnsi" w:eastAsiaTheme="minorHAnsi" w:hAnsiTheme="minorHAnsi" w:cstheme="minorHAnsi"/>
          <w:color w:val="000000"/>
          <w:sz w:val="22"/>
          <w:szCs w:val="22"/>
        </w:rPr>
        <w:t>and test and evaluation measures of effectiveness. The</w:t>
      </w:r>
      <w:r w:rsidR="00126FDC" w:rsidRPr="00AD3747">
        <w:rPr>
          <w:rFonts w:asciiTheme="minorHAnsi" w:eastAsiaTheme="minorHAnsi" w:hAnsiTheme="minorHAnsi" w:cstheme="minorHAnsi"/>
          <w:color w:val="000000"/>
          <w:sz w:val="22"/>
          <w:szCs w:val="22"/>
        </w:rPr>
        <w:t xml:space="preserve"> analysis shall reveal insights </w:t>
      </w:r>
      <w:r w:rsidRPr="00AD3747">
        <w:rPr>
          <w:rFonts w:asciiTheme="minorHAnsi" w:eastAsiaTheme="minorHAnsi" w:hAnsiTheme="minorHAnsi" w:cstheme="minorHAnsi"/>
          <w:color w:val="000000"/>
          <w:sz w:val="22"/>
          <w:szCs w:val="22"/>
        </w:rPr>
        <w:t>into program knowns and unknowns and highlight relati</w:t>
      </w:r>
      <w:r w:rsidR="00126FDC" w:rsidRPr="00AD3747">
        <w:rPr>
          <w:rFonts w:asciiTheme="minorHAnsi" w:eastAsiaTheme="minorHAnsi" w:hAnsiTheme="minorHAnsi" w:cstheme="minorHAnsi"/>
          <w:color w:val="000000"/>
          <w:sz w:val="22"/>
          <w:szCs w:val="22"/>
        </w:rPr>
        <w:t xml:space="preserve">ve advantages and disadvantages </w:t>
      </w:r>
      <w:r w:rsidRPr="00AD3747">
        <w:rPr>
          <w:rFonts w:asciiTheme="minorHAnsi" w:eastAsiaTheme="minorHAnsi" w:hAnsiTheme="minorHAnsi" w:cstheme="minorHAnsi"/>
          <w:color w:val="000000"/>
          <w:sz w:val="22"/>
          <w:szCs w:val="22"/>
        </w:rPr>
        <w:t>of the alternatives being considered.</w:t>
      </w:r>
    </w:p>
    <w:p w14:paraId="3A7BFED1" w14:textId="77777777" w:rsidR="00085B51" w:rsidRPr="00D12FE0" w:rsidRDefault="00085B51" w:rsidP="00D12FE0">
      <w:pPr>
        <w:pStyle w:val="ParagraphItalics"/>
        <w:spacing w:before="0" w:after="0"/>
        <w:ind w:left="720"/>
      </w:pPr>
    </w:p>
    <w:p w14:paraId="3A7BFED2" w14:textId="77777777" w:rsidR="00FF7E45" w:rsidRPr="00D12FE0" w:rsidRDefault="00FF7E45" w:rsidP="00085B51">
      <w:pPr>
        <w:pStyle w:val="ParagraphItalics"/>
        <w:ind w:left="720"/>
        <w:rPr>
          <w:rFonts w:asciiTheme="minorHAnsi" w:hAnsiTheme="minorHAnsi" w:cstheme="minorHAnsi"/>
        </w:rPr>
      </w:pPr>
    </w:p>
    <w:p w14:paraId="3A7BFED3" w14:textId="77777777" w:rsidR="00FF7E45" w:rsidRPr="00D12FE0" w:rsidRDefault="00FF7E45" w:rsidP="00085B51">
      <w:pPr>
        <w:pStyle w:val="ParagraphItalics"/>
        <w:ind w:left="720"/>
        <w:rPr>
          <w:rFonts w:asciiTheme="minorHAnsi" w:hAnsiTheme="minorHAnsi" w:cstheme="minorHAnsi"/>
        </w:rPr>
      </w:pPr>
    </w:p>
    <w:p w14:paraId="3A7BFED4" w14:textId="77777777" w:rsidR="00FF7E45" w:rsidRPr="00D12FE0" w:rsidRDefault="00FF7E45" w:rsidP="00085B51">
      <w:pPr>
        <w:pStyle w:val="ParagraphItalics"/>
        <w:ind w:left="720"/>
        <w:rPr>
          <w:rFonts w:asciiTheme="minorHAnsi" w:hAnsiTheme="minorHAnsi" w:cstheme="minorHAnsi"/>
        </w:rPr>
      </w:pPr>
    </w:p>
    <w:p w14:paraId="3A7BFED5" w14:textId="77777777" w:rsidR="00085B51" w:rsidRDefault="00085B51" w:rsidP="00591F0E">
      <w:pPr>
        <w:pStyle w:val="ParagraphItalics"/>
        <w:ind w:left="720"/>
        <w:rPr>
          <w:rFonts w:asciiTheme="minorHAnsi" w:hAnsiTheme="minorHAnsi" w:cstheme="minorHAnsi"/>
        </w:rPr>
      </w:pPr>
      <w:bookmarkStart w:id="788" w:name="_Toc315961227"/>
      <w:bookmarkStart w:id="789" w:name="_Toc315961359"/>
      <w:bookmarkStart w:id="790" w:name="_Toc315961491"/>
      <w:bookmarkStart w:id="791" w:name="_Toc315961623"/>
      <w:bookmarkStart w:id="792" w:name="_Toc315961756"/>
      <w:bookmarkStart w:id="793" w:name="_Toc315961890"/>
      <w:bookmarkStart w:id="794" w:name="_Toc315962024"/>
      <w:bookmarkStart w:id="795" w:name="_Toc315962159"/>
      <w:bookmarkStart w:id="796" w:name="_Toc315962293"/>
      <w:bookmarkStart w:id="797" w:name="_Toc315962429"/>
      <w:bookmarkStart w:id="798" w:name="_Toc315962565"/>
      <w:bookmarkStart w:id="799" w:name="_Toc315962772"/>
      <w:bookmarkStart w:id="800" w:name="_Toc316474822"/>
      <w:bookmarkStart w:id="801" w:name="_Toc316479663"/>
      <w:bookmarkStart w:id="802" w:name="_Toc316480299"/>
      <w:bookmarkStart w:id="803" w:name="_Toc316480719"/>
      <w:bookmarkStart w:id="804" w:name="_Toc315961228"/>
      <w:bookmarkStart w:id="805" w:name="_Toc315961360"/>
      <w:bookmarkStart w:id="806" w:name="_Toc315961492"/>
      <w:bookmarkStart w:id="807" w:name="_Toc315961624"/>
      <w:bookmarkStart w:id="808" w:name="_Toc315961757"/>
      <w:bookmarkStart w:id="809" w:name="_Toc315961891"/>
      <w:bookmarkStart w:id="810" w:name="_Toc315962025"/>
      <w:bookmarkStart w:id="811" w:name="_Toc315962160"/>
      <w:bookmarkStart w:id="812" w:name="_Toc315962294"/>
      <w:bookmarkStart w:id="813" w:name="_Toc315962430"/>
      <w:bookmarkStart w:id="814" w:name="_Toc315962566"/>
      <w:bookmarkStart w:id="815" w:name="_Toc315962773"/>
      <w:bookmarkStart w:id="816" w:name="_Toc316480300"/>
      <w:bookmarkStart w:id="817" w:name="_Toc316480720"/>
      <w:bookmarkStart w:id="818" w:name="_Toc315961229"/>
      <w:bookmarkStart w:id="819" w:name="_Toc315961361"/>
      <w:bookmarkStart w:id="820" w:name="_Toc315961493"/>
      <w:bookmarkStart w:id="821" w:name="_Toc315961625"/>
      <w:bookmarkStart w:id="822" w:name="_Toc315961758"/>
      <w:bookmarkStart w:id="823" w:name="_Toc315961892"/>
      <w:bookmarkStart w:id="824" w:name="_Toc315962026"/>
      <w:bookmarkStart w:id="825" w:name="_Toc315962161"/>
      <w:bookmarkStart w:id="826" w:name="_Toc315962295"/>
      <w:bookmarkStart w:id="827" w:name="_Toc315962431"/>
      <w:bookmarkStart w:id="828" w:name="_Toc315962567"/>
      <w:bookmarkStart w:id="829" w:name="_Toc315962774"/>
      <w:bookmarkStart w:id="830" w:name="_Toc316480301"/>
      <w:bookmarkStart w:id="831" w:name="_Toc316480721"/>
      <w:bookmarkStart w:id="832" w:name="_Toc315961230"/>
      <w:bookmarkStart w:id="833" w:name="_Toc315961362"/>
      <w:bookmarkStart w:id="834" w:name="_Toc315961494"/>
      <w:bookmarkStart w:id="835" w:name="_Toc315961626"/>
      <w:bookmarkStart w:id="836" w:name="_Toc315961759"/>
      <w:bookmarkStart w:id="837" w:name="_Toc315961893"/>
      <w:bookmarkStart w:id="838" w:name="_Toc315962027"/>
      <w:bookmarkStart w:id="839" w:name="_Toc315962162"/>
      <w:bookmarkStart w:id="840" w:name="_Toc315962296"/>
      <w:bookmarkStart w:id="841" w:name="_Toc315962432"/>
      <w:bookmarkStart w:id="842" w:name="_Toc315962568"/>
      <w:bookmarkStart w:id="843" w:name="_Toc315962775"/>
      <w:bookmarkStart w:id="844" w:name="_Toc316480302"/>
      <w:bookmarkStart w:id="845" w:name="_Toc316480722"/>
      <w:bookmarkStart w:id="846" w:name="_Toc315961231"/>
      <w:bookmarkStart w:id="847" w:name="_Toc315961363"/>
      <w:bookmarkStart w:id="848" w:name="_Toc315961495"/>
      <w:bookmarkStart w:id="849" w:name="_Toc315961627"/>
      <w:bookmarkStart w:id="850" w:name="_Toc315961760"/>
      <w:bookmarkStart w:id="851" w:name="_Toc315961894"/>
      <w:bookmarkStart w:id="852" w:name="_Toc315962028"/>
      <w:bookmarkStart w:id="853" w:name="_Toc315962163"/>
      <w:bookmarkStart w:id="854" w:name="_Toc315962297"/>
      <w:bookmarkStart w:id="855" w:name="_Toc315962433"/>
      <w:bookmarkStart w:id="856" w:name="_Toc315962569"/>
      <w:bookmarkStart w:id="857" w:name="_Toc315962776"/>
      <w:bookmarkStart w:id="858" w:name="_Toc316480303"/>
      <w:bookmarkStart w:id="859" w:name="_Toc316480723"/>
      <w:bookmarkStart w:id="860" w:name="_Toc315961232"/>
      <w:bookmarkStart w:id="861" w:name="_Toc315961364"/>
      <w:bookmarkStart w:id="862" w:name="_Toc315961496"/>
      <w:bookmarkStart w:id="863" w:name="_Toc315961628"/>
      <w:bookmarkStart w:id="864" w:name="_Toc315961761"/>
      <w:bookmarkStart w:id="865" w:name="_Toc315961895"/>
      <w:bookmarkStart w:id="866" w:name="_Toc315962029"/>
      <w:bookmarkStart w:id="867" w:name="_Toc315962164"/>
      <w:bookmarkStart w:id="868" w:name="_Toc315962298"/>
      <w:bookmarkStart w:id="869" w:name="_Toc315962434"/>
      <w:bookmarkStart w:id="870" w:name="_Toc315962570"/>
      <w:bookmarkStart w:id="871" w:name="_Toc315962777"/>
      <w:bookmarkStart w:id="872" w:name="_Toc316474827"/>
      <w:bookmarkStart w:id="873" w:name="_Toc316479668"/>
      <w:bookmarkStart w:id="874" w:name="_Toc316480304"/>
      <w:bookmarkStart w:id="875" w:name="_Toc316480724"/>
      <w:bookmarkStart w:id="876" w:name="_Toc315961233"/>
      <w:bookmarkStart w:id="877" w:name="_Toc315961365"/>
      <w:bookmarkStart w:id="878" w:name="_Toc315961497"/>
      <w:bookmarkStart w:id="879" w:name="_Toc315961629"/>
      <w:bookmarkStart w:id="880" w:name="_Toc315961762"/>
      <w:bookmarkStart w:id="881" w:name="_Toc315961896"/>
      <w:bookmarkStart w:id="882" w:name="_Toc315962030"/>
      <w:bookmarkStart w:id="883" w:name="_Toc315962165"/>
      <w:bookmarkStart w:id="884" w:name="_Toc315962299"/>
      <w:bookmarkStart w:id="885" w:name="_Toc315962435"/>
      <w:bookmarkStart w:id="886" w:name="_Toc315962571"/>
      <w:bookmarkStart w:id="887" w:name="_Toc315962778"/>
      <w:bookmarkStart w:id="888" w:name="_Toc316474828"/>
      <w:bookmarkStart w:id="889" w:name="_Toc316479669"/>
      <w:bookmarkStart w:id="890" w:name="_Toc316480305"/>
      <w:bookmarkStart w:id="891" w:name="_Toc316480725"/>
      <w:bookmarkStart w:id="892" w:name="_Toc315961234"/>
      <w:bookmarkStart w:id="893" w:name="_Toc315961366"/>
      <w:bookmarkStart w:id="894" w:name="_Toc315961498"/>
      <w:bookmarkStart w:id="895" w:name="_Toc315961630"/>
      <w:bookmarkStart w:id="896" w:name="_Toc315961763"/>
      <w:bookmarkStart w:id="897" w:name="_Toc315961897"/>
      <w:bookmarkStart w:id="898" w:name="_Toc315962031"/>
      <w:bookmarkStart w:id="899" w:name="_Toc315962166"/>
      <w:bookmarkStart w:id="900" w:name="_Toc315962300"/>
      <w:bookmarkStart w:id="901" w:name="_Toc315962436"/>
      <w:bookmarkStart w:id="902" w:name="_Toc315962572"/>
      <w:bookmarkStart w:id="903" w:name="_Toc315962779"/>
      <w:bookmarkStart w:id="904" w:name="_Toc316474829"/>
      <w:bookmarkStart w:id="905" w:name="_Toc316479670"/>
      <w:bookmarkStart w:id="906" w:name="_Toc316480306"/>
      <w:bookmarkStart w:id="907" w:name="_Toc316480726"/>
      <w:bookmarkStart w:id="908" w:name="_Toc315961235"/>
      <w:bookmarkStart w:id="909" w:name="_Toc315961367"/>
      <w:bookmarkStart w:id="910" w:name="_Toc315961499"/>
      <w:bookmarkStart w:id="911" w:name="_Toc315961631"/>
      <w:bookmarkStart w:id="912" w:name="_Toc315961764"/>
      <w:bookmarkStart w:id="913" w:name="_Toc315961898"/>
      <w:bookmarkStart w:id="914" w:name="_Toc315962032"/>
      <w:bookmarkStart w:id="915" w:name="_Toc315962167"/>
      <w:bookmarkStart w:id="916" w:name="_Toc315962301"/>
      <w:bookmarkStart w:id="917" w:name="_Toc315962437"/>
      <w:bookmarkStart w:id="918" w:name="_Toc315962573"/>
      <w:bookmarkStart w:id="919" w:name="_Toc315962780"/>
      <w:bookmarkStart w:id="920" w:name="_Toc316480307"/>
      <w:bookmarkStart w:id="921" w:name="_Toc316480727"/>
      <w:bookmarkStart w:id="922" w:name="_Toc315961236"/>
      <w:bookmarkStart w:id="923" w:name="_Toc315961368"/>
      <w:bookmarkStart w:id="924" w:name="_Toc315961500"/>
      <w:bookmarkStart w:id="925" w:name="_Toc315961632"/>
      <w:bookmarkStart w:id="926" w:name="_Toc315961765"/>
      <w:bookmarkStart w:id="927" w:name="_Toc315961899"/>
      <w:bookmarkStart w:id="928" w:name="_Toc315962033"/>
      <w:bookmarkStart w:id="929" w:name="_Toc315962168"/>
      <w:bookmarkStart w:id="930" w:name="_Toc315962302"/>
      <w:bookmarkStart w:id="931" w:name="_Toc315962438"/>
      <w:bookmarkStart w:id="932" w:name="_Toc315962574"/>
      <w:bookmarkStart w:id="933" w:name="_Toc315962781"/>
      <w:bookmarkStart w:id="934" w:name="_Toc316480308"/>
      <w:bookmarkStart w:id="935" w:name="_Toc316480728"/>
      <w:bookmarkStart w:id="936" w:name="_Toc315961237"/>
      <w:bookmarkStart w:id="937" w:name="_Toc315961369"/>
      <w:bookmarkStart w:id="938" w:name="_Toc315961501"/>
      <w:bookmarkStart w:id="939" w:name="_Toc315961633"/>
      <w:bookmarkStart w:id="940" w:name="_Toc315961766"/>
      <w:bookmarkStart w:id="941" w:name="_Toc315961900"/>
      <w:bookmarkStart w:id="942" w:name="_Toc315962034"/>
      <w:bookmarkStart w:id="943" w:name="_Toc315962169"/>
      <w:bookmarkStart w:id="944" w:name="_Toc315962303"/>
      <w:bookmarkStart w:id="945" w:name="_Toc315962439"/>
      <w:bookmarkStart w:id="946" w:name="_Toc315962575"/>
      <w:bookmarkStart w:id="947" w:name="_Toc315962782"/>
      <w:bookmarkStart w:id="948" w:name="_Toc316480309"/>
      <w:bookmarkStart w:id="949" w:name="_Toc316480729"/>
      <w:bookmarkStart w:id="950" w:name="_Toc315961238"/>
      <w:bookmarkStart w:id="951" w:name="_Toc315961370"/>
      <w:bookmarkStart w:id="952" w:name="_Toc315961502"/>
      <w:bookmarkStart w:id="953" w:name="_Toc315961634"/>
      <w:bookmarkStart w:id="954" w:name="_Toc315961767"/>
      <w:bookmarkStart w:id="955" w:name="_Toc315961901"/>
      <w:bookmarkStart w:id="956" w:name="_Toc315962035"/>
      <w:bookmarkStart w:id="957" w:name="_Toc315962170"/>
      <w:bookmarkStart w:id="958" w:name="_Toc315962304"/>
      <w:bookmarkStart w:id="959" w:name="_Toc315962440"/>
      <w:bookmarkStart w:id="960" w:name="_Toc315962576"/>
      <w:bookmarkStart w:id="961" w:name="_Toc315962783"/>
      <w:bookmarkStart w:id="962" w:name="_Toc316474833"/>
      <w:bookmarkStart w:id="963" w:name="_Toc316479674"/>
      <w:bookmarkStart w:id="964" w:name="_Toc316480310"/>
      <w:bookmarkStart w:id="965" w:name="_Toc316480730"/>
      <w:bookmarkStart w:id="966" w:name="_Toc315961239"/>
      <w:bookmarkStart w:id="967" w:name="_Toc315961371"/>
      <w:bookmarkStart w:id="968" w:name="_Toc315961503"/>
      <w:bookmarkStart w:id="969" w:name="_Toc315961635"/>
      <w:bookmarkStart w:id="970" w:name="_Toc315961768"/>
      <w:bookmarkStart w:id="971" w:name="_Toc315961902"/>
      <w:bookmarkStart w:id="972" w:name="_Toc315962036"/>
      <w:bookmarkStart w:id="973" w:name="_Toc315962171"/>
      <w:bookmarkStart w:id="974" w:name="_Toc315962305"/>
      <w:bookmarkStart w:id="975" w:name="_Toc315962441"/>
      <w:bookmarkStart w:id="976" w:name="_Toc315962577"/>
      <w:bookmarkStart w:id="977" w:name="_Toc315962784"/>
      <w:bookmarkStart w:id="978" w:name="_Toc316480311"/>
      <w:bookmarkStart w:id="979" w:name="_Toc316480731"/>
      <w:bookmarkStart w:id="980" w:name="_Toc315961240"/>
      <w:bookmarkStart w:id="981" w:name="_Toc315961372"/>
      <w:bookmarkStart w:id="982" w:name="_Toc315961504"/>
      <w:bookmarkStart w:id="983" w:name="_Toc315961636"/>
      <w:bookmarkStart w:id="984" w:name="_Toc315961769"/>
      <w:bookmarkStart w:id="985" w:name="_Toc315961903"/>
      <w:bookmarkStart w:id="986" w:name="_Toc315962037"/>
      <w:bookmarkStart w:id="987" w:name="_Toc315962172"/>
      <w:bookmarkStart w:id="988" w:name="_Toc315962306"/>
      <w:bookmarkStart w:id="989" w:name="_Toc315962442"/>
      <w:bookmarkStart w:id="990" w:name="_Toc315962578"/>
      <w:bookmarkStart w:id="991" w:name="_Toc315962785"/>
      <w:bookmarkStart w:id="992" w:name="_Toc316474835"/>
      <w:bookmarkStart w:id="993" w:name="_Toc316479676"/>
      <w:bookmarkStart w:id="994" w:name="_Toc316480312"/>
      <w:bookmarkStart w:id="995" w:name="_Toc316480732"/>
      <w:bookmarkStart w:id="996" w:name="_Toc315961241"/>
      <w:bookmarkStart w:id="997" w:name="_Toc315961373"/>
      <w:bookmarkStart w:id="998" w:name="_Toc315961505"/>
      <w:bookmarkStart w:id="999" w:name="_Toc315961637"/>
      <w:bookmarkStart w:id="1000" w:name="_Toc315961770"/>
      <w:bookmarkStart w:id="1001" w:name="_Toc315961904"/>
      <w:bookmarkStart w:id="1002" w:name="_Toc315962038"/>
      <w:bookmarkStart w:id="1003" w:name="_Toc315962173"/>
      <w:bookmarkStart w:id="1004" w:name="_Toc315962307"/>
      <w:bookmarkStart w:id="1005" w:name="_Toc315962443"/>
      <w:bookmarkStart w:id="1006" w:name="_Toc315962579"/>
      <w:bookmarkStart w:id="1007" w:name="_Toc315962786"/>
      <w:bookmarkStart w:id="1008" w:name="_Toc316474836"/>
      <w:bookmarkStart w:id="1009" w:name="_Toc316479677"/>
      <w:bookmarkStart w:id="1010" w:name="_Toc316480313"/>
      <w:bookmarkStart w:id="1011" w:name="_Toc316480733"/>
      <w:bookmarkStart w:id="1012" w:name="_Toc315961242"/>
      <w:bookmarkStart w:id="1013" w:name="_Toc315961374"/>
      <w:bookmarkStart w:id="1014" w:name="_Toc315961506"/>
      <w:bookmarkStart w:id="1015" w:name="_Toc315961638"/>
      <w:bookmarkStart w:id="1016" w:name="_Toc315961771"/>
      <w:bookmarkStart w:id="1017" w:name="_Toc315961905"/>
      <w:bookmarkStart w:id="1018" w:name="_Toc315962039"/>
      <w:bookmarkStart w:id="1019" w:name="_Toc315962174"/>
      <w:bookmarkStart w:id="1020" w:name="_Toc315962308"/>
      <w:bookmarkStart w:id="1021" w:name="_Toc315962444"/>
      <w:bookmarkStart w:id="1022" w:name="_Toc315962580"/>
      <w:bookmarkStart w:id="1023" w:name="_Toc315962787"/>
      <w:bookmarkStart w:id="1024" w:name="_Toc316474837"/>
      <w:bookmarkStart w:id="1025" w:name="_Toc316479678"/>
      <w:bookmarkStart w:id="1026" w:name="_Toc316480314"/>
      <w:bookmarkStart w:id="1027" w:name="_Toc316480734"/>
      <w:bookmarkStart w:id="1028" w:name="_Toc299031974"/>
      <w:bookmarkStart w:id="1029" w:name="_Toc299373365"/>
      <w:bookmarkStart w:id="1030" w:name="_Toc300064107"/>
      <w:bookmarkStart w:id="1031" w:name="_Toc300236535"/>
      <w:bookmarkStart w:id="1032" w:name="_Toc300845443"/>
      <w:bookmarkStart w:id="1033" w:name="_Toc313612721"/>
      <w:bookmarkStart w:id="1034" w:name="_Toc315869021"/>
      <w:bookmarkStart w:id="1035" w:name="_Toc317842089"/>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p>
    <w:p w14:paraId="3A7BFED6" w14:textId="77777777" w:rsidR="00D12FE0" w:rsidRDefault="00D12FE0" w:rsidP="00591F0E">
      <w:pPr>
        <w:pStyle w:val="ParagraphItalics"/>
        <w:ind w:left="720"/>
        <w:rPr>
          <w:rFonts w:asciiTheme="minorHAnsi" w:hAnsiTheme="minorHAnsi" w:cstheme="minorHAnsi"/>
        </w:rPr>
      </w:pPr>
    </w:p>
    <w:p w14:paraId="3A7BFED7" w14:textId="77777777" w:rsidR="00D12FE0" w:rsidRPr="004330FD" w:rsidRDefault="00D12FE0" w:rsidP="00591F0E">
      <w:pPr>
        <w:pStyle w:val="ParagraphItalics"/>
        <w:ind w:left="720"/>
        <w:rPr>
          <w:rFonts w:asciiTheme="minorHAnsi" w:hAnsiTheme="minorHAnsi" w:cstheme="minorHAnsi"/>
        </w:rPr>
      </w:pPr>
    </w:p>
    <w:p w14:paraId="3A7BFED8" w14:textId="77777777" w:rsidR="00085B51" w:rsidRDefault="00085B51" w:rsidP="00591F0E">
      <w:pPr>
        <w:pStyle w:val="ParagraphItalics"/>
        <w:ind w:left="720"/>
        <w:rPr>
          <w:rFonts w:asciiTheme="minorHAnsi" w:hAnsiTheme="minorHAnsi" w:cstheme="minorHAnsi"/>
        </w:rPr>
      </w:pPr>
    </w:p>
    <w:p w14:paraId="3A7BFED9" w14:textId="77777777" w:rsidR="00D91770" w:rsidRDefault="00D91770" w:rsidP="00591F0E">
      <w:pPr>
        <w:pStyle w:val="ParagraphItalics"/>
        <w:ind w:left="720"/>
        <w:rPr>
          <w:rFonts w:asciiTheme="minorHAnsi" w:hAnsiTheme="minorHAnsi" w:cstheme="minorHAnsi"/>
        </w:rPr>
      </w:pPr>
    </w:p>
    <w:p w14:paraId="3A7BFEDA" w14:textId="77777777" w:rsidR="00D91770" w:rsidRDefault="00D91770" w:rsidP="00591F0E">
      <w:pPr>
        <w:pStyle w:val="ParagraphItalics"/>
        <w:ind w:left="720"/>
        <w:rPr>
          <w:rFonts w:asciiTheme="minorHAnsi" w:hAnsiTheme="minorHAnsi" w:cstheme="minorHAnsi"/>
        </w:rPr>
      </w:pPr>
    </w:p>
    <w:p w14:paraId="3A7BFEDB" w14:textId="77777777" w:rsidR="00D91770" w:rsidRDefault="00D91770" w:rsidP="00591F0E">
      <w:pPr>
        <w:pStyle w:val="ParagraphItalics"/>
        <w:ind w:left="720"/>
        <w:rPr>
          <w:rFonts w:asciiTheme="minorHAnsi" w:hAnsiTheme="minorHAnsi" w:cstheme="minorHAnsi"/>
        </w:rPr>
      </w:pPr>
    </w:p>
    <w:p w14:paraId="3A7BFEDC" w14:textId="77777777" w:rsidR="00D91770" w:rsidRDefault="00D91770" w:rsidP="00591F0E">
      <w:pPr>
        <w:pStyle w:val="ParagraphItalics"/>
        <w:ind w:left="720"/>
        <w:rPr>
          <w:rFonts w:asciiTheme="minorHAnsi" w:hAnsiTheme="minorHAnsi" w:cstheme="minorHAnsi"/>
        </w:rPr>
      </w:pPr>
    </w:p>
    <w:p w14:paraId="3A7BFEDD" w14:textId="77777777" w:rsidR="00D91770" w:rsidRDefault="00D91770" w:rsidP="00591F0E">
      <w:pPr>
        <w:pStyle w:val="ParagraphItalics"/>
        <w:ind w:left="720"/>
        <w:rPr>
          <w:rFonts w:asciiTheme="minorHAnsi" w:hAnsiTheme="minorHAnsi" w:cstheme="minorHAnsi"/>
        </w:rPr>
      </w:pPr>
    </w:p>
    <w:p w14:paraId="3A7BFEDE" w14:textId="77777777" w:rsidR="00D91770" w:rsidRDefault="00D91770" w:rsidP="00591F0E">
      <w:pPr>
        <w:pStyle w:val="ParagraphItalics"/>
        <w:ind w:left="720"/>
        <w:rPr>
          <w:rFonts w:asciiTheme="minorHAnsi" w:hAnsiTheme="minorHAnsi" w:cstheme="minorHAnsi"/>
        </w:rPr>
      </w:pPr>
    </w:p>
    <w:p w14:paraId="3A7BFEDF" w14:textId="77777777" w:rsidR="00AD3747" w:rsidRPr="004330FD" w:rsidRDefault="00AD3747" w:rsidP="00591F0E">
      <w:pPr>
        <w:pStyle w:val="ParagraphItalics"/>
        <w:ind w:left="720"/>
        <w:rPr>
          <w:rFonts w:asciiTheme="minorHAnsi" w:hAnsiTheme="minorHAnsi" w:cstheme="minorHAnsi"/>
        </w:rPr>
      </w:pPr>
    </w:p>
    <w:bookmarkEnd w:id="1028"/>
    <w:bookmarkEnd w:id="1029"/>
    <w:bookmarkEnd w:id="1030"/>
    <w:bookmarkEnd w:id="1031"/>
    <w:bookmarkEnd w:id="1032"/>
    <w:bookmarkEnd w:id="1033"/>
    <w:bookmarkEnd w:id="1034"/>
    <w:bookmarkEnd w:id="1035"/>
    <w:p w14:paraId="3A7BFEE0" w14:textId="77777777" w:rsidR="007A4AFD" w:rsidRPr="00D12FE0" w:rsidRDefault="00D12FE0" w:rsidP="00591F0E">
      <w:pPr>
        <w:pStyle w:val="ParagraphItalics"/>
        <w:ind w:left="720"/>
        <w:rPr>
          <w:rFonts w:asciiTheme="majorHAnsi" w:hAnsiTheme="majorHAnsi"/>
          <w:b/>
          <w:i w:val="0"/>
          <w:sz w:val="28"/>
          <w:szCs w:val="28"/>
        </w:rPr>
      </w:pPr>
      <w:r w:rsidRPr="00D12FE0">
        <w:rPr>
          <w:rFonts w:asciiTheme="majorHAnsi" w:hAnsiTheme="majorHAnsi"/>
          <w:b/>
          <w:i w:val="0"/>
          <w:sz w:val="28"/>
          <w:szCs w:val="28"/>
        </w:rPr>
        <w:t>4.5 Status Reporting</w:t>
      </w:r>
    </w:p>
    <w:p w14:paraId="3A7BFEE1" w14:textId="77777777" w:rsidR="00CD79F2" w:rsidRPr="00D12FE0" w:rsidRDefault="00CD79F2" w:rsidP="00D12FE0">
      <w:pPr>
        <w:pStyle w:val="ParagraphItalics"/>
        <w:ind w:left="720"/>
        <w:rPr>
          <w:rFonts w:asciiTheme="minorHAnsi" w:hAnsiTheme="minorHAnsi" w:cstheme="minorHAnsi"/>
          <w:i w:val="0"/>
        </w:rPr>
      </w:pPr>
      <w:r w:rsidRPr="00D12FE0">
        <w:rPr>
          <w:rFonts w:asciiTheme="minorHAnsi" w:hAnsiTheme="minorHAnsi" w:cstheme="minorHAnsi"/>
          <w:i w:val="0"/>
        </w:rPr>
        <w:t>An Integrated Master Schedule (IMS) will be used to control all aspects of PCSI program tasks, including monthly status reports.  The PCSI IMS will provide for tracking of detailed tasks and timing of tasks according to the program schedule.</w:t>
      </w:r>
      <w:r w:rsidR="00D12FE0">
        <w:rPr>
          <w:rFonts w:asciiTheme="minorHAnsi" w:hAnsiTheme="minorHAnsi" w:cstheme="minorHAnsi"/>
          <w:i w:val="0"/>
        </w:rPr>
        <w:t xml:space="preserve">  </w:t>
      </w:r>
    </w:p>
    <w:p w14:paraId="3A7BFEE2" w14:textId="77777777" w:rsidR="00FF7E45" w:rsidRPr="00D12FE0" w:rsidRDefault="00CD79F2" w:rsidP="00D212A7">
      <w:pPr>
        <w:pStyle w:val="ParagraphItalics"/>
        <w:ind w:left="720"/>
        <w:rPr>
          <w:rFonts w:asciiTheme="minorHAnsi" w:hAnsiTheme="minorHAnsi" w:cstheme="minorHAnsi"/>
          <w:i w:val="0"/>
        </w:rPr>
      </w:pPr>
      <w:r w:rsidRPr="00D12FE0">
        <w:rPr>
          <w:rFonts w:asciiTheme="minorHAnsi" w:hAnsiTheme="minorHAnsi" w:cstheme="minorHAnsi"/>
          <w:i w:val="0"/>
        </w:rPr>
        <w:t>The IMS will also be used for identification of problem area during both program planning and execution.  The IMS schedule will be used as a basis for evaluating changes, and is a significant tool for comparing actual to planned progress.  It will provide performance measurement and evaluate re</w:t>
      </w:r>
      <w:r w:rsidR="007337BF" w:rsidRPr="00D12FE0">
        <w:rPr>
          <w:rFonts w:asciiTheme="minorHAnsi" w:hAnsiTheme="minorHAnsi" w:cstheme="minorHAnsi"/>
          <w:i w:val="0"/>
        </w:rPr>
        <w:t xml:space="preserve">maining work scope and duration throughout program execution.  </w:t>
      </w:r>
      <w:r w:rsidRPr="00D12FE0">
        <w:rPr>
          <w:rFonts w:asciiTheme="minorHAnsi" w:hAnsiTheme="minorHAnsi" w:cstheme="minorHAnsi"/>
          <w:i w:val="0"/>
        </w:rPr>
        <w:t xml:space="preserve">  </w:t>
      </w:r>
    </w:p>
    <w:p w14:paraId="3A7BFEE3" w14:textId="77777777" w:rsidR="00FF7E45" w:rsidRPr="00D12FE0" w:rsidRDefault="00FF7E45" w:rsidP="00D212A7">
      <w:pPr>
        <w:pStyle w:val="ParagraphItalics"/>
        <w:ind w:left="720"/>
        <w:rPr>
          <w:rFonts w:asciiTheme="minorHAnsi" w:hAnsiTheme="minorHAnsi" w:cstheme="minorHAnsi"/>
        </w:rPr>
      </w:pPr>
    </w:p>
    <w:p w14:paraId="3A7BFEE4" w14:textId="77777777" w:rsidR="00CF5913" w:rsidRPr="004330FD" w:rsidRDefault="00CF5913" w:rsidP="00D212A7">
      <w:pPr>
        <w:rPr>
          <w:rFonts w:asciiTheme="minorHAnsi" w:hAnsiTheme="minorHAnsi"/>
        </w:rPr>
      </w:pPr>
      <w:bookmarkStart w:id="1036" w:name="_Toc315961245"/>
      <w:bookmarkStart w:id="1037" w:name="_Toc315961377"/>
      <w:bookmarkStart w:id="1038" w:name="_Toc315961509"/>
      <w:bookmarkStart w:id="1039" w:name="_Toc315961641"/>
      <w:bookmarkStart w:id="1040" w:name="_Toc315961774"/>
      <w:bookmarkStart w:id="1041" w:name="_Toc315961908"/>
      <w:bookmarkStart w:id="1042" w:name="_Toc315962042"/>
      <w:bookmarkStart w:id="1043" w:name="_Toc315962177"/>
      <w:bookmarkStart w:id="1044" w:name="_Toc315962311"/>
      <w:bookmarkStart w:id="1045" w:name="_Toc315962447"/>
      <w:bookmarkStart w:id="1046" w:name="_Toc315962583"/>
      <w:bookmarkStart w:id="1047" w:name="_Toc315962790"/>
      <w:bookmarkStart w:id="1048" w:name="_Toc316474840"/>
      <w:bookmarkStart w:id="1049" w:name="_Toc316479681"/>
      <w:bookmarkStart w:id="1050" w:name="_Toc316480317"/>
      <w:bookmarkStart w:id="1051" w:name="_Toc316480737"/>
      <w:bookmarkStart w:id="1052" w:name="_Toc315961246"/>
      <w:bookmarkStart w:id="1053" w:name="_Toc315961378"/>
      <w:bookmarkStart w:id="1054" w:name="_Toc315961510"/>
      <w:bookmarkStart w:id="1055" w:name="_Toc315961642"/>
      <w:bookmarkStart w:id="1056" w:name="_Toc315961775"/>
      <w:bookmarkStart w:id="1057" w:name="_Toc315961909"/>
      <w:bookmarkStart w:id="1058" w:name="_Toc315962043"/>
      <w:bookmarkStart w:id="1059" w:name="_Toc315962178"/>
      <w:bookmarkStart w:id="1060" w:name="_Toc315962312"/>
      <w:bookmarkStart w:id="1061" w:name="_Toc315962448"/>
      <w:bookmarkStart w:id="1062" w:name="_Toc315962584"/>
      <w:bookmarkStart w:id="1063" w:name="_Toc315962791"/>
      <w:bookmarkStart w:id="1064" w:name="_Toc316474841"/>
      <w:bookmarkStart w:id="1065" w:name="_Toc316479682"/>
      <w:bookmarkStart w:id="1066" w:name="_Toc316480318"/>
      <w:bookmarkStart w:id="1067" w:name="_Toc316480738"/>
      <w:bookmarkStart w:id="1068" w:name="_Toc299031977"/>
      <w:bookmarkStart w:id="1069" w:name="_Toc299373368"/>
      <w:bookmarkStart w:id="1070" w:name="_Toc300064110"/>
      <w:bookmarkStart w:id="1071" w:name="_Toc300236538"/>
      <w:bookmarkStart w:id="1072" w:name="_Toc300845446"/>
      <w:bookmarkStart w:id="1073" w:name="_Toc313612722"/>
      <w:bookmarkStart w:id="1074" w:name="_Toc315869024"/>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3A7BFEE5" w14:textId="77777777" w:rsidR="00CF5913" w:rsidRPr="004330FD" w:rsidRDefault="00CF5913" w:rsidP="00D212A7">
      <w:pPr>
        <w:spacing w:after="200" w:line="276" w:lineRule="auto"/>
        <w:rPr>
          <w:rFonts w:asciiTheme="minorHAnsi" w:hAnsiTheme="minorHAnsi"/>
        </w:rPr>
      </w:pPr>
      <w:r w:rsidRPr="004330FD">
        <w:rPr>
          <w:rFonts w:asciiTheme="minorHAnsi" w:hAnsiTheme="minorHAnsi"/>
        </w:rPr>
        <w:br w:type="page"/>
      </w:r>
    </w:p>
    <w:p w14:paraId="3A7BFEE6" w14:textId="77777777" w:rsidR="00CF5913" w:rsidRPr="004330FD" w:rsidRDefault="00CF5913" w:rsidP="00D212A7">
      <w:pPr>
        <w:rPr>
          <w:rFonts w:asciiTheme="minorHAnsi" w:hAnsiTheme="minorHAnsi"/>
        </w:rPr>
      </w:pPr>
    </w:p>
    <w:p w14:paraId="3A7BFEE7" w14:textId="77777777" w:rsidR="001B11CE" w:rsidRPr="00D12FE0" w:rsidRDefault="00B2712F" w:rsidP="00D212A7">
      <w:pPr>
        <w:pStyle w:val="Heading1"/>
        <w:ind w:left="450"/>
      </w:pPr>
      <w:bookmarkStart w:id="1075" w:name="_Toc317842090"/>
      <w:r w:rsidRPr="00D12FE0">
        <w:t>Risk Management</w:t>
      </w:r>
      <w:bookmarkEnd w:id="1068"/>
      <w:bookmarkEnd w:id="1069"/>
      <w:bookmarkEnd w:id="1070"/>
      <w:bookmarkEnd w:id="1071"/>
      <w:bookmarkEnd w:id="1072"/>
      <w:bookmarkEnd w:id="1073"/>
      <w:bookmarkEnd w:id="1074"/>
      <w:bookmarkEnd w:id="1075"/>
    </w:p>
    <w:p w14:paraId="3A7BFEE8" w14:textId="77777777" w:rsidR="001B11CE" w:rsidRPr="00D12FE0" w:rsidRDefault="00B2712F" w:rsidP="00D212A7">
      <w:pPr>
        <w:pStyle w:val="Heading2"/>
      </w:pPr>
      <w:bookmarkStart w:id="1076" w:name="_Toc299031978"/>
      <w:bookmarkStart w:id="1077" w:name="_Toc299373369"/>
      <w:bookmarkStart w:id="1078" w:name="_Toc300064111"/>
      <w:bookmarkStart w:id="1079" w:name="_Toc300236539"/>
      <w:bookmarkStart w:id="1080" w:name="_Toc300845447"/>
      <w:bookmarkStart w:id="1081" w:name="_Toc314118553"/>
      <w:bookmarkStart w:id="1082" w:name="_Toc314118930"/>
      <w:bookmarkStart w:id="1083" w:name="_Toc314139990"/>
      <w:bookmarkStart w:id="1084" w:name="_Toc315869025"/>
      <w:bookmarkStart w:id="1085" w:name="_Toc317842091"/>
      <w:bookmarkStart w:id="1086" w:name="_Toc299031979"/>
      <w:bookmarkStart w:id="1087" w:name="_Toc299373370"/>
      <w:bookmarkStart w:id="1088" w:name="_Toc300064112"/>
      <w:bookmarkStart w:id="1089" w:name="_Toc300236540"/>
      <w:bookmarkStart w:id="1090" w:name="_Toc300845448"/>
      <w:bookmarkStart w:id="1091" w:name="_Toc313612723"/>
      <w:r w:rsidRPr="00D12FE0">
        <w:t>Risk Management Plan</w:t>
      </w:r>
      <w:bookmarkStart w:id="1092" w:name="_Toc314117814"/>
      <w:bookmarkEnd w:id="1076"/>
      <w:bookmarkEnd w:id="1077"/>
      <w:bookmarkEnd w:id="1078"/>
      <w:bookmarkEnd w:id="1079"/>
      <w:bookmarkEnd w:id="1080"/>
      <w:bookmarkEnd w:id="1081"/>
      <w:bookmarkEnd w:id="1082"/>
      <w:bookmarkEnd w:id="1083"/>
      <w:bookmarkEnd w:id="1084"/>
      <w:bookmarkEnd w:id="1085"/>
      <w:bookmarkEnd w:id="1092"/>
    </w:p>
    <w:p w14:paraId="3A7BFEE9" w14:textId="77777777" w:rsidR="004056A3" w:rsidRPr="00AD3747" w:rsidRDefault="005966AD" w:rsidP="00D91770">
      <w:pPr>
        <w:autoSpaceDE w:val="0"/>
        <w:autoSpaceDN w:val="0"/>
        <w:adjustRightInd w:val="0"/>
        <w:ind w:left="450"/>
        <w:rPr>
          <w:rFonts w:asciiTheme="minorHAnsi" w:eastAsiaTheme="minorHAnsi" w:hAnsiTheme="minorHAnsi" w:cstheme="minorHAnsi"/>
          <w:sz w:val="22"/>
          <w:szCs w:val="22"/>
        </w:rPr>
      </w:pPr>
      <w:bookmarkStart w:id="1093" w:name="_Toc314117815"/>
      <w:bookmarkStart w:id="1094" w:name="_Toc314117816"/>
      <w:bookmarkEnd w:id="1093"/>
      <w:bookmarkEnd w:id="1094"/>
      <w:r w:rsidRPr="00AD3747">
        <w:rPr>
          <w:rFonts w:asciiTheme="minorHAnsi" w:eastAsiaTheme="minorHAnsi" w:hAnsiTheme="minorHAnsi" w:cstheme="minorHAnsi"/>
          <w:sz w:val="22"/>
          <w:szCs w:val="22"/>
        </w:rPr>
        <w:t>The PCSI PM has</w:t>
      </w:r>
      <w:r w:rsidR="004056A3" w:rsidRPr="00AD3747">
        <w:rPr>
          <w:rFonts w:asciiTheme="minorHAnsi" w:eastAsiaTheme="minorHAnsi" w:hAnsiTheme="minorHAnsi" w:cstheme="minorHAnsi"/>
          <w:sz w:val="22"/>
          <w:szCs w:val="22"/>
        </w:rPr>
        <w:t xml:space="preserve"> a wide range of supporting data and processes to </w:t>
      </w:r>
      <w:r w:rsidRPr="00AD3747">
        <w:rPr>
          <w:rFonts w:asciiTheme="minorHAnsi" w:eastAsiaTheme="minorHAnsi" w:hAnsiTheme="minorHAnsi" w:cstheme="minorHAnsi"/>
          <w:sz w:val="22"/>
          <w:szCs w:val="22"/>
        </w:rPr>
        <w:t xml:space="preserve">help them integrate and balance </w:t>
      </w:r>
      <w:r w:rsidR="004056A3" w:rsidRPr="00AD3747">
        <w:rPr>
          <w:rFonts w:asciiTheme="minorHAnsi" w:eastAsiaTheme="minorHAnsi" w:hAnsiTheme="minorHAnsi" w:cstheme="minorHAnsi"/>
          <w:sz w:val="22"/>
          <w:szCs w:val="22"/>
        </w:rPr>
        <w:t xml:space="preserve">programmatic constraints against risk. The </w:t>
      </w:r>
      <w:r w:rsidRPr="00AD3747">
        <w:rPr>
          <w:rFonts w:asciiTheme="minorHAnsi" w:eastAsiaTheme="minorHAnsi" w:hAnsiTheme="minorHAnsi" w:cstheme="minorHAnsi"/>
          <w:sz w:val="22"/>
          <w:szCs w:val="22"/>
        </w:rPr>
        <w:t>program baseline</w:t>
      </w:r>
      <w:r w:rsidR="004056A3" w:rsidRPr="00AD3747">
        <w:rPr>
          <w:rFonts w:asciiTheme="minorHAnsi" w:eastAsiaTheme="minorHAnsi" w:hAnsiTheme="minorHAnsi" w:cstheme="minorHAnsi"/>
          <w:sz w:val="22"/>
          <w:szCs w:val="22"/>
        </w:rPr>
        <w:t xml:space="preserve"> for each</w:t>
      </w:r>
    </w:p>
    <w:p w14:paraId="3A7BFEEA" w14:textId="77777777" w:rsidR="004056A3" w:rsidRPr="00AD3747" w:rsidRDefault="005966AD"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effort</w:t>
      </w:r>
      <w:r w:rsidR="004056A3" w:rsidRPr="00AD3747">
        <w:rPr>
          <w:rFonts w:asciiTheme="minorHAnsi" w:eastAsiaTheme="minorHAnsi" w:hAnsiTheme="minorHAnsi" w:cstheme="minorHAnsi"/>
          <w:sz w:val="22"/>
          <w:szCs w:val="22"/>
        </w:rPr>
        <w:t xml:space="preserve"> defines the top-level cost, schedule, and technical performance parameters for that</w:t>
      </w:r>
    </w:p>
    <w:p w14:paraId="3A7BFEEB" w14:textId="77777777" w:rsidR="004056A3" w:rsidRPr="00AD3747" w:rsidRDefault="004056A3"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program. Additionally, acquisition planning documents provide detailed</w:t>
      </w:r>
    </w:p>
    <w:p w14:paraId="3A7BFEEC" w14:textId="77777777" w:rsidR="005966AD" w:rsidRPr="00AD3747" w:rsidRDefault="004056A3"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 xml:space="preserve">cost, schedule, and technical performance measures for program management efforts. </w:t>
      </w:r>
    </w:p>
    <w:p w14:paraId="3A7BFEED" w14:textId="77777777" w:rsidR="005966AD" w:rsidRPr="00AD3747" w:rsidRDefault="005966AD" w:rsidP="005966AD">
      <w:pPr>
        <w:autoSpaceDE w:val="0"/>
        <w:autoSpaceDN w:val="0"/>
        <w:adjustRightInd w:val="0"/>
        <w:rPr>
          <w:rFonts w:asciiTheme="minorHAnsi" w:eastAsiaTheme="minorHAnsi" w:hAnsiTheme="minorHAnsi" w:cstheme="minorHAnsi"/>
          <w:sz w:val="22"/>
          <w:szCs w:val="22"/>
        </w:rPr>
      </w:pPr>
    </w:p>
    <w:p w14:paraId="3A7BFEEE" w14:textId="77777777" w:rsidR="004056A3" w:rsidRPr="00AD3747" w:rsidRDefault="005966AD" w:rsidP="00D91770">
      <w:pPr>
        <w:autoSpaceDE w:val="0"/>
        <w:autoSpaceDN w:val="0"/>
        <w:adjustRightInd w:val="0"/>
        <w:ind w:left="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 xml:space="preserve">The objective of this </w:t>
      </w:r>
      <w:r w:rsidR="004056A3" w:rsidRPr="00AD3747">
        <w:rPr>
          <w:rFonts w:asciiTheme="minorHAnsi" w:eastAsiaTheme="minorHAnsi" w:hAnsiTheme="minorHAnsi" w:cstheme="minorHAnsi"/>
          <w:sz w:val="22"/>
          <w:szCs w:val="22"/>
        </w:rPr>
        <w:t>risk</w:t>
      </w:r>
      <w:r w:rsidRPr="00AD3747">
        <w:rPr>
          <w:rFonts w:asciiTheme="minorHAnsi" w:eastAsiaTheme="minorHAnsi" w:hAnsiTheme="minorHAnsi" w:cstheme="minorHAnsi"/>
          <w:sz w:val="22"/>
          <w:szCs w:val="22"/>
        </w:rPr>
        <w:t xml:space="preserve"> </w:t>
      </w:r>
      <w:r w:rsidR="004056A3" w:rsidRPr="00AD3747">
        <w:rPr>
          <w:rFonts w:asciiTheme="minorHAnsi" w:eastAsiaTheme="minorHAnsi" w:hAnsiTheme="minorHAnsi" w:cstheme="minorHAnsi"/>
          <w:sz w:val="22"/>
          <w:szCs w:val="22"/>
        </w:rPr>
        <w:t>management program is to provide a repeatable process fo</w:t>
      </w:r>
      <w:r w:rsidRPr="00AD3747">
        <w:rPr>
          <w:rFonts w:asciiTheme="minorHAnsi" w:eastAsiaTheme="minorHAnsi" w:hAnsiTheme="minorHAnsi" w:cstheme="minorHAnsi"/>
          <w:sz w:val="22"/>
          <w:szCs w:val="22"/>
        </w:rPr>
        <w:t xml:space="preserve">r balancing cost, schedule, and </w:t>
      </w:r>
      <w:r w:rsidR="004056A3" w:rsidRPr="00AD3747">
        <w:rPr>
          <w:rFonts w:asciiTheme="minorHAnsi" w:eastAsiaTheme="minorHAnsi" w:hAnsiTheme="minorHAnsi" w:cstheme="minorHAnsi"/>
          <w:sz w:val="22"/>
          <w:szCs w:val="22"/>
        </w:rPr>
        <w:t>performance goals within program funding, especially on programs wit</w:t>
      </w:r>
      <w:r w:rsidRPr="00AD3747">
        <w:rPr>
          <w:rFonts w:asciiTheme="minorHAnsi" w:eastAsiaTheme="minorHAnsi" w:hAnsiTheme="minorHAnsi" w:cstheme="minorHAnsi"/>
          <w:sz w:val="22"/>
          <w:szCs w:val="22"/>
        </w:rPr>
        <w:t xml:space="preserve">h designs that approach </w:t>
      </w:r>
      <w:r w:rsidR="004056A3" w:rsidRPr="00AD3747">
        <w:rPr>
          <w:rFonts w:asciiTheme="minorHAnsi" w:eastAsiaTheme="minorHAnsi" w:hAnsiTheme="minorHAnsi" w:cstheme="minorHAnsi"/>
          <w:sz w:val="22"/>
          <w:szCs w:val="22"/>
        </w:rPr>
        <w:t>or exceed the state-of-the-art or have tightly constrained or</w:t>
      </w:r>
      <w:r w:rsidRPr="00AD3747">
        <w:rPr>
          <w:rFonts w:asciiTheme="minorHAnsi" w:eastAsiaTheme="minorHAnsi" w:hAnsiTheme="minorHAnsi" w:cstheme="minorHAnsi"/>
          <w:sz w:val="22"/>
          <w:szCs w:val="22"/>
        </w:rPr>
        <w:t xml:space="preserve"> optimistic cost, schedule, and </w:t>
      </w:r>
      <w:r w:rsidR="004056A3" w:rsidRPr="00AD3747">
        <w:rPr>
          <w:rFonts w:asciiTheme="minorHAnsi" w:eastAsiaTheme="minorHAnsi" w:hAnsiTheme="minorHAnsi" w:cstheme="minorHAnsi"/>
          <w:sz w:val="22"/>
          <w:szCs w:val="22"/>
        </w:rPr>
        <w:t xml:space="preserve">performance goals. </w:t>
      </w:r>
      <w:r w:rsidRPr="00AD3747">
        <w:rPr>
          <w:rFonts w:asciiTheme="minorHAnsi" w:eastAsiaTheme="minorHAnsi" w:hAnsiTheme="minorHAnsi" w:cstheme="minorHAnsi"/>
          <w:sz w:val="22"/>
          <w:szCs w:val="22"/>
        </w:rPr>
        <w:t xml:space="preserve"> Success</w:t>
      </w:r>
      <w:r w:rsidR="004056A3" w:rsidRPr="00AD3747">
        <w:rPr>
          <w:rFonts w:asciiTheme="minorHAnsi" w:eastAsiaTheme="minorHAnsi" w:hAnsiTheme="minorHAnsi" w:cstheme="minorHAnsi"/>
          <w:sz w:val="22"/>
          <w:szCs w:val="22"/>
        </w:rPr>
        <w:t xml:space="preserve"> depend</w:t>
      </w:r>
      <w:r w:rsidRPr="00AD3747">
        <w:rPr>
          <w:rFonts w:asciiTheme="minorHAnsi" w:eastAsiaTheme="minorHAnsi" w:hAnsiTheme="minorHAnsi" w:cstheme="minorHAnsi"/>
          <w:sz w:val="22"/>
          <w:szCs w:val="22"/>
        </w:rPr>
        <w:t xml:space="preserve">s on the knowledge gleaned from </w:t>
      </w:r>
      <w:r w:rsidR="004056A3" w:rsidRPr="00AD3747">
        <w:rPr>
          <w:rFonts w:asciiTheme="minorHAnsi" w:eastAsiaTheme="minorHAnsi" w:hAnsiTheme="minorHAnsi" w:cstheme="minorHAnsi"/>
          <w:sz w:val="22"/>
          <w:szCs w:val="22"/>
        </w:rPr>
        <w:t>assessments of all aspects of the program coupled with appropr</w:t>
      </w:r>
      <w:r w:rsidRPr="00AD3747">
        <w:rPr>
          <w:rFonts w:asciiTheme="minorHAnsi" w:eastAsiaTheme="minorHAnsi" w:hAnsiTheme="minorHAnsi" w:cstheme="minorHAnsi"/>
          <w:sz w:val="22"/>
          <w:szCs w:val="22"/>
        </w:rPr>
        <w:t xml:space="preserve">iate mitigations applied to the </w:t>
      </w:r>
      <w:r w:rsidR="004056A3" w:rsidRPr="00AD3747">
        <w:rPr>
          <w:rFonts w:asciiTheme="minorHAnsi" w:eastAsiaTheme="minorHAnsi" w:hAnsiTheme="minorHAnsi" w:cstheme="minorHAnsi"/>
          <w:sz w:val="22"/>
          <w:szCs w:val="22"/>
        </w:rPr>
        <w:t>specific root causes and consequences.</w:t>
      </w:r>
    </w:p>
    <w:p w14:paraId="3A7BFEEF" w14:textId="77777777" w:rsidR="005966AD" w:rsidRPr="00AD3747" w:rsidRDefault="005966AD" w:rsidP="004056A3">
      <w:pPr>
        <w:autoSpaceDE w:val="0"/>
        <w:autoSpaceDN w:val="0"/>
        <w:adjustRightInd w:val="0"/>
        <w:rPr>
          <w:rFonts w:asciiTheme="minorHAnsi" w:eastAsiaTheme="minorHAnsi" w:hAnsiTheme="minorHAnsi" w:cstheme="minorHAnsi"/>
          <w:sz w:val="22"/>
          <w:szCs w:val="22"/>
        </w:rPr>
      </w:pPr>
    </w:p>
    <w:p w14:paraId="3A7BFEF0" w14:textId="77777777" w:rsidR="005966AD" w:rsidRPr="00AD3747" w:rsidRDefault="004056A3" w:rsidP="00D91770">
      <w:pPr>
        <w:autoSpaceDE w:val="0"/>
        <w:autoSpaceDN w:val="0"/>
        <w:adjustRightInd w:val="0"/>
        <w:ind w:left="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A key con</w:t>
      </w:r>
      <w:r w:rsidR="005966AD" w:rsidRPr="00AD3747">
        <w:rPr>
          <w:rFonts w:asciiTheme="minorHAnsi" w:eastAsiaTheme="minorHAnsi" w:hAnsiTheme="minorHAnsi" w:cstheme="minorHAnsi"/>
          <w:sz w:val="22"/>
          <w:szCs w:val="22"/>
        </w:rPr>
        <w:t>cept here is that the customer (CBP &amp; USCG)</w:t>
      </w:r>
      <w:r w:rsidRPr="00AD3747">
        <w:rPr>
          <w:rFonts w:asciiTheme="minorHAnsi" w:eastAsiaTheme="minorHAnsi" w:hAnsiTheme="minorHAnsi" w:cstheme="minorHAnsi"/>
          <w:sz w:val="22"/>
          <w:szCs w:val="22"/>
        </w:rPr>
        <w:t xml:space="preserve"> shares the risk with </w:t>
      </w:r>
      <w:r w:rsidR="005966AD" w:rsidRPr="00AD3747">
        <w:rPr>
          <w:rFonts w:asciiTheme="minorHAnsi" w:eastAsiaTheme="minorHAnsi" w:hAnsiTheme="minorHAnsi" w:cstheme="minorHAnsi"/>
          <w:sz w:val="22"/>
          <w:szCs w:val="22"/>
        </w:rPr>
        <w:t xml:space="preserve">the development, production, or </w:t>
      </w:r>
      <w:r w:rsidRPr="00AD3747">
        <w:rPr>
          <w:rFonts w:asciiTheme="minorHAnsi" w:eastAsiaTheme="minorHAnsi" w:hAnsiTheme="minorHAnsi" w:cstheme="minorHAnsi"/>
          <w:sz w:val="22"/>
          <w:szCs w:val="22"/>
        </w:rPr>
        <w:t>support contractor (if commercial support is chosen), and doe</w:t>
      </w:r>
      <w:r w:rsidR="005966AD" w:rsidRPr="00AD3747">
        <w:rPr>
          <w:rFonts w:asciiTheme="minorHAnsi" w:eastAsiaTheme="minorHAnsi" w:hAnsiTheme="minorHAnsi" w:cstheme="minorHAnsi"/>
          <w:sz w:val="22"/>
          <w:szCs w:val="22"/>
        </w:rPr>
        <w:t xml:space="preserve">s not transfer all risks to the </w:t>
      </w:r>
      <w:r w:rsidRPr="00AD3747">
        <w:rPr>
          <w:rFonts w:asciiTheme="minorHAnsi" w:eastAsiaTheme="minorHAnsi" w:hAnsiTheme="minorHAnsi" w:cstheme="minorHAnsi"/>
          <w:sz w:val="22"/>
          <w:szCs w:val="22"/>
        </w:rPr>
        <w:t xml:space="preserve">contractor. The </w:t>
      </w:r>
      <w:r w:rsidR="005966AD" w:rsidRPr="00AD3747">
        <w:rPr>
          <w:rFonts w:asciiTheme="minorHAnsi" w:eastAsiaTheme="minorHAnsi" w:hAnsiTheme="minorHAnsi" w:cstheme="minorHAnsi"/>
          <w:sz w:val="22"/>
          <w:szCs w:val="22"/>
        </w:rPr>
        <w:t xml:space="preserve">PM </w:t>
      </w:r>
      <w:r w:rsidRPr="00AD3747">
        <w:rPr>
          <w:rFonts w:asciiTheme="minorHAnsi" w:eastAsiaTheme="minorHAnsi" w:hAnsiTheme="minorHAnsi" w:cstheme="minorHAnsi"/>
          <w:sz w:val="22"/>
          <w:szCs w:val="22"/>
        </w:rPr>
        <w:t xml:space="preserve">always has a responsibility </w:t>
      </w:r>
      <w:r w:rsidR="005966AD" w:rsidRPr="00AD3747">
        <w:rPr>
          <w:rFonts w:asciiTheme="minorHAnsi" w:eastAsiaTheme="minorHAnsi" w:hAnsiTheme="minorHAnsi" w:cstheme="minorHAnsi"/>
          <w:sz w:val="22"/>
          <w:szCs w:val="22"/>
        </w:rPr>
        <w:t xml:space="preserve">to the customer to develop a </w:t>
      </w:r>
      <w:r w:rsidRPr="00AD3747">
        <w:rPr>
          <w:rFonts w:asciiTheme="minorHAnsi" w:eastAsiaTheme="minorHAnsi" w:hAnsiTheme="minorHAnsi" w:cstheme="minorHAnsi"/>
          <w:sz w:val="22"/>
          <w:szCs w:val="22"/>
        </w:rPr>
        <w:t>capable</w:t>
      </w:r>
      <w:r w:rsidR="00D91770" w:rsidRPr="00AD3747">
        <w:rPr>
          <w:rFonts w:asciiTheme="minorHAnsi" w:eastAsiaTheme="minorHAnsi" w:hAnsiTheme="minorHAnsi" w:cstheme="minorHAnsi"/>
          <w:sz w:val="22"/>
          <w:szCs w:val="22"/>
        </w:rPr>
        <w:t xml:space="preserve"> and supportable system and can</w:t>
      </w:r>
      <w:r w:rsidRPr="00AD3747">
        <w:rPr>
          <w:rFonts w:asciiTheme="minorHAnsi" w:eastAsiaTheme="minorHAnsi" w:hAnsiTheme="minorHAnsi" w:cstheme="minorHAnsi"/>
          <w:sz w:val="22"/>
          <w:szCs w:val="22"/>
        </w:rPr>
        <w:t>not absolve itself of that</w:t>
      </w:r>
      <w:r w:rsidR="005966AD" w:rsidRPr="00AD3747">
        <w:rPr>
          <w:rFonts w:asciiTheme="minorHAnsi" w:eastAsiaTheme="minorHAnsi" w:hAnsiTheme="minorHAnsi" w:cstheme="minorHAnsi"/>
          <w:sz w:val="22"/>
          <w:szCs w:val="22"/>
        </w:rPr>
        <w:t xml:space="preserve"> responsibility. Therefore, all </w:t>
      </w:r>
      <w:r w:rsidRPr="00AD3747">
        <w:rPr>
          <w:rFonts w:asciiTheme="minorHAnsi" w:eastAsiaTheme="minorHAnsi" w:hAnsiTheme="minorHAnsi" w:cstheme="minorHAnsi"/>
          <w:sz w:val="22"/>
          <w:szCs w:val="22"/>
        </w:rPr>
        <w:t>program risks, whether primarily managed by the program offic</w:t>
      </w:r>
      <w:r w:rsidR="005966AD" w:rsidRPr="00AD3747">
        <w:rPr>
          <w:rFonts w:asciiTheme="minorHAnsi" w:eastAsiaTheme="minorHAnsi" w:hAnsiTheme="minorHAnsi" w:cstheme="minorHAnsi"/>
          <w:sz w:val="22"/>
          <w:szCs w:val="22"/>
        </w:rPr>
        <w:t xml:space="preserve">e or by the development/support </w:t>
      </w:r>
      <w:r w:rsidRPr="00AD3747">
        <w:rPr>
          <w:rFonts w:asciiTheme="minorHAnsi" w:eastAsiaTheme="minorHAnsi" w:hAnsiTheme="minorHAnsi" w:cstheme="minorHAnsi"/>
          <w:sz w:val="22"/>
          <w:szCs w:val="22"/>
        </w:rPr>
        <w:t xml:space="preserve">contractor, are of concern and must be assessed and managed </w:t>
      </w:r>
      <w:r w:rsidR="005966AD" w:rsidRPr="00AD3747">
        <w:rPr>
          <w:rFonts w:asciiTheme="minorHAnsi" w:eastAsiaTheme="minorHAnsi" w:hAnsiTheme="minorHAnsi" w:cstheme="minorHAnsi"/>
          <w:sz w:val="22"/>
          <w:szCs w:val="22"/>
        </w:rPr>
        <w:t xml:space="preserve">by the program office. </w:t>
      </w:r>
    </w:p>
    <w:p w14:paraId="3A7BFEF1" w14:textId="77777777" w:rsidR="005966AD" w:rsidRPr="00AD3747" w:rsidRDefault="005966AD" w:rsidP="005966AD">
      <w:pPr>
        <w:autoSpaceDE w:val="0"/>
        <w:autoSpaceDN w:val="0"/>
        <w:adjustRightInd w:val="0"/>
        <w:rPr>
          <w:rFonts w:asciiTheme="minorHAnsi" w:eastAsiaTheme="minorHAnsi" w:hAnsiTheme="minorHAnsi" w:cstheme="minorHAnsi"/>
          <w:sz w:val="22"/>
          <w:szCs w:val="22"/>
        </w:rPr>
      </w:pPr>
    </w:p>
    <w:p w14:paraId="3A7BFEF2" w14:textId="77777777" w:rsidR="004056A3" w:rsidRPr="00AD3747" w:rsidRDefault="005966AD"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Once the PM</w:t>
      </w:r>
      <w:r w:rsidR="004056A3" w:rsidRPr="00AD3747">
        <w:rPr>
          <w:rFonts w:asciiTheme="minorHAnsi" w:eastAsiaTheme="minorHAnsi" w:hAnsiTheme="minorHAnsi" w:cstheme="minorHAnsi"/>
          <w:sz w:val="22"/>
          <w:szCs w:val="22"/>
        </w:rPr>
        <w:t xml:space="preserve"> has determined which risks and how much of each risk to share with the</w:t>
      </w:r>
    </w:p>
    <w:p w14:paraId="3A7BFEF3" w14:textId="77777777" w:rsidR="004056A3" w:rsidRPr="00AD3747" w:rsidRDefault="004056A3"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contractor, it must then assess the total risk assumed by the developing contractor (including</w:t>
      </w:r>
    </w:p>
    <w:p w14:paraId="3A7BFEF4" w14:textId="77777777" w:rsidR="004056A3" w:rsidRPr="00AD3747" w:rsidRDefault="004056A3"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t>subcontractors). The program office and the developer must work from a common risk</w:t>
      </w:r>
    </w:p>
    <w:p w14:paraId="3A7BFEF5" w14:textId="77777777" w:rsidR="004056A3" w:rsidRPr="00AD3747" w:rsidRDefault="004056A3" w:rsidP="00D91770">
      <w:pPr>
        <w:autoSpaceDE w:val="0"/>
        <w:autoSpaceDN w:val="0"/>
        <w:adjustRightInd w:val="0"/>
        <w:ind w:firstLine="450"/>
        <w:rPr>
          <w:rFonts w:asciiTheme="minorHAnsi" w:eastAsiaTheme="minorHAnsi" w:hAnsiTheme="minorHAnsi" w:cstheme="minorHAnsi"/>
          <w:sz w:val="22"/>
          <w:szCs w:val="22"/>
        </w:rPr>
      </w:pPr>
      <w:r w:rsidRPr="00AD3747">
        <w:rPr>
          <w:rFonts w:asciiTheme="minorHAnsi" w:eastAsiaTheme="minorHAnsi" w:hAnsiTheme="minorHAnsi" w:cstheme="minorHAnsi"/>
          <w:sz w:val="22"/>
          <w:szCs w:val="22"/>
        </w:rPr>
        <w:lastRenderedPageBreak/>
        <w:t>management process and database. Successful mitigation requires that government and the</w:t>
      </w:r>
    </w:p>
    <w:p w14:paraId="3A7BFEF6" w14:textId="77777777" w:rsidR="004056A3" w:rsidRPr="00AD3747" w:rsidRDefault="004056A3" w:rsidP="009A607F">
      <w:pPr>
        <w:autoSpaceDE w:val="0"/>
        <w:autoSpaceDN w:val="0"/>
        <w:adjustRightInd w:val="0"/>
        <w:ind w:left="450"/>
        <w:rPr>
          <w:rFonts w:asciiTheme="minorHAnsi" w:hAnsiTheme="minorHAnsi" w:cstheme="minorHAnsi"/>
          <w:sz w:val="22"/>
          <w:szCs w:val="22"/>
        </w:rPr>
      </w:pPr>
      <w:r w:rsidRPr="00AD3747">
        <w:rPr>
          <w:rFonts w:asciiTheme="minorHAnsi" w:eastAsiaTheme="minorHAnsi" w:hAnsiTheme="minorHAnsi" w:cstheme="minorHAnsi"/>
          <w:sz w:val="22"/>
          <w:szCs w:val="22"/>
        </w:rPr>
        <w:t>contractor communicate all program risks for mutual adjudication. Both parties may not always</w:t>
      </w:r>
      <w:r w:rsidR="00D91770" w:rsidRPr="00AD3747">
        <w:rPr>
          <w:rFonts w:asciiTheme="minorHAnsi" w:eastAsiaTheme="minorHAnsi" w:hAnsiTheme="minorHAnsi" w:cstheme="minorHAnsi"/>
          <w:sz w:val="22"/>
          <w:szCs w:val="22"/>
        </w:rPr>
        <w:t xml:space="preserve"> </w:t>
      </w:r>
      <w:r w:rsidRPr="00AD3747">
        <w:rPr>
          <w:rFonts w:asciiTheme="minorHAnsi" w:eastAsiaTheme="minorHAnsi" w:hAnsiTheme="minorHAnsi" w:cstheme="minorHAnsi"/>
          <w:sz w:val="22"/>
          <w:szCs w:val="22"/>
        </w:rPr>
        <w:t>agree on risk likelihoods, and the government PM maintains ultimate approval authority for risk</w:t>
      </w:r>
      <w:r w:rsidR="00D91770" w:rsidRPr="00AD3747">
        <w:rPr>
          <w:rFonts w:asciiTheme="minorHAnsi" w:eastAsiaTheme="minorHAnsi" w:hAnsiTheme="minorHAnsi" w:cstheme="minorHAnsi"/>
          <w:sz w:val="22"/>
          <w:szCs w:val="22"/>
        </w:rPr>
        <w:t xml:space="preserve"> </w:t>
      </w:r>
      <w:r w:rsidRPr="00AD3747">
        <w:rPr>
          <w:rFonts w:asciiTheme="minorHAnsi" w:eastAsiaTheme="minorHAnsi" w:hAnsiTheme="minorHAnsi" w:cstheme="minorHAnsi"/>
          <w:sz w:val="22"/>
          <w:szCs w:val="22"/>
        </w:rPr>
        <w:t>definition and assignment. A common risk database available</w:t>
      </w:r>
      <w:r w:rsidR="00D91770" w:rsidRPr="00AD3747">
        <w:rPr>
          <w:rFonts w:asciiTheme="minorHAnsi" w:eastAsiaTheme="minorHAnsi" w:hAnsiTheme="minorHAnsi" w:cstheme="minorHAnsi"/>
          <w:sz w:val="22"/>
          <w:szCs w:val="22"/>
        </w:rPr>
        <w:t xml:space="preserve"> and open to the government and </w:t>
      </w:r>
      <w:r w:rsidRPr="00AD3747">
        <w:rPr>
          <w:rFonts w:asciiTheme="minorHAnsi" w:eastAsiaTheme="minorHAnsi" w:hAnsiTheme="minorHAnsi" w:cstheme="minorHAnsi"/>
          <w:sz w:val="22"/>
          <w:szCs w:val="22"/>
        </w:rPr>
        <w:t>the contractor is an extremely valuable tool. Risk mitigation involv</w:t>
      </w:r>
      <w:r w:rsidR="00D91770" w:rsidRPr="00AD3747">
        <w:rPr>
          <w:rFonts w:asciiTheme="minorHAnsi" w:eastAsiaTheme="minorHAnsi" w:hAnsiTheme="minorHAnsi" w:cstheme="minorHAnsi"/>
          <w:sz w:val="22"/>
          <w:szCs w:val="22"/>
        </w:rPr>
        <w:t xml:space="preserve">es selection of the option that </w:t>
      </w:r>
      <w:r w:rsidRPr="00AD3747">
        <w:rPr>
          <w:rFonts w:asciiTheme="minorHAnsi" w:eastAsiaTheme="minorHAnsi" w:hAnsiTheme="minorHAnsi" w:cstheme="minorHAnsi"/>
          <w:sz w:val="22"/>
          <w:szCs w:val="22"/>
        </w:rPr>
        <w:t>best provides the balan</w:t>
      </w:r>
      <w:r w:rsidR="009A607F" w:rsidRPr="00AD3747">
        <w:rPr>
          <w:rFonts w:asciiTheme="minorHAnsi" w:eastAsiaTheme="minorHAnsi" w:hAnsiTheme="minorHAnsi" w:cstheme="minorHAnsi"/>
          <w:sz w:val="22"/>
          <w:szCs w:val="22"/>
        </w:rPr>
        <w:t>ce between performance and cost</w:t>
      </w:r>
      <w:r w:rsidRPr="00AD3747">
        <w:rPr>
          <w:rFonts w:asciiTheme="minorHAnsi" w:eastAsiaTheme="minorHAnsi" w:hAnsiTheme="minorHAnsi" w:cstheme="minorHAnsi"/>
          <w:sz w:val="22"/>
          <w:szCs w:val="22"/>
        </w:rPr>
        <w:t>. It is also possible that throughout the s</w:t>
      </w:r>
      <w:r w:rsidR="00D91770" w:rsidRPr="00AD3747">
        <w:rPr>
          <w:rFonts w:asciiTheme="minorHAnsi" w:eastAsiaTheme="minorHAnsi" w:hAnsiTheme="minorHAnsi" w:cstheme="minorHAnsi"/>
          <w:sz w:val="22"/>
          <w:szCs w:val="22"/>
        </w:rPr>
        <w:t>ystem life cycle there may be a</w:t>
      </w:r>
      <w:r w:rsidRPr="00AD3747">
        <w:rPr>
          <w:rFonts w:asciiTheme="minorHAnsi" w:eastAsiaTheme="minorHAnsi" w:hAnsiTheme="minorHAnsi" w:cstheme="minorHAnsi"/>
          <w:sz w:val="22"/>
          <w:szCs w:val="22"/>
        </w:rPr>
        <w:t>n</w:t>
      </w:r>
      <w:r w:rsidR="00D91770" w:rsidRPr="00AD3747">
        <w:rPr>
          <w:rFonts w:asciiTheme="minorHAnsi" w:eastAsiaTheme="minorHAnsi" w:hAnsiTheme="minorHAnsi" w:cstheme="minorHAnsi"/>
          <w:sz w:val="22"/>
          <w:szCs w:val="22"/>
        </w:rPr>
        <w:t xml:space="preserve"> end</w:t>
      </w:r>
      <w:r w:rsidRPr="00AD3747">
        <w:rPr>
          <w:rFonts w:asciiTheme="minorHAnsi" w:eastAsiaTheme="minorHAnsi" w:hAnsiTheme="minorHAnsi" w:cstheme="minorHAnsi"/>
          <w:sz w:val="22"/>
          <w:szCs w:val="22"/>
        </w:rPr>
        <w:t xml:space="preserve"> for different near-term and l</w:t>
      </w:r>
      <w:r w:rsidR="00D91770" w:rsidRPr="00AD3747">
        <w:rPr>
          <w:rFonts w:asciiTheme="minorHAnsi" w:eastAsiaTheme="minorHAnsi" w:hAnsiTheme="minorHAnsi" w:cstheme="minorHAnsi"/>
          <w:sz w:val="22"/>
          <w:szCs w:val="22"/>
        </w:rPr>
        <w:t xml:space="preserve">ong-term mitigation approaches. </w:t>
      </w:r>
      <w:r w:rsidR="009A607F" w:rsidRPr="00AD3747">
        <w:rPr>
          <w:rFonts w:asciiTheme="minorHAnsi" w:eastAsiaTheme="minorHAnsi" w:hAnsiTheme="minorHAnsi" w:cstheme="minorHAnsi"/>
          <w:sz w:val="22"/>
          <w:szCs w:val="22"/>
        </w:rPr>
        <w:t xml:space="preserve">The PCSI </w:t>
      </w:r>
      <w:r w:rsidRPr="00AD3747">
        <w:rPr>
          <w:rFonts w:asciiTheme="minorHAnsi" w:eastAsiaTheme="minorHAnsi" w:hAnsiTheme="minorHAnsi" w:cstheme="minorHAnsi"/>
          <w:sz w:val="22"/>
          <w:szCs w:val="22"/>
        </w:rPr>
        <w:t xml:space="preserve">risk management process requires a commitment on </w:t>
      </w:r>
      <w:r w:rsidR="00D91770" w:rsidRPr="00AD3747">
        <w:rPr>
          <w:rFonts w:asciiTheme="minorHAnsi" w:eastAsiaTheme="minorHAnsi" w:hAnsiTheme="minorHAnsi" w:cstheme="minorHAnsi"/>
          <w:sz w:val="22"/>
          <w:szCs w:val="22"/>
        </w:rPr>
        <w:t xml:space="preserve">the part of the PM, the program </w:t>
      </w:r>
      <w:r w:rsidRPr="00AD3747">
        <w:rPr>
          <w:rFonts w:asciiTheme="minorHAnsi" w:eastAsiaTheme="minorHAnsi" w:hAnsiTheme="minorHAnsi" w:cstheme="minorHAnsi"/>
          <w:sz w:val="22"/>
          <w:szCs w:val="22"/>
        </w:rPr>
        <w:t>office and the contractor to be successful. Many imped</w:t>
      </w:r>
      <w:r w:rsidR="00D91770" w:rsidRPr="00AD3747">
        <w:rPr>
          <w:rFonts w:asciiTheme="minorHAnsi" w:eastAsiaTheme="minorHAnsi" w:hAnsiTheme="minorHAnsi" w:cstheme="minorHAnsi"/>
          <w:sz w:val="22"/>
          <w:szCs w:val="22"/>
        </w:rPr>
        <w:t xml:space="preserve">iments exist to risk management </w:t>
      </w:r>
      <w:r w:rsidRPr="00AD3747">
        <w:rPr>
          <w:rFonts w:asciiTheme="minorHAnsi" w:eastAsiaTheme="minorHAnsi" w:hAnsiTheme="minorHAnsi" w:cstheme="minorHAnsi"/>
          <w:sz w:val="22"/>
          <w:szCs w:val="22"/>
        </w:rPr>
        <w:t>implementation, however, the program team must work togeth</w:t>
      </w:r>
      <w:r w:rsidR="00D91770" w:rsidRPr="00AD3747">
        <w:rPr>
          <w:rFonts w:asciiTheme="minorHAnsi" w:eastAsiaTheme="minorHAnsi" w:hAnsiTheme="minorHAnsi" w:cstheme="minorHAnsi"/>
          <w:sz w:val="22"/>
          <w:szCs w:val="22"/>
        </w:rPr>
        <w:t xml:space="preserve">er to overcome these obstacles.  </w:t>
      </w:r>
    </w:p>
    <w:p w14:paraId="3A7BFEF7" w14:textId="77777777" w:rsidR="004056A3" w:rsidRDefault="004056A3" w:rsidP="00D212A7">
      <w:pPr>
        <w:pStyle w:val="ParagraphItalics"/>
        <w:ind w:left="720"/>
        <w:rPr>
          <w:i w:val="0"/>
          <w:color w:val="548DD4" w:themeColor="text2" w:themeTint="99"/>
        </w:rPr>
      </w:pPr>
    </w:p>
    <w:p w14:paraId="3A7BFEF8" w14:textId="77777777" w:rsidR="009A607F" w:rsidRDefault="009A607F" w:rsidP="00D212A7">
      <w:pPr>
        <w:pStyle w:val="ParagraphItalics"/>
        <w:ind w:left="720"/>
        <w:rPr>
          <w:i w:val="0"/>
          <w:color w:val="548DD4" w:themeColor="text2" w:themeTint="99"/>
        </w:rPr>
      </w:pPr>
    </w:p>
    <w:p w14:paraId="3A7BFEF9" w14:textId="77777777" w:rsidR="009A607F" w:rsidRDefault="009A607F" w:rsidP="00D212A7">
      <w:pPr>
        <w:pStyle w:val="ParagraphItalics"/>
        <w:ind w:left="720"/>
        <w:rPr>
          <w:i w:val="0"/>
          <w:color w:val="548DD4" w:themeColor="text2" w:themeTint="99"/>
        </w:rPr>
      </w:pPr>
    </w:p>
    <w:p w14:paraId="3A7BFEFA" w14:textId="77777777" w:rsidR="00AD3747" w:rsidRDefault="00AD3747" w:rsidP="00D212A7">
      <w:pPr>
        <w:pStyle w:val="ParagraphItalics"/>
        <w:ind w:left="720"/>
        <w:rPr>
          <w:i w:val="0"/>
          <w:color w:val="548DD4" w:themeColor="text2" w:themeTint="99"/>
        </w:rPr>
      </w:pPr>
    </w:p>
    <w:p w14:paraId="3A7BFEFB" w14:textId="77777777" w:rsidR="00AD3747" w:rsidRDefault="00AD3747" w:rsidP="00D212A7">
      <w:pPr>
        <w:pStyle w:val="ParagraphItalics"/>
        <w:ind w:left="720"/>
        <w:rPr>
          <w:i w:val="0"/>
          <w:color w:val="548DD4" w:themeColor="text2" w:themeTint="99"/>
        </w:rPr>
      </w:pPr>
    </w:p>
    <w:p w14:paraId="3A7BFEFC" w14:textId="77777777" w:rsidR="00AD3747" w:rsidRPr="00D12FE0" w:rsidRDefault="00AD3747" w:rsidP="00D212A7">
      <w:pPr>
        <w:pStyle w:val="ParagraphItalics"/>
        <w:ind w:left="720"/>
        <w:rPr>
          <w:i w:val="0"/>
          <w:color w:val="548DD4" w:themeColor="text2" w:themeTint="99"/>
        </w:rPr>
      </w:pPr>
    </w:p>
    <w:p w14:paraId="3A7BFEFD" w14:textId="77777777" w:rsidR="00B2712F" w:rsidRPr="00D12FE0" w:rsidRDefault="00B2712F" w:rsidP="00D212A7">
      <w:pPr>
        <w:pStyle w:val="Heading2"/>
      </w:pPr>
      <w:bookmarkStart w:id="1095" w:name="_Toc315869026"/>
      <w:bookmarkStart w:id="1096" w:name="_Toc317842092"/>
      <w:r w:rsidRPr="00D12FE0">
        <w:t>Risk Identification and Assessment</w:t>
      </w:r>
      <w:bookmarkEnd w:id="1086"/>
      <w:bookmarkEnd w:id="1087"/>
      <w:bookmarkEnd w:id="1088"/>
      <w:bookmarkEnd w:id="1089"/>
      <w:bookmarkEnd w:id="1090"/>
      <w:bookmarkEnd w:id="1091"/>
      <w:bookmarkEnd w:id="1095"/>
      <w:bookmarkEnd w:id="1096"/>
    </w:p>
    <w:p w14:paraId="3A7BFEFE" w14:textId="77777777" w:rsidR="00476F8A" w:rsidRPr="00D12FE0" w:rsidRDefault="00476F8A" w:rsidP="00D212A7">
      <w:pPr>
        <w:rPr>
          <w:rFonts w:asciiTheme="minorHAnsi" w:hAnsiTheme="minorHAnsi" w:cstheme="minorHAnsi"/>
        </w:rPr>
      </w:pPr>
      <w:bookmarkStart w:id="1097" w:name="_Toc315961253"/>
      <w:bookmarkStart w:id="1098" w:name="_Toc315961385"/>
      <w:bookmarkStart w:id="1099" w:name="_Toc315961517"/>
      <w:bookmarkStart w:id="1100" w:name="_Toc315961649"/>
      <w:bookmarkStart w:id="1101" w:name="_Toc315961782"/>
      <w:bookmarkStart w:id="1102" w:name="_Toc315961916"/>
      <w:bookmarkStart w:id="1103" w:name="_Toc315962050"/>
      <w:bookmarkStart w:id="1104" w:name="_Toc315962185"/>
      <w:bookmarkStart w:id="1105" w:name="_Toc315962319"/>
      <w:bookmarkStart w:id="1106" w:name="_Toc315962455"/>
      <w:bookmarkStart w:id="1107" w:name="_Toc315962591"/>
      <w:bookmarkStart w:id="1108" w:name="_Toc315962798"/>
      <w:bookmarkStart w:id="1109" w:name="_Toc316480325"/>
      <w:bookmarkStart w:id="1110" w:name="_Toc316480745"/>
      <w:bookmarkStart w:id="1111" w:name="_Toc315961254"/>
      <w:bookmarkStart w:id="1112" w:name="_Toc315961386"/>
      <w:bookmarkStart w:id="1113" w:name="_Toc315961518"/>
      <w:bookmarkStart w:id="1114" w:name="_Toc315961650"/>
      <w:bookmarkStart w:id="1115" w:name="_Toc315961783"/>
      <w:bookmarkStart w:id="1116" w:name="_Toc315961917"/>
      <w:bookmarkStart w:id="1117" w:name="_Toc315962051"/>
      <w:bookmarkStart w:id="1118" w:name="_Toc315962186"/>
      <w:bookmarkStart w:id="1119" w:name="_Toc315962320"/>
      <w:bookmarkStart w:id="1120" w:name="_Toc315962456"/>
      <w:bookmarkStart w:id="1121" w:name="_Toc315962592"/>
      <w:bookmarkStart w:id="1122" w:name="_Toc315962799"/>
      <w:bookmarkStart w:id="1123" w:name="_Toc316480326"/>
      <w:bookmarkStart w:id="1124" w:name="_Toc316480746"/>
      <w:bookmarkStart w:id="1125" w:name="_Toc315961255"/>
      <w:bookmarkStart w:id="1126" w:name="_Toc315961387"/>
      <w:bookmarkStart w:id="1127" w:name="_Toc315961519"/>
      <w:bookmarkStart w:id="1128" w:name="_Toc315961651"/>
      <w:bookmarkStart w:id="1129" w:name="_Toc315961784"/>
      <w:bookmarkStart w:id="1130" w:name="_Toc315961918"/>
      <w:bookmarkStart w:id="1131" w:name="_Toc315962052"/>
      <w:bookmarkStart w:id="1132" w:name="_Toc315962187"/>
      <w:bookmarkStart w:id="1133" w:name="_Toc315962321"/>
      <w:bookmarkStart w:id="1134" w:name="_Toc315962457"/>
      <w:bookmarkStart w:id="1135" w:name="_Toc315962593"/>
      <w:bookmarkStart w:id="1136" w:name="_Toc315962800"/>
      <w:bookmarkStart w:id="1137" w:name="_Toc316480327"/>
      <w:bookmarkStart w:id="1138" w:name="_Toc316480747"/>
      <w:bookmarkStart w:id="1139" w:name="_Toc315961256"/>
      <w:bookmarkStart w:id="1140" w:name="_Toc315961388"/>
      <w:bookmarkStart w:id="1141" w:name="_Toc315961520"/>
      <w:bookmarkStart w:id="1142" w:name="_Toc315961652"/>
      <w:bookmarkStart w:id="1143" w:name="_Toc315961785"/>
      <w:bookmarkStart w:id="1144" w:name="_Toc315961919"/>
      <w:bookmarkStart w:id="1145" w:name="_Toc315962053"/>
      <w:bookmarkStart w:id="1146" w:name="_Toc315962188"/>
      <w:bookmarkStart w:id="1147" w:name="_Toc315962322"/>
      <w:bookmarkStart w:id="1148" w:name="_Toc315962458"/>
      <w:bookmarkStart w:id="1149" w:name="_Toc315962594"/>
      <w:bookmarkStart w:id="1150" w:name="_Toc315962801"/>
      <w:bookmarkStart w:id="1151" w:name="_Toc316480328"/>
      <w:bookmarkStart w:id="1152" w:name="_Toc316480748"/>
      <w:bookmarkStart w:id="1153" w:name="_Toc315961272"/>
      <w:bookmarkStart w:id="1154" w:name="_Toc315961404"/>
      <w:bookmarkStart w:id="1155" w:name="_Toc315961536"/>
      <w:bookmarkStart w:id="1156" w:name="_Toc315961668"/>
      <w:bookmarkStart w:id="1157" w:name="_Toc315961801"/>
      <w:bookmarkStart w:id="1158" w:name="_Toc315961935"/>
      <w:bookmarkStart w:id="1159" w:name="_Toc315962069"/>
      <w:bookmarkStart w:id="1160" w:name="_Toc315962204"/>
      <w:bookmarkStart w:id="1161" w:name="_Toc315962338"/>
      <w:bookmarkStart w:id="1162" w:name="_Toc315962474"/>
      <w:bookmarkStart w:id="1163" w:name="_Toc315962610"/>
      <w:bookmarkStart w:id="1164" w:name="_Toc315962817"/>
      <w:bookmarkStart w:id="1165" w:name="_Toc316474848"/>
      <w:bookmarkStart w:id="1166" w:name="_Toc316479689"/>
      <w:bookmarkStart w:id="1167" w:name="_Toc316480344"/>
      <w:bookmarkStart w:id="1168" w:name="_Toc316480764"/>
      <w:bookmarkStart w:id="1169" w:name="_Toc315961273"/>
      <w:bookmarkStart w:id="1170" w:name="_Toc315961405"/>
      <w:bookmarkStart w:id="1171" w:name="_Toc315961537"/>
      <w:bookmarkStart w:id="1172" w:name="_Toc315961669"/>
      <w:bookmarkStart w:id="1173" w:name="_Toc315961802"/>
      <w:bookmarkStart w:id="1174" w:name="_Toc315961936"/>
      <w:bookmarkStart w:id="1175" w:name="_Toc315962070"/>
      <w:bookmarkStart w:id="1176" w:name="_Toc315962205"/>
      <w:bookmarkStart w:id="1177" w:name="_Toc315962339"/>
      <w:bookmarkStart w:id="1178" w:name="_Toc315962475"/>
      <w:bookmarkStart w:id="1179" w:name="_Toc315962611"/>
      <w:bookmarkStart w:id="1180" w:name="_Toc315962818"/>
      <w:bookmarkStart w:id="1181" w:name="_Toc316474849"/>
      <w:bookmarkStart w:id="1182" w:name="_Toc316479690"/>
      <w:bookmarkStart w:id="1183" w:name="_Toc316480345"/>
      <w:bookmarkStart w:id="1184" w:name="_Toc316480765"/>
      <w:bookmarkStart w:id="1185" w:name="_Toc315961277"/>
      <w:bookmarkStart w:id="1186" w:name="_Toc315961409"/>
      <w:bookmarkStart w:id="1187" w:name="_Toc315961541"/>
      <w:bookmarkStart w:id="1188" w:name="_Toc315961673"/>
      <w:bookmarkStart w:id="1189" w:name="_Toc315961806"/>
      <w:bookmarkStart w:id="1190" w:name="_Toc315961940"/>
      <w:bookmarkStart w:id="1191" w:name="_Toc315962074"/>
      <w:bookmarkStart w:id="1192" w:name="_Toc315962209"/>
      <w:bookmarkStart w:id="1193" w:name="_Toc315962343"/>
      <w:bookmarkStart w:id="1194" w:name="_Toc315962479"/>
      <w:bookmarkStart w:id="1195" w:name="_Toc315962615"/>
      <w:bookmarkStart w:id="1196" w:name="_Toc315962822"/>
      <w:bookmarkStart w:id="1197" w:name="_Toc316474853"/>
      <w:bookmarkStart w:id="1198" w:name="_Toc316479694"/>
      <w:bookmarkStart w:id="1199" w:name="_Toc316480349"/>
      <w:bookmarkStart w:id="1200" w:name="_Toc316480769"/>
      <w:bookmarkStart w:id="1201" w:name="_Toc315961279"/>
      <w:bookmarkStart w:id="1202" w:name="_Toc315961411"/>
      <w:bookmarkStart w:id="1203" w:name="_Toc315961543"/>
      <w:bookmarkStart w:id="1204" w:name="_Toc315961675"/>
      <w:bookmarkStart w:id="1205" w:name="_Toc315961808"/>
      <w:bookmarkStart w:id="1206" w:name="_Toc315961942"/>
      <w:bookmarkStart w:id="1207" w:name="_Toc315962076"/>
      <w:bookmarkStart w:id="1208" w:name="_Toc315962211"/>
      <w:bookmarkStart w:id="1209" w:name="_Toc315962345"/>
      <w:bookmarkStart w:id="1210" w:name="_Toc315962481"/>
      <w:bookmarkStart w:id="1211" w:name="_Toc315962617"/>
      <w:bookmarkStart w:id="1212" w:name="_Toc315962824"/>
      <w:bookmarkStart w:id="1213" w:name="_Toc316474855"/>
      <w:bookmarkStart w:id="1214" w:name="_Toc316479696"/>
      <w:bookmarkStart w:id="1215" w:name="_Toc316480351"/>
      <w:bookmarkStart w:id="1216" w:name="_Toc316480771"/>
      <w:bookmarkStart w:id="1217" w:name="_Toc315961282"/>
      <w:bookmarkStart w:id="1218" w:name="_Toc315961414"/>
      <w:bookmarkStart w:id="1219" w:name="_Toc315961546"/>
      <w:bookmarkStart w:id="1220" w:name="_Toc315961678"/>
      <w:bookmarkStart w:id="1221" w:name="_Toc315961811"/>
      <w:bookmarkStart w:id="1222" w:name="_Toc315961945"/>
      <w:bookmarkStart w:id="1223" w:name="_Toc315962079"/>
      <w:bookmarkStart w:id="1224" w:name="_Toc315962214"/>
      <w:bookmarkStart w:id="1225" w:name="_Toc315962348"/>
      <w:bookmarkStart w:id="1226" w:name="_Toc315962484"/>
      <w:bookmarkStart w:id="1227" w:name="_Toc315962620"/>
      <w:bookmarkStart w:id="1228" w:name="_Toc315962827"/>
      <w:bookmarkStart w:id="1229" w:name="_Toc316474858"/>
      <w:bookmarkStart w:id="1230" w:name="_Toc316479699"/>
      <w:bookmarkStart w:id="1231" w:name="_Toc316480354"/>
      <w:bookmarkStart w:id="1232" w:name="_Toc316480774"/>
      <w:bookmarkStart w:id="1233" w:name="_Toc315961283"/>
      <w:bookmarkStart w:id="1234" w:name="_Toc315961415"/>
      <w:bookmarkStart w:id="1235" w:name="_Toc315961547"/>
      <w:bookmarkStart w:id="1236" w:name="_Toc315961679"/>
      <w:bookmarkStart w:id="1237" w:name="_Toc315961812"/>
      <w:bookmarkStart w:id="1238" w:name="_Toc315961946"/>
      <w:bookmarkStart w:id="1239" w:name="_Toc315962080"/>
      <w:bookmarkStart w:id="1240" w:name="_Toc315962215"/>
      <w:bookmarkStart w:id="1241" w:name="_Toc315962349"/>
      <w:bookmarkStart w:id="1242" w:name="_Toc315962485"/>
      <w:bookmarkStart w:id="1243" w:name="_Toc315962621"/>
      <w:bookmarkStart w:id="1244" w:name="_Toc315962828"/>
      <w:bookmarkStart w:id="1245" w:name="_Toc316474859"/>
      <w:bookmarkStart w:id="1246" w:name="_Toc316479700"/>
      <w:bookmarkStart w:id="1247" w:name="_Toc316480355"/>
      <w:bookmarkStart w:id="1248" w:name="_Toc316480775"/>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p>
    <w:p w14:paraId="3A7BFEFF" w14:textId="77777777" w:rsidR="00344C04" w:rsidRPr="00D12FE0" w:rsidRDefault="00344C04">
      <w:pPr>
        <w:rPr>
          <w:rFonts w:asciiTheme="minorHAnsi" w:hAnsiTheme="minorHAnsi" w:cstheme="minorHAnsi"/>
        </w:rPr>
      </w:pPr>
    </w:p>
    <w:p w14:paraId="3A7BFF00" w14:textId="77777777" w:rsidR="00476F8A" w:rsidRPr="00D12FE0" w:rsidRDefault="00476F8A" w:rsidP="00D212A7">
      <w:pPr>
        <w:pStyle w:val="ParagraphBAH"/>
        <w:jc w:val="center"/>
        <w:rPr>
          <w:sz w:val="22"/>
        </w:rPr>
      </w:pPr>
      <w:r w:rsidRPr="00D12FE0">
        <w:rPr>
          <w:noProof/>
          <w:sz w:val="22"/>
        </w:rPr>
        <w:lastRenderedPageBreak/>
        <w:drawing>
          <wp:anchor distT="0" distB="0" distL="114300" distR="114300" simplePos="0" relativeHeight="251702272" behindDoc="1" locked="0" layoutInCell="1" allowOverlap="1" wp14:anchorId="3A7BFF5C" wp14:editId="3A7BFF5D">
            <wp:simplePos x="0" y="0"/>
            <wp:positionH relativeFrom="column">
              <wp:posOffset>1778635</wp:posOffset>
            </wp:positionH>
            <wp:positionV relativeFrom="paragraph">
              <wp:posOffset>6350</wp:posOffset>
            </wp:positionV>
            <wp:extent cx="4145915" cy="1866265"/>
            <wp:effectExtent l="0" t="0" r="0" b="0"/>
            <wp:wrapTight wrapText="bothSides">
              <wp:wrapPolygon edited="0">
                <wp:start x="99" y="661"/>
                <wp:lineTo x="99" y="20725"/>
                <wp:lineTo x="21438" y="20725"/>
                <wp:lineTo x="21438" y="661"/>
                <wp:lineTo x="99" y="661"/>
              </wp:wrapPolygon>
            </wp:wrapTight>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4145915" cy="1866265"/>
                    </a:xfrm>
                    <a:prstGeom prst="rect">
                      <a:avLst/>
                    </a:prstGeom>
                    <a:noFill/>
                    <a:ln w="9525">
                      <a:noFill/>
                      <a:miter lim="800000"/>
                      <a:headEnd/>
                      <a:tailEnd/>
                    </a:ln>
                  </pic:spPr>
                </pic:pic>
              </a:graphicData>
            </a:graphic>
          </wp:anchor>
        </w:drawing>
      </w:r>
      <w:r w:rsidRPr="00D12FE0">
        <w:rPr>
          <w:noProof/>
          <w:sz w:val="22"/>
        </w:rPr>
        <w:drawing>
          <wp:inline distT="0" distB="0" distL="0" distR="0" wp14:anchorId="3A7BFF5E" wp14:editId="3A7BFF5F">
            <wp:extent cx="1581150" cy="1873956"/>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1581150" cy="1873956"/>
                    </a:xfrm>
                    <a:prstGeom prst="rect">
                      <a:avLst/>
                    </a:prstGeom>
                    <a:noFill/>
                    <a:ln w="9525">
                      <a:noFill/>
                      <a:miter lim="800000"/>
                      <a:headEnd/>
                      <a:tailEnd/>
                    </a:ln>
                  </pic:spPr>
                </pic:pic>
              </a:graphicData>
            </a:graphic>
          </wp:inline>
        </w:drawing>
      </w:r>
    </w:p>
    <w:p w14:paraId="3A7BFF01" w14:textId="77777777" w:rsidR="00476F8A" w:rsidRPr="00D12FE0" w:rsidRDefault="00476F8A" w:rsidP="00D212A7">
      <w:pPr>
        <w:pStyle w:val="CaptionBAH"/>
      </w:pPr>
      <w:bookmarkStart w:id="1249" w:name="_Toc316040002"/>
      <w:r w:rsidRPr="00D12FE0">
        <w:t xml:space="preserve">Figure </w:t>
      </w:r>
      <w:r w:rsidR="00686D8F">
        <w:fldChar w:fldCharType="begin"/>
      </w:r>
      <w:r w:rsidR="00686D8F">
        <w:instrText xml:space="preserve"> SEQ Figure \* ARABIC </w:instrText>
      </w:r>
      <w:r w:rsidR="00686D8F">
        <w:fldChar w:fldCharType="separate"/>
      </w:r>
      <w:r w:rsidR="00582886" w:rsidRPr="00D12FE0">
        <w:rPr>
          <w:noProof/>
        </w:rPr>
        <w:t>6</w:t>
      </w:r>
      <w:r w:rsidR="00686D8F">
        <w:rPr>
          <w:noProof/>
        </w:rPr>
        <w:fldChar w:fldCharType="end"/>
      </w:r>
      <w:r w:rsidRPr="00D12FE0">
        <w:t>:  Risk Assessment Values Tables</w:t>
      </w:r>
      <w:bookmarkEnd w:id="1249"/>
    </w:p>
    <w:p w14:paraId="3A7BFF02" w14:textId="77777777" w:rsidR="00476F8A" w:rsidRPr="00D12FE0" w:rsidRDefault="00476F8A" w:rsidP="00D212A7">
      <w:pPr>
        <w:rPr>
          <w:rFonts w:asciiTheme="minorHAnsi" w:hAnsiTheme="minorHAnsi" w:cstheme="minorHAnsi"/>
        </w:rPr>
      </w:pPr>
    </w:p>
    <w:p w14:paraId="3A7BFF03" w14:textId="77777777" w:rsidR="00476F8A" w:rsidRPr="00D12FE0" w:rsidRDefault="00476F8A" w:rsidP="00D212A7">
      <w:pPr>
        <w:pStyle w:val="ParagraphBAH"/>
      </w:pPr>
    </w:p>
    <w:p w14:paraId="3A7BFF04" w14:textId="05FF8D47" w:rsidR="00476F8A" w:rsidRPr="00D12FE0" w:rsidRDefault="00686D8F" w:rsidP="00D212A7">
      <w:pPr>
        <w:jc w:val="center"/>
      </w:pPr>
      <w:r>
        <w:rPr>
          <w:noProof/>
        </w:rPr>
        <w:lastRenderedPageBreak/>
        <mc:AlternateContent>
          <mc:Choice Requires="wpg">
            <w:drawing>
              <wp:inline distT="0" distB="0" distL="0" distR="0" wp14:anchorId="3A7BFF60" wp14:editId="64FAD663">
                <wp:extent cx="3552825" cy="3178175"/>
                <wp:effectExtent l="0" t="12700" r="139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2825" cy="3178175"/>
                          <a:chOff x="44247" y="15356"/>
                          <a:chExt cx="38810" cy="34940"/>
                        </a:xfrm>
                      </wpg:grpSpPr>
                      <wpg:grpSp>
                        <wpg:cNvPr id="2" name="Group 30"/>
                        <wpg:cNvGrpSpPr>
                          <a:grpSpLocks/>
                        </wpg:cNvGrpSpPr>
                        <wpg:grpSpPr bwMode="auto">
                          <a:xfrm>
                            <a:off x="48005" y="15356"/>
                            <a:ext cx="35053" cy="31842"/>
                            <a:chOff x="48005" y="15356"/>
                            <a:chExt cx="41148" cy="37935"/>
                          </a:xfrm>
                        </wpg:grpSpPr>
                        <wpg:grpSp>
                          <wpg:cNvPr id="3" name="Group 33"/>
                          <wpg:cNvGrpSpPr>
                            <a:grpSpLocks/>
                          </wpg:cNvGrpSpPr>
                          <wpg:grpSpPr bwMode="auto">
                            <a:xfrm>
                              <a:off x="52578" y="15356"/>
                              <a:ext cx="36576" cy="32766"/>
                              <a:chOff x="52578" y="15356"/>
                              <a:chExt cx="36576" cy="32766"/>
                            </a:xfrm>
                          </wpg:grpSpPr>
                          <wps:wsp>
                            <wps:cNvPr id="4" name="Cube 45"/>
                            <wps:cNvSpPr>
                              <a:spLocks noChangeArrowheads="1"/>
                            </wps:cNvSpPr>
                            <wps:spPr bwMode="auto">
                              <a:xfrm>
                                <a:off x="52578" y="39740"/>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7" w14:textId="77777777" w:rsidR="00342521" w:rsidRDefault="00342521" w:rsidP="00476F8A"/>
                              </w:txbxContent>
                            </wps:txbx>
                            <wps:bodyPr rot="0" vert="horz" wrap="square" lIns="91440" tIns="45720" rIns="91440" bIns="45720" anchor="ctr" anchorCtr="0" upright="1">
                              <a:noAutofit/>
                            </wps:bodyPr>
                          </wps:wsp>
                          <wps:wsp>
                            <wps:cNvPr id="5" name="Cube 46"/>
                            <wps:cNvSpPr>
                              <a:spLocks noChangeArrowheads="1"/>
                            </wps:cNvSpPr>
                            <wps:spPr bwMode="auto">
                              <a:xfrm>
                                <a:off x="52578" y="33644"/>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8" w14:textId="77777777" w:rsidR="00342521" w:rsidRDefault="00342521" w:rsidP="00476F8A"/>
                              </w:txbxContent>
                            </wps:txbx>
                            <wps:bodyPr rot="0" vert="horz" wrap="square" lIns="91440" tIns="45720" rIns="91440" bIns="45720" anchor="ctr" anchorCtr="0" upright="1">
                              <a:noAutofit/>
                            </wps:bodyPr>
                          </wps:wsp>
                          <wps:wsp>
                            <wps:cNvPr id="6" name="Cube 47"/>
                            <wps:cNvSpPr>
                              <a:spLocks noChangeArrowheads="1"/>
                            </wps:cNvSpPr>
                            <wps:spPr bwMode="auto">
                              <a:xfrm>
                                <a:off x="52578" y="27548"/>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9" w14:textId="77777777" w:rsidR="00342521" w:rsidRDefault="00342521" w:rsidP="00476F8A"/>
                              </w:txbxContent>
                            </wps:txbx>
                            <wps:bodyPr rot="0" vert="horz" wrap="square" lIns="91440" tIns="45720" rIns="91440" bIns="45720" anchor="ctr" anchorCtr="0" upright="1">
                              <a:noAutofit/>
                            </wps:bodyPr>
                          </wps:wsp>
                          <wps:wsp>
                            <wps:cNvPr id="8" name="Cube 48"/>
                            <wps:cNvSpPr>
                              <a:spLocks noChangeArrowheads="1"/>
                            </wps:cNvSpPr>
                            <wps:spPr bwMode="auto">
                              <a:xfrm>
                                <a:off x="52578" y="21452"/>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A" w14:textId="77777777" w:rsidR="00342521" w:rsidRDefault="00342521" w:rsidP="00476F8A"/>
                              </w:txbxContent>
                            </wps:txbx>
                            <wps:bodyPr rot="0" vert="horz" wrap="square" lIns="91440" tIns="45720" rIns="91440" bIns="45720" anchor="ctr" anchorCtr="0" upright="1">
                              <a:noAutofit/>
                            </wps:bodyPr>
                          </wps:wsp>
                          <wps:wsp>
                            <wps:cNvPr id="10" name="Cube 49"/>
                            <wps:cNvSpPr>
                              <a:spLocks noChangeArrowheads="1"/>
                            </wps:cNvSpPr>
                            <wps:spPr bwMode="auto">
                              <a:xfrm>
                                <a:off x="52578" y="15356"/>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7B" w14:textId="77777777" w:rsidR="00342521" w:rsidRDefault="00342521" w:rsidP="00476F8A"/>
                              </w:txbxContent>
                            </wps:txbx>
                            <wps:bodyPr rot="0" vert="horz" wrap="square" lIns="91440" tIns="45720" rIns="91440" bIns="45720" anchor="ctr" anchorCtr="0" upright="1">
                              <a:noAutofit/>
                            </wps:bodyPr>
                          </wps:wsp>
                          <wps:wsp>
                            <wps:cNvPr id="11" name="Cube 50"/>
                            <wps:cNvSpPr>
                              <a:spLocks noChangeArrowheads="1"/>
                            </wps:cNvSpPr>
                            <wps:spPr bwMode="auto">
                              <a:xfrm>
                                <a:off x="59436" y="39740"/>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C" w14:textId="77777777" w:rsidR="00342521" w:rsidRDefault="00342521" w:rsidP="00476F8A"/>
                              </w:txbxContent>
                            </wps:txbx>
                            <wps:bodyPr rot="0" vert="horz" wrap="square" lIns="91440" tIns="45720" rIns="91440" bIns="45720" anchor="ctr" anchorCtr="0" upright="1">
                              <a:noAutofit/>
                            </wps:bodyPr>
                          </wps:wsp>
                          <wps:wsp>
                            <wps:cNvPr id="12" name="Cube 51"/>
                            <wps:cNvSpPr>
                              <a:spLocks noChangeArrowheads="1"/>
                            </wps:cNvSpPr>
                            <wps:spPr bwMode="auto">
                              <a:xfrm>
                                <a:off x="59436" y="33644"/>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D" w14:textId="77777777" w:rsidR="00342521" w:rsidRDefault="00342521" w:rsidP="00476F8A"/>
                              </w:txbxContent>
                            </wps:txbx>
                            <wps:bodyPr rot="0" vert="horz" wrap="square" lIns="91440" tIns="45720" rIns="91440" bIns="45720" anchor="ctr" anchorCtr="0" upright="1">
                              <a:noAutofit/>
                            </wps:bodyPr>
                          </wps:wsp>
                          <wps:wsp>
                            <wps:cNvPr id="13" name="Cube 52"/>
                            <wps:cNvSpPr>
                              <a:spLocks noChangeArrowheads="1"/>
                            </wps:cNvSpPr>
                            <wps:spPr bwMode="auto">
                              <a:xfrm>
                                <a:off x="59436" y="27548"/>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7E" w14:textId="77777777" w:rsidR="00342521" w:rsidRDefault="00342521" w:rsidP="00476F8A"/>
                              </w:txbxContent>
                            </wps:txbx>
                            <wps:bodyPr rot="0" vert="horz" wrap="square" lIns="91440" tIns="45720" rIns="91440" bIns="45720" anchor="ctr" anchorCtr="0" upright="1">
                              <a:noAutofit/>
                            </wps:bodyPr>
                          </wps:wsp>
                          <wps:wsp>
                            <wps:cNvPr id="14" name="Cube 53"/>
                            <wps:cNvSpPr>
                              <a:spLocks noChangeArrowheads="1"/>
                            </wps:cNvSpPr>
                            <wps:spPr bwMode="auto">
                              <a:xfrm>
                                <a:off x="59436" y="21452"/>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7F" w14:textId="77777777" w:rsidR="00342521" w:rsidRDefault="00342521" w:rsidP="00476F8A"/>
                              </w:txbxContent>
                            </wps:txbx>
                            <wps:bodyPr rot="0" vert="horz" wrap="square" lIns="91440" tIns="45720" rIns="91440" bIns="45720" anchor="ctr" anchorCtr="0" upright="1">
                              <a:noAutofit/>
                            </wps:bodyPr>
                          </wps:wsp>
                          <wps:wsp>
                            <wps:cNvPr id="15" name="Cube 54"/>
                            <wps:cNvSpPr>
                              <a:spLocks noChangeArrowheads="1"/>
                            </wps:cNvSpPr>
                            <wps:spPr bwMode="auto">
                              <a:xfrm>
                                <a:off x="59436" y="15356"/>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0" w14:textId="77777777" w:rsidR="00342521" w:rsidRDefault="00342521" w:rsidP="00476F8A"/>
                              </w:txbxContent>
                            </wps:txbx>
                            <wps:bodyPr rot="0" vert="horz" wrap="square" lIns="91440" tIns="45720" rIns="91440" bIns="45720" anchor="ctr" anchorCtr="0" upright="1">
                              <a:noAutofit/>
                            </wps:bodyPr>
                          </wps:wsp>
                          <wps:wsp>
                            <wps:cNvPr id="16" name="Cube 56"/>
                            <wps:cNvSpPr>
                              <a:spLocks noChangeArrowheads="1"/>
                            </wps:cNvSpPr>
                            <wps:spPr bwMode="auto">
                              <a:xfrm>
                                <a:off x="66294" y="39740"/>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81" w14:textId="77777777" w:rsidR="00342521" w:rsidRDefault="00342521" w:rsidP="00476F8A"/>
                              </w:txbxContent>
                            </wps:txbx>
                            <wps:bodyPr rot="0" vert="horz" wrap="square" lIns="91440" tIns="45720" rIns="91440" bIns="45720" anchor="ctr" anchorCtr="0" upright="1">
                              <a:noAutofit/>
                            </wps:bodyPr>
                          </wps:wsp>
                          <wps:wsp>
                            <wps:cNvPr id="17" name="Cube 57"/>
                            <wps:cNvSpPr>
                              <a:spLocks noChangeArrowheads="1"/>
                            </wps:cNvSpPr>
                            <wps:spPr bwMode="auto">
                              <a:xfrm>
                                <a:off x="66294" y="33644"/>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82" w14:textId="77777777" w:rsidR="00342521" w:rsidRDefault="00342521" w:rsidP="00476F8A"/>
                              </w:txbxContent>
                            </wps:txbx>
                            <wps:bodyPr rot="0" vert="horz" wrap="square" lIns="91440" tIns="45720" rIns="91440" bIns="45720" anchor="ctr" anchorCtr="0" upright="1">
                              <a:noAutofit/>
                            </wps:bodyPr>
                          </wps:wsp>
                          <wps:wsp>
                            <wps:cNvPr id="18" name="Cube 58"/>
                            <wps:cNvSpPr>
                              <a:spLocks noChangeArrowheads="1"/>
                            </wps:cNvSpPr>
                            <wps:spPr bwMode="auto">
                              <a:xfrm>
                                <a:off x="66294" y="27548"/>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3" w14:textId="77777777" w:rsidR="00342521" w:rsidRDefault="00342521" w:rsidP="00476F8A"/>
                              </w:txbxContent>
                            </wps:txbx>
                            <wps:bodyPr rot="0" vert="horz" wrap="square" lIns="91440" tIns="45720" rIns="91440" bIns="45720" anchor="ctr" anchorCtr="0" upright="1">
                              <a:noAutofit/>
                            </wps:bodyPr>
                          </wps:wsp>
                          <wps:wsp>
                            <wps:cNvPr id="19" name="Cube 59"/>
                            <wps:cNvSpPr>
                              <a:spLocks noChangeArrowheads="1"/>
                            </wps:cNvSpPr>
                            <wps:spPr bwMode="auto">
                              <a:xfrm>
                                <a:off x="66294" y="21452"/>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4" w14:textId="77777777" w:rsidR="00342521" w:rsidRDefault="00342521" w:rsidP="00476F8A"/>
                              </w:txbxContent>
                            </wps:txbx>
                            <wps:bodyPr rot="0" vert="horz" wrap="square" lIns="91440" tIns="45720" rIns="91440" bIns="45720" anchor="ctr" anchorCtr="0" upright="1">
                              <a:noAutofit/>
                            </wps:bodyPr>
                          </wps:wsp>
                          <wps:wsp>
                            <wps:cNvPr id="20" name="Cube 60"/>
                            <wps:cNvSpPr>
                              <a:spLocks noChangeArrowheads="1"/>
                            </wps:cNvSpPr>
                            <wps:spPr bwMode="auto">
                              <a:xfrm>
                                <a:off x="66294" y="15356"/>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5" w14:textId="77777777" w:rsidR="00342521" w:rsidRDefault="00342521" w:rsidP="00476F8A"/>
                              </w:txbxContent>
                            </wps:txbx>
                            <wps:bodyPr rot="0" vert="horz" wrap="square" lIns="91440" tIns="45720" rIns="91440" bIns="45720" anchor="ctr" anchorCtr="0" upright="1">
                              <a:noAutofit/>
                            </wps:bodyPr>
                          </wps:wsp>
                          <wps:wsp>
                            <wps:cNvPr id="21" name="Cube 67"/>
                            <wps:cNvSpPr>
                              <a:spLocks noChangeArrowheads="1"/>
                            </wps:cNvSpPr>
                            <wps:spPr bwMode="auto">
                              <a:xfrm>
                                <a:off x="73152" y="39740"/>
                                <a:ext cx="9144" cy="8382"/>
                              </a:xfrm>
                              <a:prstGeom prst="cube">
                                <a:avLst>
                                  <a:gd name="adj" fmla="val 25000"/>
                                </a:avLst>
                              </a:prstGeom>
                              <a:solidFill>
                                <a:srgbClr val="00B050"/>
                              </a:solidFill>
                              <a:ln w="25400">
                                <a:solidFill>
                                  <a:schemeClr val="tx1">
                                    <a:lumMod val="75000"/>
                                    <a:lumOff val="25000"/>
                                  </a:schemeClr>
                                </a:solidFill>
                                <a:miter lim="800000"/>
                                <a:headEnd/>
                                <a:tailEnd/>
                              </a:ln>
                            </wps:spPr>
                            <wps:txbx>
                              <w:txbxContent>
                                <w:p w14:paraId="3A7BFF86" w14:textId="77777777" w:rsidR="00342521" w:rsidRDefault="00342521" w:rsidP="00476F8A"/>
                              </w:txbxContent>
                            </wps:txbx>
                            <wps:bodyPr rot="0" vert="horz" wrap="square" lIns="91440" tIns="45720" rIns="91440" bIns="45720" anchor="ctr" anchorCtr="0" upright="1">
                              <a:noAutofit/>
                            </wps:bodyPr>
                          </wps:wsp>
                          <wps:wsp>
                            <wps:cNvPr id="22" name="Cube 68"/>
                            <wps:cNvSpPr>
                              <a:spLocks noChangeArrowheads="1"/>
                            </wps:cNvSpPr>
                            <wps:spPr bwMode="auto">
                              <a:xfrm>
                                <a:off x="73152" y="33644"/>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7" w14:textId="77777777" w:rsidR="00342521" w:rsidRDefault="00342521" w:rsidP="00476F8A"/>
                              </w:txbxContent>
                            </wps:txbx>
                            <wps:bodyPr rot="0" vert="horz" wrap="square" lIns="91440" tIns="45720" rIns="91440" bIns="45720" anchor="ctr" anchorCtr="0" upright="1">
                              <a:noAutofit/>
                            </wps:bodyPr>
                          </wps:wsp>
                          <wps:wsp>
                            <wps:cNvPr id="23" name="Cube 69"/>
                            <wps:cNvSpPr>
                              <a:spLocks noChangeArrowheads="1"/>
                            </wps:cNvSpPr>
                            <wps:spPr bwMode="auto">
                              <a:xfrm>
                                <a:off x="73152" y="27548"/>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8" w14:textId="77777777" w:rsidR="00342521" w:rsidRDefault="00342521" w:rsidP="00476F8A"/>
                              </w:txbxContent>
                            </wps:txbx>
                            <wps:bodyPr rot="0" vert="horz" wrap="square" lIns="91440" tIns="45720" rIns="91440" bIns="45720" anchor="ctr" anchorCtr="0" upright="1">
                              <a:noAutofit/>
                            </wps:bodyPr>
                          </wps:wsp>
                          <wps:wsp>
                            <wps:cNvPr id="24" name="Cube 70"/>
                            <wps:cNvSpPr>
                              <a:spLocks noChangeArrowheads="1"/>
                            </wps:cNvSpPr>
                            <wps:spPr bwMode="auto">
                              <a:xfrm>
                                <a:off x="73152" y="21452"/>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9" w14:textId="77777777" w:rsidR="00342521" w:rsidRDefault="00342521" w:rsidP="00476F8A"/>
                              </w:txbxContent>
                            </wps:txbx>
                            <wps:bodyPr rot="0" vert="horz" wrap="square" lIns="91440" tIns="45720" rIns="91440" bIns="45720" anchor="ctr" anchorCtr="0" upright="1">
                              <a:noAutofit/>
                            </wps:bodyPr>
                          </wps:wsp>
                          <wps:wsp>
                            <wps:cNvPr id="25" name="Cube 71"/>
                            <wps:cNvSpPr>
                              <a:spLocks noChangeArrowheads="1"/>
                            </wps:cNvSpPr>
                            <wps:spPr bwMode="auto">
                              <a:xfrm>
                                <a:off x="73152" y="15356"/>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A" w14:textId="77777777" w:rsidR="00342521" w:rsidRDefault="00342521" w:rsidP="00476F8A"/>
                              </w:txbxContent>
                            </wps:txbx>
                            <wps:bodyPr rot="0" vert="horz" wrap="square" lIns="91440" tIns="45720" rIns="91440" bIns="45720" anchor="ctr" anchorCtr="0" upright="1">
                              <a:noAutofit/>
                            </wps:bodyPr>
                          </wps:wsp>
                          <wps:wsp>
                            <wps:cNvPr id="26" name="Cube 72"/>
                            <wps:cNvSpPr>
                              <a:spLocks noChangeArrowheads="1"/>
                            </wps:cNvSpPr>
                            <wps:spPr bwMode="auto">
                              <a:xfrm>
                                <a:off x="80010" y="39740"/>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B" w14:textId="77777777" w:rsidR="00342521" w:rsidRDefault="00342521" w:rsidP="00476F8A"/>
                              </w:txbxContent>
                            </wps:txbx>
                            <wps:bodyPr rot="0" vert="horz" wrap="square" lIns="91440" tIns="45720" rIns="91440" bIns="45720" anchor="ctr" anchorCtr="0" upright="1">
                              <a:noAutofit/>
                            </wps:bodyPr>
                          </wps:wsp>
                          <wps:wsp>
                            <wps:cNvPr id="27" name="Cube 73"/>
                            <wps:cNvSpPr>
                              <a:spLocks noChangeArrowheads="1"/>
                            </wps:cNvSpPr>
                            <wps:spPr bwMode="auto">
                              <a:xfrm>
                                <a:off x="80010" y="33644"/>
                                <a:ext cx="9144" cy="8382"/>
                              </a:xfrm>
                              <a:prstGeom prst="cube">
                                <a:avLst>
                                  <a:gd name="adj" fmla="val 25000"/>
                                </a:avLst>
                              </a:prstGeom>
                              <a:solidFill>
                                <a:srgbClr val="FFFF00"/>
                              </a:solidFill>
                              <a:ln w="25400">
                                <a:solidFill>
                                  <a:schemeClr val="tx1">
                                    <a:lumMod val="75000"/>
                                    <a:lumOff val="25000"/>
                                  </a:schemeClr>
                                </a:solidFill>
                                <a:miter lim="800000"/>
                                <a:headEnd/>
                                <a:tailEnd/>
                              </a:ln>
                            </wps:spPr>
                            <wps:txbx>
                              <w:txbxContent>
                                <w:p w14:paraId="3A7BFF8C" w14:textId="77777777" w:rsidR="00342521" w:rsidRDefault="00342521" w:rsidP="00476F8A"/>
                              </w:txbxContent>
                            </wps:txbx>
                            <wps:bodyPr rot="0" vert="horz" wrap="square" lIns="91440" tIns="45720" rIns="91440" bIns="45720" anchor="ctr" anchorCtr="0" upright="1">
                              <a:noAutofit/>
                            </wps:bodyPr>
                          </wps:wsp>
                          <wps:wsp>
                            <wps:cNvPr id="28" name="Cube 74"/>
                            <wps:cNvSpPr>
                              <a:spLocks noChangeArrowheads="1"/>
                            </wps:cNvSpPr>
                            <wps:spPr bwMode="auto">
                              <a:xfrm>
                                <a:off x="80010" y="27548"/>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D" w14:textId="77777777" w:rsidR="00342521" w:rsidRDefault="00342521" w:rsidP="00476F8A"/>
                              </w:txbxContent>
                            </wps:txbx>
                            <wps:bodyPr rot="0" vert="horz" wrap="square" lIns="91440" tIns="45720" rIns="91440" bIns="45720" anchor="ctr" anchorCtr="0" upright="1">
                              <a:noAutofit/>
                            </wps:bodyPr>
                          </wps:wsp>
                          <wps:wsp>
                            <wps:cNvPr id="29" name="Cube 75"/>
                            <wps:cNvSpPr>
                              <a:spLocks noChangeArrowheads="1"/>
                            </wps:cNvSpPr>
                            <wps:spPr bwMode="auto">
                              <a:xfrm>
                                <a:off x="80010" y="21452"/>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E" w14:textId="77777777" w:rsidR="00342521" w:rsidRDefault="00342521" w:rsidP="00476F8A"/>
                              </w:txbxContent>
                            </wps:txbx>
                            <wps:bodyPr rot="0" vert="horz" wrap="square" lIns="91440" tIns="45720" rIns="91440" bIns="45720" anchor="ctr" anchorCtr="0" upright="1">
                              <a:noAutofit/>
                            </wps:bodyPr>
                          </wps:wsp>
                          <wps:wsp>
                            <wps:cNvPr id="30" name="Cube 76"/>
                            <wps:cNvSpPr>
                              <a:spLocks noChangeArrowheads="1"/>
                            </wps:cNvSpPr>
                            <wps:spPr bwMode="auto">
                              <a:xfrm>
                                <a:off x="80010" y="15356"/>
                                <a:ext cx="9144" cy="8382"/>
                              </a:xfrm>
                              <a:prstGeom prst="cube">
                                <a:avLst>
                                  <a:gd name="adj" fmla="val 25000"/>
                                </a:avLst>
                              </a:prstGeom>
                              <a:solidFill>
                                <a:srgbClr val="C00000"/>
                              </a:solidFill>
                              <a:ln w="25400">
                                <a:solidFill>
                                  <a:schemeClr val="tx1">
                                    <a:lumMod val="75000"/>
                                    <a:lumOff val="25000"/>
                                  </a:schemeClr>
                                </a:solidFill>
                                <a:miter lim="800000"/>
                                <a:headEnd/>
                                <a:tailEnd/>
                              </a:ln>
                            </wps:spPr>
                            <wps:txbx>
                              <w:txbxContent>
                                <w:p w14:paraId="3A7BFF8F" w14:textId="77777777" w:rsidR="00342521" w:rsidRDefault="00342521" w:rsidP="00476F8A"/>
                              </w:txbxContent>
                            </wps:txbx>
                            <wps:bodyPr rot="0" vert="horz" wrap="square" lIns="91440" tIns="45720" rIns="91440" bIns="45720" anchor="ctr" anchorCtr="0" upright="1">
                              <a:noAutofit/>
                            </wps:bodyPr>
                          </wps:wsp>
                        </wpg:grpSp>
                        <wps:wsp>
                          <wps:cNvPr id="31" name="TextBox 31"/>
                          <wps:cNvSpPr txBox="1">
                            <a:spLocks noChangeArrowheads="1"/>
                          </wps:cNvSpPr>
                          <wps:spPr bwMode="auto">
                            <a:xfrm>
                              <a:off x="48036" y="18404"/>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0"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5</w:t>
                                </w:r>
                              </w:p>
                            </w:txbxContent>
                          </wps:txbx>
                          <wps:bodyPr rot="0" vert="horz" wrap="square" lIns="91440" tIns="45720" rIns="91440" bIns="45720" anchor="t" anchorCtr="0" upright="1">
                            <a:noAutofit/>
                          </wps:bodyPr>
                        </wps:wsp>
                        <wps:wsp>
                          <wps:cNvPr id="32" name="TextBox 32"/>
                          <wps:cNvSpPr txBox="1">
                            <a:spLocks noChangeArrowheads="1"/>
                          </wps:cNvSpPr>
                          <wps:spPr bwMode="auto">
                            <a:xfrm>
                              <a:off x="48005" y="24499"/>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1"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4</w:t>
                                </w:r>
                              </w:p>
                            </w:txbxContent>
                          </wps:txbx>
                          <wps:bodyPr rot="0" vert="horz" wrap="square" lIns="91440" tIns="45720" rIns="91440" bIns="45720" anchor="t" anchorCtr="0" upright="1">
                            <a:noAutofit/>
                          </wps:bodyPr>
                        </wps:wsp>
                        <wps:wsp>
                          <wps:cNvPr id="33" name="TextBox 33"/>
                          <wps:cNvSpPr txBox="1">
                            <a:spLocks noChangeArrowheads="1"/>
                          </wps:cNvSpPr>
                          <wps:spPr bwMode="auto">
                            <a:xfrm>
                              <a:off x="48005" y="30712"/>
                              <a:ext cx="3511" cy="4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2"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3</w:t>
                                </w:r>
                              </w:p>
                            </w:txbxContent>
                          </wps:txbx>
                          <wps:bodyPr rot="0" vert="horz" wrap="square" lIns="91440" tIns="45720" rIns="91440" bIns="45720" anchor="t" anchorCtr="0" upright="1">
                            <a:noAutofit/>
                          </wps:bodyPr>
                        </wps:wsp>
                        <wps:wsp>
                          <wps:cNvPr id="34" name="TextBox 34"/>
                          <wps:cNvSpPr txBox="1">
                            <a:spLocks noChangeArrowheads="1"/>
                          </wps:cNvSpPr>
                          <wps:spPr bwMode="auto">
                            <a:xfrm>
                              <a:off x="48005" y="36807"/>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3" w14:textId="77777777" w:rsidR="00342521" w:rsidRPr="003A1069" w:rsidRDefault="00342521" w:rsidP="00476F8A">
                                <w:pPr>
                                  <w:pStyle w:val="NormalWeb"/>
                                  <w:spacing w:before="0" w:beforeAutospacing="0" w:after="0" w:afterAutospacing="0"/>
                                  <w:rPr>
                                    <w:rFonts w:asciiTheme="minorHAnsi" w:hAnsiTheme="minorHAnsi" w:cstheme="minorHAnsi"/>
                                    <w:b/>
                                    <w:sz w:val="28"/>
                                    <w:szCs w:val="28"/>
                                  </w:rPr>
                                </w:pPr>
                                <w:r w:rsidRPr="003A1069">
                                  <w:rPr>
                                    <w:rFonts w:asciiTheme="minorHAnsi" w:hAnsiTheme="minorHAnsi" w:cstheme="minorHAnsi"/>
                                    <w:b/>
                                    <w:sz w:val="28"/>
                                    <w:szCs w:val="28"/>
                                  </w:rPr>
                                  <w:t>2</w:t>
                                </w:r>
                              </w:p>
                            </w:txbxContent>
                          </wps:txbx>
                          <wps:bodyPr rot="0" vert="horz" wrap="square" lIns="91440" tIns="45720" rIns="91440" bIns="45720" anchor="t" anchorCtr="0" upright="1">
                            <a:noAutofit/>
                          </wps:bodyPr>
                        </wps:wsp>
                        <wps:wsp>
                          <wps:cNvPr id="35" name="TextBox 35"/>
                          <wps:cNvSpPr txBox="1">
                            <a:spLocks noChangeArrowheads="1"/>
                          </wps:cNvSpPr>
                          <wps:spPr bwMode="auto">
                            <a:xfrm>
                              <a:off x="48005" y="42786"/>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4"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1</w:t>
                                </w:r>
                              </w:p>
                            </w:txbxContent>
                          </wps:txbx>
                          <wps:bodyPr rot="0" vert="horz" wrap="square" lIns="91440" tIns="45720" rIns="91440" bIns="45720" anchor="t" anchorCtr="0" upright="1">
                            <a:noAutofit/>
                          </wps:bodyPr>
                        </wps:wsp>
                        <wps:wsp>
                          <wps:cNvPr id="36" name="TextBox 36"/>
                          <wps:cNvSpPr txBox="1">
                            <a:spLocks noChangeArrowheads="1"/>
                          </wps:cNvSpPr>
                          <wps:spPr bwMode="auto">
                            <a:xfrm>
                              <a:off x="54131" y="48881"/>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5"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1</w:t>
                                </w:r>
                              </w:p>
                            </w:txbxContent>
                          </wps:txbx>
                          <wps:bodyPr rot="0" vert="horz" wrap="square" lIns="91440" tIns="45720" rIns="91440" bIns="45720" anchor="t" anchorCtr="0" upright="1">
                            <a:noAutofit/>
                          </wps:bodyPr>
                        </wps:wsp>
                        <wps:wsp>
                          <wps:cNvPr id="37" name="TextBox 37"/>
                          <wps:cNvSpPr txBox="1">
                            <a:spLocks noChangeArrowheads="1"/>
                          </wps:cNvSpPr>
                          <wps:spPr bwMode="auto">
                            <a:xfrm>
                              <a:off x="61372" y="48881"/>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6"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2</w:t>
                                </w:r>
                              </w:p>
                            </w:txbxContent>
                          </wps:txbx>
                          <wps:bodyPr rot="0" vert="horz" wrap="square" lIns="91440" tIns="45720" rIns="91440" bIns="45720" anchor="t" anchorCtr="0" upright="1">
                            <a:noAutofit/>
                          </wps:bodyPr>
                        </wps:wsp>
                        <wps:wsp>
                          <wps:cNvPr id="38" name="TextBox 38"/>
                          <wps:cNvSpPr txBox="1">
                            <a:spLocks noChangeArrowheads="1"/>
                          </wps:cNvSpPr>
                          <wps:spPr bwMode="auto">
                            <a:xfrm>
                              <a:off x="68157" y="48881"/>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7"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3</w:t>
                                </w:r>
                              </w:p>
                            </w:txbxContent>
                          </wps:txbx>
                          <wps:bodyPr rot="0" vert="horz" wrap="square" lIns="91440" tIns="45720" rIns="91440" bIns="45720" anchor="t" anchorCtr="0" upright="1">
                            <a:noAutofit/>
                          </wps:bodyPr>
                        </wps:wsp>
                        <wps:wsp>
                          <wps:cNvPr id="39" name="TextBox 39"/>
                          <wps:cNvSpPr txBox="1">
                            <a:spLocks noChangeArrowheads="1"/>
                          </wps:cNvSpPr>
                          <wps:spPr bwMode="auto">
                            <a:xfrm>
                              <a:off x="75190" y="48881"/>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8"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4</w:t>
                                </w:r>
                              </w:p>
                            </w:txbxContent>
                          </wps:txbx>
                          <wps:bodyPr rot="0" vert="horz" wrap="square" lIns="91440" tIns="45720" rIns="91440" bIns="45720" anchor="t" anchorCtr="0" upright="1">
                            <a:noAutofit/>
                          </wps:bodyPr>
                        </wps:wsp>
                        <wps:wsp>
                          <wps:cNvPr id="40" name="TextBox 40"/>
                          <wps:cNvSpPr txBox="1">
                            <a:spLocks noChangeArrowheads="1"/>
                          </wps:cNvSpPr>
                          <wps:spPr bwMode="auto">
                            <a:xfrm>
                              <a:off x="82113" y="48881"/>
                              <a:ext cx="3511"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9"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5</w:t>
                                </w:r>
                              </w:p>
                            </w:txbxContent>
                          </wps:txbx>
                          <wps:bodyPr rot="0" vert="horz" wrap="square" lIns="91440" tIns="45720" rIns="91440" bIns="45720" anchor="t" anchorCtr="0" upright="1">
                            <a:noAutofit/>
                          </wps:bodyPr>
                        </wps:wsp>
                      </wpg:grpSp>
                      <wps:wsp>
                        <wps:cNvPr id="41" name="TextBox 42"/>
                        <wps:cNvSpPr txBox="1">
                          <a:spLocks noChangeArrowheads="1"/>
                        </wps:cNvSpPr>
                        <wps:spPr bwMode="auto">
                          <a:xfrm rot="-5400000">
                            <a:off x="40456" y="28357"/>
                            <a:ext cx="11284" cy="3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A"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color w:val="000000" w:themeColor="text1"/>
                                  <w:kern w:val="24"/>
                                  <w:sz w:val="28"/>
                                  <w:szCs w:val="28"/>
                                </w:rPr>
                                <w:t>Likelihood</w:t>
                              </w:r>
                            </w:p>
                          </w:txbxContent>
                        </wps:txbx>
                        <wps:bodyPr rot="0" vert="vert270" wrap="square" lIns="91440" tIns="45720" rIns="91440" bIns="45720" anchor="t" anchorCtr="0" upright="1">
                          <a:noAutofit/>
                        </wps:bodyPr>
                      </wps:wsp>
                      <wps:wsp>
                        <wps:cNvPr id="42" name="TextBox 43"/>
                        <wps:cNvSpPr txBox="1">
                          <a:spLocks noChangeArrowheads="1"/>
                        </wps:cNvSpPr>
                        <wps:spPr bwMode="auto">
                          <a:xfrm>
                            <a:off x="59401" y="46595"/>
                            <a:ext cx="14332" cy="3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FF9B"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color w:val="000000" w:themeColor="text1"/>
                                  <w:kern w:val="24"/>
                                  <w:sz w:val="28"/>
                                  <w:szCs w:val="28"/>
                                </w:rPr>
                                <w:t>Consequence</w:t>
                              </w:r>
                            </w:p>
                          </w:txbxContent>
                        </wps:txbx>
                        <wps:bodyPr rot="0" vert="horz" wrap="square" lIns="91440" tIns="45720" rIns="91440" bIns="45720" anchor="t" anchorCtr="0" upright="1">
                          <a:noAutofit/>
                        </wps:bodyPr>
                      </wps:wsp>
                    </wpg:wgp>
                  </a:graphicData>
                </a:graphic>
              </wp:inline>
            </w:drawing>
          </mc:Choice>
          <mc:Fallback>
            <w:pict>
              <v:group w14:anchorId="3A7BFF60" id="Group 2" o:spid="_x0000_s1028" style="width:279.75pt;height:250.25pt;mso-position-horizontal-relative:char;mso-position-vertical-relative:line" coordorigin="44247,15356" coordsize="38810,3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">
                <v:group id="Group 30" o:spid="_x0000_s1029" style="position:absolute;left:48005;top:15356;width:35053;height:31842" coordorigin="48005,15356" coordsize="41148,37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33" o:spid="_x0000_s1030" style="position:absolute;left:52578;top:15356;width:36576;height:32766" coordorigin="52578,15356" coordsize="36576,327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45" o:spid="_x0000_s1031" type="#_x0000_t16" style="position:absolute;left:52578;top:39740;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0WBL0A&#10;AADaAAAADwAAAGRycy9kb3ducmV2LnhtbESPSwvCMBCE74L/IazgTVMfiFSjSFERbz7A69KsbbHZ&#10;lCbW+u+NIHgcZuYbZrluTSkaql1hWcFoGIEgTq0uOFNwvewGcxDOI2ssLZOCNzlYr7qdJcbavvhE&#10;zdlnIkDYxagg976KpXRpTgbd0FbEwbvb2qAPss6krvEV4KaU4yiaSYMFh4UcK0pySh/np1Fw2aaP&#10;ZKQTJ4+lfvKebs1kelOq32s3CxCeWv8P/9oHrWAK3yvhBsjV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S0WBL0AAADaAAAADwAAAAAAAAAAAAAAAACYAgAAZHJzL2Rvd25yZXYu&#10;eG1sUEsFBgAAAAAEAAQA9QAAAIIDAAAAAA==&#10;" fillcolor="#00b050" strokecolor="#404040 [2429]" strokeweight="2pt">
                      <v:textbox>
                        <w:txbxContent>
                          <w:p w14:paraId="3A7BFF77" w14:textId="77777777" w:rsidR="00342521" w:rsidRDefault="00342521" w:rsidP="00476F8A"/>
                        </w:txbxContent>
                      </v:textbox>
                    </v:shape>
                    <v:shape id="Cube 46" o:spid="_x0000_s1032" type="#_x0000_t16" style="position:absolute;left:52578;top:33644;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Gzn78A&#10;AADaAAAADwAAAGRycy9kb3ducmV2LnhtbESPQYvCMBSE74L/ITxhb5rqqkg1ihRXxJtV8Pponm2x&#10;eSlNrN1/bwTB4zAz3zCrTWcq0VLjSssKxqMIBHFmdcm5gsv5b7gA4TyyxsoyKfgnB5t1v7fCWNsn&#10;n6hNfS4ChF2MCgrv61hKlxVk0I1sTRy8m20M+iCbXOoGnwFuKjmJork0WHJYKLCmpKDsnj6MgvMu&#10;uydjnTh5rPSD93Rtf6dXpX4G3XYJwlPnv+FP+6AVzOB9JdwAuX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YbOfvwAAANoAAAAPAAAAAAAAAAAAAAAAAJgCAABkcnMvZG93bnJl&#10;di54bWxQSwUGAAAAAAQABAD1AAAAhAMAAAAA&#10;" fillcolor="#00b050" strokecolor="#404040 [2429]" strokeweight="2pt">
                      <v:textbox>
                        <w:txbxContent>
                          <w:p w14:paraId="3A7BFF78" w14:textId="77777777" w:rsidR="00342521" w:rsidRDefault="00342521" w:rsidP="00476F8A"/>
                        </w:txbxContent>
                      </v:textbox>
                    </v:shape>
                    <v:shape id="Cube 47" o:spid="_x0000_s1033" type="#_x0000_t16" style="position:absolute;left:52578;top:27548;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6L0A&#10;AADaAAAADwAAAGRycy9kb3ducmV2LnhtbESPSwvCMBCE74L/IazgTVMfiFSjSFERbz7A69KsbbHZ&#10;lCbW+u+NIHgcZuYbZrluTSkaql1hWcFoGIEgTq0uOFNwvewGcxDOI2ssLZOCNzlYr7qdJcbavvhE&#10;zdlnIkDYxagg976KpXRpTgbd0FbEwbvb2qAPss6krvEV4KaU4yiaSYMFh4UcK0pySh/np1Fw2aaP&#10;ZKQTJ4+lfvKebs1kelOq32s3CxCeWv8P/9oHrWAG3yvhBsjV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rMt6L0AAADaAAAADwAAAAAAAAAAAAAAAACYAgAAZHJzL2Rvd25yZXYu&#10;eG1sUEsFBgAAAAAEAAQA9QAAAIIDAAAAAA==&#10;" fillcolor="#00b050" strokecolor="#404040 [2429]" strokeweight="2pt">
                      <v:textbox>
                        <w:txbxContent>
                          <w:p w14:paraId="3A7BFF79" w14:textId="77777777" w:rsidR="00342521" w:rsidRDefault="00342521" w:rsidP="00476F8A"/>
                        </w:txbxContent>
                      </v:textbox>
                    </v:shape>
                    <v:shape id="Cube 48" o:spid="_x0000_s1034" type="#_x0000_t16" style="position:absolute;left:52578;top:21452;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AcAbsA&#10;AADaAAAADwAAAGRycy9kb3ducmV2LnhtbERPSwrCMBDdC94hjOBOUz+IVKNIURF3WsHt0IxtsZmU&#10;JtZ6e7MQXD7ef73tTCVaalxpWcFkHIEgzqwuOVdwSw+jJQjnkTVWlknBhxxsN/3eGmNt33yh9upz&#10;EULYxaig8L6OpXRZQQbd2NbEgXvYxqAPsMmlbvAdwk0lp1G0kAZLDg0F1pQUlD2vL6Mg3WfPZKIT&#10;J8+VfvGR7u1sfldqOOh2KxCeOv8X/9wnrSBsDVfCDZCb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RgHAG7AAAA2gAAAA8AAAAAAAAAAAAAAAAAmAIAAGRycy9kb3ducmV2Lnht&#10;bFBLBQYAAAAABAAEAPUAAACAAwAAAAA=&#10;" fillcolor="#00b050" strokecolor="#404040 [2429]" strokeweight="2pt">
                      <v:textbox>
                        <w:txbxContent>
                          <w:p w14:paraId="3A7BFF7A" w14:textId="77777777" w:rsidR="00342521" w:rsidRDefault="00342521" w:rsidP="00476F8A"/>
                        </w:txbxContent>
                      </v:textbox>
                    </v:shape>
                    <v:shape id="Cube 49" o:spid="_x0000_s1035" type="#_x0000_t16" style="position:absolute;left:52578;top:15356;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weoMYA&#10;AADbAAAADwAAAGRycy9kb3ducmV2LnhtbESPQWvCQBCF74X+h2UKvZS6qaBIdJViKXhQixqhxyE7&#10;Jmmzs2F3q/HfO4eCtxnem/e+mS1616ozhdh4NvA2yEARl942XBkoDp+vE1AxIVtsPZOBK0VYzB8f&#10;Zphbf+EdnfepUhLCMUcDdUpdrnUsa3IYB74jFu3kg8Mka6i0DXiRcNfqYZaNtcOGpaHGjpY1lb/7&#10;P2fg+BF+2iW/jMbH7WiTfa+Lr/WkMOb5qX+fgkrUp7v5/3plBV/o5RcZQM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weoMYAAADbAAAADwAAAAAAAAAAAAAAAACYAgAAZHJz&#10;L2Rvd25yZXYueG1sUEsFBgAAAAAEAAQA9QAAAIsDAAAAAA==&#10;" fillcolor="yellow" strokecolor="#404040 [2429]" strokeweight="2pt">
                      <v:textbox>
                        <w:txbxContent>
                          <w:p w14:paraId="3A7BFF7B" w14:textId="77777777" w:rsidR="00342521" w:rsidRDefault="00342521" w:rsidP="00476F8A"/>
                        </w:txbxContent>
                      </v:textbox>
                    </v:shape>
                    <v:shape id="Cube 50" o:spid="_x0000_s1036" type="#_x0000_t16" style="position:absolute;left:59436;top:39740;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DAsAA&#10;AADbAAAADwAAAGRycy9kb3ducmV2LnhtbERPS2vCQBC+C/0PyxR6001sKSV1EyTYUnqrCl6H3TEJ&#10;ZmdDdvPw37sFwdt8fM/ZFLNtxUi9bxwrSFcJCGLtTMOVguPha/kBwgdkg61jUnAlD0X+tNhgZtzE&#10;fzTuQyViCPsMFdQhdJmUXtdk0a9cRxy5s+sthgj7SpoepxhuW7lOkndpseHYUGNHZU36sh+sgsNO&#10;X8rUlF7+tmbgbzqNr28npV6e5+0niEBzeIjv7h8T56fw/0s8QOY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QDAsAAAADbAAAADwAAAAAAAAAAAAAAAACYAgAAZHJzL2Rvd25y&#10;ZXYueG1sUEsFBgAAAAAEAAQA9QAAAIUDAAAAAA==&#10;" fillcolor="#00b050" strokecolor="#404040 [2429]" strokeweight="2pt">
                      <v:textbox>
                        <w:txbxContent>
                          <w:p w14:paraId="3A7BFF7C" w14:textId="77777777" w:rsidR="00342521" w:rsidRDefault="00342521" w:rsidP="00476F8A"/>
                        </w:txbxContent>
                      </v:textbox>
                    </v:shape>
                    <v:shape id="Cube 51" o:spid="_x0000_s1037" type="#_x0000_t16" style="position:absolute;left:59436;top:33644;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ddbwA&#10;AADbAAAADwAAAGRycy9kb3ducmV2LnhtbERPyQrCMBC9C/5DGMGbpi6IVKNIURFvLuB1aMa22ExK&#10;E2v9eyMI3ubx1lmuW1OKhmpXWFYwGkYgiFOrC84UXC+7wRyE88gaS8uk4E0O1qtuZ4mxti8+UXP2&#10;mQgh7GJUkHtfxVK6NCeDbmgr4sDdbW3QB1hnUtf4CuGmlOMomkmDBYeGHCtKckof56dRcNmmj2Sk&#10;EyePpX7ynm7NZHpTqt9rNwsQnlr/F//cBx3mj+H7SzhArj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NFp11vAAAANsAAAAPAAAAAAAAAAAAAAAAAJgCAABkcnMvZG93bnJldi54&#10;bWxQSwUGAAAAAAQABAD1AAAAgQMAAAAA&#10;" fillcolor="#00b050" strokecolor="#404040 [2429]" strokeweight="2pt">
                      <v:textbox>
                        <w:txbxContent>
                          <w:p w14:paraId="3A7BFF7D" w14:textId="77777777" w:rsidR="00342521" w:rsidRDefault="00342521" w:rsidP="00476F8A"/>
                        </w:txbxContent>
                      </v:textbox>
                    </v:shape>
                    <v:shape id="Cube 52" o:spid="_x0000_s1038" type="#_x0000_t16" style="position:absolute;left:59436;top:27548;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o47rwA&#10;AADbAAAADwAAAGRycy9kb3ducmV2LnhtbERPyQrCMBC9C/5DGMGbpi6IVKNIURFvLuB1aMa22ExK&#10;E2v9eyMI3ubx1lmuW1OKhmpXWFYwGkYgiFOrC84UXC+7wRyE88gaS8uk4E0O1qtuZ4mxti8+UXP2&#10;mQgh7GJUkHtfxVK6NCeDbmgr4sDdbW3QB1hnUtf4CuGmlOMomkmDBYeGHCtKckof56dRcNmmj2Sk&#10;EyePpX7ynm7NZHpTqt9rNwsQnlr/F//cBx3mT+D7SzhArj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iWjjuvAAAANsAAAAPAAAAAAAAAAAAAAAAAJgCAABkcnMvZG93bnJldi54&#10;bWxQSwUGAAAAAAQABAD1AAAAgQMAAAAA&#10;" fillcolor="#00b050" strokecolor="#404040 [2429]" strokeweight="2pt">
                      <v:textbox>
                        <w:txbxContent>
                          <w:p w14:paraId="3A7BFF7E" w14:textId="77777777" w:rsidR="00342521" w:rsidRDefault="00342521" w:rsidP="00476F8A"/>
                        </w:txbxContent>
                      </v:textbox>
                    </v:shape>
                    <v:shape id="Cube 53" o:spid="_x0000_s1039" type="#_x0000_t16" style="position:absolute;left:59436;top:21452;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cYo8MA&#10;AADbAAAADwAAAGRycy9kb3ducmV2LnhtbERPTWsCMRC9F/wPYQQvpWYrVWRrFLEIPWhFu0KPw2bc&#10;Xd1MliTq+u+NUPA2j/c5k1lranEh5yvLCt77CQji3OqKCwXZ7/JtDMIHZI21ZVJwIw+zaedlgqm2&#10;V97SZRcKEUPYp6igDKFJpfR5SQZ93zbEkTtYZzBE6AqpHV5juKnlIElG0mDFsaHEhhYl5afd2SjY&#10;f7ljveDX4Wj/M1wnf6tssxpnSvW67fwTRKA2PMX/7m8d53/A45d4gJ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cYo8MAAADbAAAADwAAAAAAAAAAAAAAAACYAgAAZHJzL2Rv&#10;d25yZXYueG1sUEsFBgAAAAAEAAQA9QAAAIgDAAAAAA==&#10;" fillcolor="yellow" strokecolor="#404040 [2429]" strokeweight="2pt">
                      <v:textbox>
                        <w:txbxContent>
                          <w:p w14:paraId="3A7BFF7F" w14:textId="77777777" w:rsidR="00342521" w:rsidRDefault="00342521" w:rsidP="00476F8A"/>
                        </w:txbxContent>
                      </v:textbox>
                    </v:shape>
                    <v:shape id="Cube 54" o:spid="_x0000_s1040" type="#_x0000_t16" style="position:absolute;left:59436;top:15356;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u9OMMA&#10;AADbAAAADwAAAGRycy9kb3ducmV2LnhtbERPTWvCQBC9F/wPywi9FN1YiEh0I0Up9JBaqhE8Dtkx&#10;ic3Oht2tpv++KxR6m8f7nNV6MJ24kvOtZQWzaQKCuLK65VpBeXidLED4gKyxs0wKfsjDOh89rDDT&#10;9safdN2HWsQQ9hkqaELoMyl91ZBBP7U9ceTO1hkMEbpaaoe3GG46+Zwkc2mw5djQYE+bhqqv/bdR&#10;cNy6S7fhp3R+3KXvyakoP4pFqdTjeHhZggg0hH/xn/tNx/kp3H+J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Au9OMMAAADbAAAADwAAAAAAAAAAAAAAAACYAgAAZHJzL2Rv&#10;d25yZXYueG1sUEsFBgAAAAAEAAQA9QAAAIgDAAAAAA==&#10;" fillcolor="yellow" strokecolor="#404040 [2429]" strokeweight="2pt">
                      <v:textbox>
                        <w:txbxContent>
                          <w:p w14:paraId="3A7BFF80" w14:textId="77777777" w:rsidR="00342521" w:rsidRDefault="00342521" w:rsidP="00476F8A"/>
                        </w:txbxContent>
                      </v:textbox>
                    </v:shape>
                    <v:shape id="Cube 56" o:spid="_x0000_s1041" type="#_x0000_t16" style="position:absolute;left:66294;top:39740;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2bdrwA&#10;AADbAAAADwAAAGRycy9kb3ducmV2LnhtbERPyQrCMBC9C/5DGMGbpi6IVKNIURFvLuB1aMa22ExK&#10;E2v9eyMI3ubx1lmuW1OKhmpXWFYwGkYgiFOrC84UXC+7wRyE88gaS8uk4E0O1qtuZ4mxti8+UXP2&#10;mQgh7GJUkHtfxVK6NCeDbmgr4sDdbW3QB1hnUtf4CuGmlOMomkmDBYeGHCtKckof56dRcNmmj2Sk&#10;EyePpX7ynm7NZHpTqt9rNwsQnlr/F//cBx3mz+D7SzhArj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yLZt2vAAAANsAAAAPAAAAAAAAAAAAAAAAAJgCAABkcnMvZG93bnJldi54&#10;bWxQSwUGAAAAAAQABAD1AAAAgQMAAAAA&#10;" fillcolor="#00b050" strokecolor="#404040 [2429]" strokeweight="2pt">
                      <v:textbox>
                        <w:txbxContent>
                          <w:p w14:paraId="3A7BFF81" w14:textId="77777777" w:rsidR="00342521" w:rsidRDefault="00342521" w:rsidP="00476F8A"/>
                        </w:txbxContent>
                      </v:textbox>
                    </v:shape>
                    <v:shape id="Cube 57" o:spid="_x0000_s1042" type="#_x0000_t16" style="position:absolute;left:66294;top:33644;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E+7b4A&#10;AADbAAAADwAAAGRycy9kb3ducmV2LnhtbERPTYvCMBC9C/6HMMLeNNUVlWoUKa6IN6vgdWjGtthM&#10;ShNr998bQfA2j/c5q01nKtFS40rLCsajCARxZnXJuYLL+W+4AOE8ssbKMin4Jwebdb+3wljbJ5+o&#10;TX0uQgi7GBUU3texlC4ryKAb2Zo4cDfbGPQBNrnUDT5DuKnkJIpm0mDJoaHAmpKCsnv6MArOu+ye&#10;jHXi5LHSD97Ttf2dXpX6GXTbJQhPnf+KP+6DDvPn8P4lHCDX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1hPu2+AAAA2wAAAA8AAAAAAAAAAAAAAAAAmAIAAGRycy9kb3ducmV2&#10;LnhtbFBLBQYAAAAABAAEAPUAAACDAwAAAAA=&#10;" fillcolor="#00b050" strokecolor="#404040 [2429]" strokeweight="2pt">
                      <v:textbox>
                        <w:txbxContent>
                          <w:p w14:paraId="3A7BFF82" w14:textId="77777777" w:rsidR="00342521" w:rsidRDefault="00342521" w:rsidP="00476F8A"/>
                        </w:txbxContent>
                      </v:textbox>
                    </v:shape>
                    <v:shape id="Cube 58" o:spid="_x0000_s1043" type="#_x0000_t16" style="position:absolute;left:66294;top:27548;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oSpsYA&#10;AADbAAAADwAAAGRycy9kb3ducmV2LnhtbESPQWvCQBCF74X+h2UKvZS6qaBIdJViKXhQixqhxyE7&#10;Jmmzs2F3q/HfO4eCtxnem/e+mS1616ozhdh4NvA2yEARl942XBkoDp+vE1AxIVtsPZOBK0VYzB8f&#10;Zphbf+EdnfepUhLCMUcDdUpdrnUsa3IYB74jFu3kg8Mka6i0DXiRcNfqYZaNtcOGpaHGjpY1lb/7&#10;P2fg+BF+2iW/jMbH7WiTfa+Lr/WkMOb5qX+fgkrUp7v5/3plBV9g5RcZQM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oSpsYAAADbAAAADwAAAAAAAAAAAAAAAACYAgAAZHJz&#10;L2Rvd25yZXYueG1sUEsFBgAAAAAEAAQA9QAAAIsDAAAAAA==&#10;" fillcolor="yellow" strokecolor="#404040 [2429]" strokeweight="2pt">
                      <v:textbox>
                        <w:txbxContent>
                          <w:p w14:paraId="3A7BFF83" w14:textId="77777777" w:rsidR="00342521" w:rsidRDefault="00342521" w:rsidP="00476F8A"/>
                        </w:txbxContent>
                      </v:textbox>
                    </v:shape>
                    <v:shape id="Cube 59" o:spid="_x0000_s1044" type="#_x0000_t16" style="position:absolute;left:66294;top:21452;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3PcMA&#10;AADbAAAADwAAAGRycy9kb3ducmV2LnhtbERPTWsCMRC9C/6HMIIXqdkKim6NUiyFHrSirtDjsJnu&#10;rm4mS5Lq+u+NUPA2j/c582VranEh5yvLCl6HCQji3OqKCwXZ4fNlCsIHZI21ZVJwIw/LRbczx1Tb&#10;K+/osg+FiCHsU1RQhtCkUvq8JIN+aBviyP1aZzBE6AqpHV5juKnlKEkm0mDFsaHEhlYl5ef9n1Fw&#10;/HCnesWD8eT4Pd4kP+tsu55mSvV77fsbiEBteIr/3V86zp/B45d4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a3PcMAAADbAAAADwAAAAAAAAAAAAAAAACYAgAAZHJzL2Rv&#10;d25yZXYueG1sUEsFBgAAAAAEAAQA9QAAAIgDAAAAAA==&#10;" fillcolor="yellow" strokecolor="#404040 [2429]" strokeweight="2pt">
                      <v:textbox>
                        <w:txbxContent>
                          <w:p w14:paraId="3A7BFF84" w14:textId="77777777" w:rsidR="00342521" w:rsidRDefault="00342521" w:rsidP="00476F8A"/>
                        </w:txbxContent>
                      </v:textbox>
                    </v:shape>
                    <v:shape id="Cube 60" o:spid="_x0000_s1045" type="#_x0000_t16" style="position:absolute;left:66294;top:15356;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JVVMEA&#10;AADbAAAADwAAAGRycy9kb3ducmV2LnhtbERPTWvCQBC9F/wPywi91Y0e2hJdRQrSggWtEbxOs9Nk&#10;aXY2ZFeT9tc7B8Hj430vVoNv1IW66AIbmE4yUMRlsI4rA8di8/QKKiZki01gMvBHEVbL0cMCcxt6&#10;/qLLIVVKQjjmaKBOqc21jmVNHuMktMTC/YTOYxLYVdp22Eu4b/Qsy561R8fSUGNLbzWVv4ezl5Ld&#10;fxtfTt+Fbor3Xb/eu+3p0xnzOB7Wc1CJhnQX39wf1sBM1ssX+QF6e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SVVTBAAAA2wAAAA8AAAAAAAAAAAAAAAAAmAIAAGRycy9kb3du&#10;cmV2LnhtbFBLBQYAAAAABAAEAPUAAACGAwAAAAA=&#10;" fillcolor="#c00000" strokecolor="#404040 [2429]" strokeweight="2pt">
                      <v:textbox>
                        <w:txbxContent>
                          <w:p w14:paraId="3A7BFF85" w14:textId="77777777" w:rsidR="00342521" w:rsidRDefault="00342521" w:rsidP="00476F8A"/>
                        </w:txbxContent>
                      </v:textbox>
                    </v:shape>
                    <v:shape id="Cube 67" o:spid="_x0000_s1046" type="#_x0000_t16" style="position:absolute;left:73152;top:39740;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jJv8AA&#10;AADbAAAADwAAAGRycy9kb3ducmV2LnhtbESPQYvCMBSE74L/ITzBm6ZVWaSaFinuIt5WBa+P5tkW&#10;m5fSxFr/vREW9jjMzDfMNhtMI3rqXG1ZQTyPQBAXVtdcKricv2drEM4ja2wsk4IXOcjS8WiLibZP&#10;/qX+5EsRIOwSVFB53yZSuqIig25uW+Lg3Wxn0AfZlVJ3+Axw08hFFH1JgzWHhQpbyisq7qeHUXDe&#10;F/c81rmTx0Y/+Ieu/XJ1VWo6GXYbEJ4G/x/+ax+0gkUMny/hB8j0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6jJv8AAAADbAAAADwAAAAAAAAAAAAAAAACYAgAAZHJzL2Rvd25y&#10;ZXYueG1sUEsFBgAAAAAEAAQA9QAAAIUDAAAAAA==&#10;" fillcolor="#00b050" strokecolor="#404040 [2429]" strokeweight="2pt">
                      <v:textbox>
                        <w:txbxContent>
                          <w:p w14:paraId="3A7BFF86" w14:textId="77777777" w:rsidR="00342521" w:rsidRDefault="00342521" w:rsidP="00476F8A"/>
                        </w:txbxContent>
                      </v:textbox>
                    </v:shape>
                    <v:shape id="Cube 68" o:spid="_x0000_s1047" type="#_x0000_t16" style="position:absolute;left:73152;top:33644;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7v8cUA&#10;AADbAAAADwAAAGRycy9kb3ducmV2LnhtbESPQWvCQBSE70L/w/IEL6KbBhSJriKWggdrqY3g8ZF9&#10;JtHs27C71fTfd4WCx2FmvmEWq8404kbO15YVvI4TEMSF1TWXCvLv99EMhA/IGhvLpOCXPKyWL70F&#10;Ztre+Ytuh1CKCGGfoYIqhDaT0hcVGfRj2xJH72ydwRClK6V2eI9w08g0SabSYM1xocKWNhUV18OP&#10;UXB8c5dmw8PJ9LiffCSnXf65m+VKDfrdeg4iUBee4f/2VitIU3h8iT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u/xxQAAANsAAAAPAAAAAAAAAAAAAAAAAJgCAABkcnMv&#10;ZG93bnJldi54bWxQSwUGAAAAAAQABAD1AAAAigMAAAAA&#10;" fillcolor="yellow" strokecolor="#404040 [2429]" strokeweight="2pt">
                      <v:textbox>
                        <w:txbxContent>
                          <w:p w14:paraId="3A7BFF87" w14:textId="77777777" w:rsidR="00342521" w:rsidRDefault="00342521" w:rsidP="00476F8A"/>
                        </w:txbxContent>
                      </v:textbox>
                    </v:shape>
                    <v:shape id="Cube 69" o:spid="_x0000_s1048" type="#_x0000_t16" style="position:absolute;left:73152;top:27548;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KasYA&#10;AADbAAAADwAAAGRycy9kb3ducmV2LnhtbESPQWvCQBSE70L/w/IKvUjdNKJI6iolInjQSm2EHh/Z&#10;1yRt9m3Y3Wr8965Q8DjMzDfMfNmbVpzI+caygpdRAoK4tLrhSkHxuX6egfABWWNrmRRcyMNy8TCY&#10;Y6btmT/odAiViBD2GSqoQ+gyKX1Zk0E/sh1x9L6tMxiidJXUDs8RblqZJslUGmw4LtTYUV5T+Xv4&#10;MwqOK/fT5jycTI/vk13ytS3221mh1NNj//YKIlAf7uH/9kYrSMdw+xJ/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KasYAAADbAAAADwAAAAAAAAAAAAAAAACYAgAAZHJz&#10;L2Rvd25yZXYueG1sUEsFBgAAAAAEAAQA9QAAAIsDAAAAAA==&#10;" fillcolor="yellow" strokecolor="#404040 [2429]" strokeweight="2pt">
                      <v:textbox>
                        <w:txbxContent>
                          <w:p w14:paraId="3A7BFF88" w14:textId="77777777" w:rsidR="00342521" w:rsidRDefault="00342521" w:rsidP="00476F8A"/>
                        </w:txbxContent>
                      </v:textbox>
                    </v:shape>
                    <v:shape id="Cube 70" o:spid="_x0000_s1049" type="#_x0000_t16" style="position:absolute;left:73152;top:21452;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TV8MA&#10;AADbAAAADwAAAGRycy9kb3ducmV2LnhtbESPX2vCMBTF3wf7DuEOfNNUGU6qUWQwNlBwWsHXa3Nt&#10;g81NaTJb/fRGEPZ4OH9+nNmis5W4UOONYwXDQQKCOHfacKFgn331JyB8QNZYOSYFV/KwmL++zDDV&#10;ruUtXXahEHGEfYoKyhDqVEqfl2TRD1xNHL2TayyGKJtC6gbbOG4rOUqSsbRoOBJKrOmzpPy8+7MR&#10;srnV/uNwzGSVfW/a5a9ZHdZGqd5bt5yCCNSF//Cz/aMVjN7h8SX+AD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TV8MAAADbAAAADwAAAAAAAAAAAAAAAACYAgAAZHJzL2Rv&#10;d25yZXYueG1sUEsFBgAAAAAEAAQA9QAAAIgDAAAAAA==&#10;" fillcolor="#c00000" strokecolor="#404040 [2429]" strokeweight="2pt">
                      <v:textbox>
                        <w:txbxContent>
                          <w:p w14:paraId="3A7BFF89" w14:textId="77777777" w:rsidR="00342521" w:rsidRDefault="00342521" w:rsidP="00476F8A"/>
                        </w:txbxContent>
                      </v:textbox>
                    </v:shape>
                    <v:shape id="Cube 71" o:spid="_x0000_s1050" type="#_x0000_t16" style="position:absolute;left:73152;top:15356;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2zMMA&#10;AADbAAAADwAAAGRycy9kb3ducmV2LnhtbESPX2vCMBTF3wf7DuEOfNNUYU6qUWQwNlBwWsHXa3Nt&#10;g81NaTJb/fRGEPZ4OH9+nNmis5W4UOONYwXDQQKCOHfacKFgn331JyB8QNZYOSYFV/KwmL++zDDV&#10;ruUtXXahEHGEfYoKyhDqVEqfl2TRD1xNHL2TayyGKJtC6gbbOG4rOUqSsbRoOBJKrOmzpPy8+7MR&#10;srnV/uNwzGSVfW/a5a9ZHdZGqd5bt5yCCNSF//Cz/aMVjN7h8SX+AD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2zMMAAADbAAAADwAAAAAAAAAAAAAAAACYAgAAZHJzL2Rv&#10;d25yZXYueG1sUEsFBgAAAAAEAAQA9QAAAIgDAAAAAA==&#10;" fillcolor="#c00000" strokecolor="#404040 [2429]" strokeweight="2pt">
                      <v:textbox>
                        <w:txbxContent>
                          <w:p w14:paraId="3A7BFF8A" w14:textId="77777777" w:rsidR="00342521" w:rsidRDefault="00342521" w:rsidP="00476F8A"/>
                        </w:txbxContent>
                      </v:textbox>
                    </v:shape>
                    <v:shape id="Cube 72" o:spid="_x0000_s1051" type="#_x0000_t16" style="position:absolute;left:80010;top:39740;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Xp8sUA&#10;AADbAAAADwAAAGRycy9kb3ducmV2LnhtbESPQWvCQBSE70L/w/IEL6KbCgaJriKWggdrqY3g8ZF9&#10;JtHs27C71fTfd4WCx2FmvmEWq8404kbO15YVvI4TEMSF1TWXCvLv99EMhA/IGhvLpOCXPKyWL70F&#10;Ztre+Ytuh1CKCGGfoYIqhDaT0hcVGfRj2xJH72ydwRClK6V2eI9w08hJkqTSYM1xocKWNhUV18OP&#10;UXB8c5dmw8NpetxPP5LTLv/czXKlBv1uPQcRqAvP8H97qxVMUnh8iT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tenyxQAAANsAAAAPAAAAAAAAAAAAAAAAAJgCAABkcnMv&#10;ZG93bnJldi54bWxQSwUGAAAAAAQABAD1AAAAigMAAAAA&#10;" fillcolor="yellow" strokecolor="#404040 [2429]" strokeweight="2pt">
                      <v:textbox>
                        <w:txbxContent>
                          <w:p w14:paraId="3A7BFF8B" w14:textId="77777777" w:rsidR="00342521" w:rsidRDefault="00342521" w:rsidP="00476F8A"/>
                        </w:txbxContent>
                      </v:textbox>
                    </v:shape>
                    <v:shape id="Cube 73" o:spid="_x0000_s1052" type="#_x0000_t16" style="position:absolute;left:80010;top:33644;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lMacYA&#10;AADbAAAADwAAAGRycy9kb3ducmV2LnhtbESPQWvCQBSE74X+h+UVvIhuKmgluoYSEXqwltoIHh/Z&#10;Z5I2+zbsrpr++64g9DjMzDfMMutNKy7kfGNZwfM4AUFcWt1wpaD42ozmIHxA1thaJgW/5CFbPT4s&#10;MdX2yp902YdKRAj7FBXUIXSplL6syaAf2444eifrDIYoXSW1w2uEm1ZOkmQmDTYcF2rsKK+p/Nmf&#10;jYLD2n23OQ+ns8Nu+p4ct8XHdl4oNXjqXxcgAvXhP3xvv2kFkxe4fYk/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lMacYAAADbAAAADwAAAAAAAAAAAAAAAACYAgAAZHJz&#10;L2Rvd25yZXYueG1sUEsFBgAAAAAEAAQA9QAAAIsDAAAAAA==&#10;" fillcolor="yellow" strokecolor="#404040 [2429]" strokeweight="2pt">
                      <v:textbox>
                        <w:txbxContent>
                          <w:p w14:paraId="3A7BFF8C" w14:textId="77777777" w:rsidR="00342521" w:rsidRDefault="00342521" w:rsidP="00476F8A"/>
                        </w:txbxContent>
                      </v:textbox>
                    </v:shape>
                    <v:shape id="Cube 74" o:spid="_x0000_s1053" type="#_x0000_t16" style="position:absolute;left:80010;top:27548;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RZUsEA&#10;AADbAAAADwAAAGRycy9kb3ducmV2LnhtbERPTWvCQBC9F/wPywi91Y0e2hJdRQrSggWtEbxOs9Nk&#10;aXY2ZFeT9tc7B8Hj430vVoNv1IW66AIbmE4yUMRlsI4rA8di8/QKKiZki01gMvBHEVbL0cMCcxt6&#10;/qLLIVVKQjjmaKBOqc21jmVNHuMktMTC/YTOYxLYVdp22Eu4b/Qsy561R8fSUGNLbzWVv4ezl5Ld&#10;fxtfTt+Fbor3Xb/eu+3p0xnzOB7Wc1CJhnQX39wf1sBMxsoX+QF6e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WVLBAAAA2wAAAA8AAAAAAAAAAAAAAAAAmAIAAGRycy9kb3du&#10;cmV2LnhtbFBLBQYAAAAABAAEAPUAAACGAwAAAAA=&#10;" fillcolor="#c00000" strokecolor="#404040 [2429]" strokeweight="2pt">
                      <v:textbox>
                        <w:txbxContent>
                          <w:p w14:paraId="3A7BFF8D" w14:textId="77777777" w:rsidR="00342521" w:rsidRDefault="00342521" w:rsidP="00476F8A"/>
                        </w:txbxContent>
                      </v:textbox>
                    </v:shape>
                    <v:shape id="Cube 75" o:spid="_x0000_s1054" type="#_x0000_t16" style="position:absolute;left:80010;top:21452;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8ycMA&#10;AADbAAAADwAAAGRycy9kb3ducmV2LnhtbESPX2vCMBTF3wf7DuEOfNNUH+asRpHB2EDBaQVfr821&#10;DTY3pcls9dMbQdjj4fz5cWaLzlbiQo03jhUMBwkI4txpw4WCffbV/wDhA7LGyjEpuJKHxfz1ZYap&#10;di1v6bILhYgj7FNUUIZQp1L6vCSLfuBq4uidXGMxRNkUUjfYxnFbyVGSvEuLhiOhxJo+S8rPuz8b&#10;IZtb7ceHYyar7HvTLn/N6rA2SvXeuuUURKAu/Ief7R+tYDSBx5f4A+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j8ycMAAADbAAAADwAAAAAAAAAAAAAAAACYAgAAZHJzL2Rv&#10;d25yZXYueG1sUEsFBgAAAAAEAAQA9QAAAIgDAAAAAA==&#10;" fillcolor="#c00000" strokecolor="#404040 [2429]" strokeweight="2pt">
                      <v:textbox>
                        <w:txbxContent>
                          <w:p w14:paraId="3A7BFF8E" w14:textId="77777777" w:rsidR="00342521" w:rsidRDefault="00342521" w:rsidP="00476F8A"/>
                        </w:txbxContent>
                      </v:textbox>
                    </v:shape>
                    <v:shape id="Cube 76" o:spid="_x0000_s1055" type="#_x0000_t16" style="position:absolute;left:80010;top:15356;width:914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vDicIA&#10;AADbAAAADwAAAGRycy9kb3ducmV2LnhtbERPTWvCQBC9F/wPywi91Y0W2pK6igii0IKtKXidZqfJ&#10;YnY2ZFeT+uudQ6HHx/ueLwffqAt10QU2MJ1koIjLYB1XBr6KzcMLqJiQLTaBycAvRVguRndzzG3o&#10;+ZMuh1QpCeGYo4E6pTbXOpY1eYyT0BIL9xM6j0lgV2nbYS/hvtGzLHvSHh1LQ40trWsqT4ezl5L9&#10;tY3Px+9CN8V2368+3Nvx3RlzPx5Wr6ASDelf/OfeWQOPsl6+yA/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C8OJwgAAANsAAAAPAAAAAAAAAAAAAAAAAJgCAABkcnMvZG93&#10;bnJldi54bWxQSwUGAAAAAAQABAD1AAAAhwMAAAAA&#10;" fillcolor="#c00000" strokecolor="#404040 [2429]" strokeweight="2pt">
                      <v:textbox>
                        <w:txbxContent>
                          <w:p w14:paraId="3A7BFF8F" w14:textId="77777777" w:rsidR="00342521" w:rsidRDefault="00342521" w:rsidP="00476F8A"/>
                        </w:txbxContent>
                      </v:textbox>
                    </v:shape>
                  </v:group>
                  <v:shape id="TextBox 31" o:spid="_x0000_s1056" type="#_x0000_t202" style="position:absolute;left:48036;top:18404;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3A7BFF90"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5</w:t>
                          </w:r>
                        </w:p>
                      </w:txbxContent>
                    </v:textbox>
                  </v:shape>
                  <v:shape id="TextBox 32" o:spid="_x0000_s1057" type="#_x0000_t202" style="position:absolute;left:48005;top:24499;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14:paraId="3A7BFF91"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4</w:t>
                          </w:r>
                        </w:p>
                      </w:txbxContent>
                    </v:textbox>
                  </v:shape>
                  <v:shape id="TextBox 33" o:spid="_x0000_s1058" type="#_x0000_t202" style="position:absolute;left:48005;top:30712;width:3511;height:4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3A7BFF92"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3</w:t>
                          </w:r>
                        </w:p>
                      </w:txbxContent>
                    </v:textbox>
                  </v:shape>
                  <v:shape id="TextBox 34" o:spid="_x0000_s1059" type="#_x0000_t202" style="position:absolute;left:48005;top:36807;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3A7BFF93" w14:textId="77777777" w:rsidR="00342521" w:rsidRPr="003A1069" w:rsidRDefault="00342521" w:rsidP="00476F8A">
                          <w:pPr>
                            <w:pStyle w:val="NormalWeb"/>
                            <w:spacing w:before="0" w:beforeAutospacing="0" w:after="0" w:afterAutospacing="0"/>
                            <w:rPr>
                              <w:rFonts w:asciiTheme="minorHAnsi" w:hAnsiTheme="minorHAnsi" w:cstheme="minorHAnsi"/>
                              <w:b/>
                              <w:sz w:val="28"/>
                              <w:szCs w:val="28"/>
                            </w:rPr>
                          </w:pPr>
                          <w:r w:rsidRPr="003A1069">
                            <w:rPr>
                              <w:rFonts w:asciiTheme="minorHAnsi" w:hAnsiTheme="minorHAnsi" w:cstheme="minorHAnsi"/>
                              <w:b/>
                              <w:sz w:val="28"/>
                              <w:szCs w:val="28"/>
                            </w:rPr>
                            <w:t>2</w:t>
                          </w:r>
                        </w:p>
                      </w:txbxContent>
                    </v:textbox>
                  </v:shape>
                  <v:shape id="TextBox 35" o:spid="_x0000_s1060" type="#_x0000_t202" style="position:absolute;left:48005;top:42786;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14:paraId="3A7BFF94"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1</w:t>
                          </w:r>
                        </w:p>
                      </w:txbxContent>
                    </v:textbox>
                  </v:shape>
                  <v:shape id="TextBox 36" o:spid="_x0000_s1061" type="#_x0000_t202" style="position:absolute;left:54131;top:48881;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14:paraId="3A7BFF95"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1</w:t>
                          </w:r>
                        </w:p>
                      </w:txbxContent>
                    </v:textbox>
                  </v:shape>
                  <v:shape id="TextBox 37" o:spid="_x0000_s1062" type="#_x0000_t202" style="position:absolute;left:61372;top:48881;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14:paraId="3A7BFF96"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2</w:t>
                          </w:r>
                        </w:p>
                      </w:txbxContent>
                    </v:textbox>
                  </v:shape>
                  <v:shape id="TextBox 38" o:spid="_x0000_s1063" type="#_x0000_t202" style="position:absolute;left:68157;top:48881;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14:paraId="3A7BFF97"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3</w:t>
                          </w:r>
                        </w:p>
                      </w:txbxContent>
                    </v:textbox>
                  </v:shape>
                  <v:shape id="TextBox 39" o:spid="_x0000_s1064" type="#_x0000_t202" style="position:absolute;left:75190;top:48881;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3A7BFF98"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4</w:t>
                          </w:r>
                        </w:p>
                      </w:txbxContent>
                    </v:textbox>
                  </v:shape>
                  <v:shape id="TextBox 40" o:spid="_x0000_s1065" type="#_x0000_t202" style="position:absolute;left:82113;top:48881;width:3511;height:4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3A7BFF99"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b/>
                              <w:bCs/>
                              <w:color w:val="000000" w:themeColor="text1"/>
                              <w:kern w:val="24"/>
                              <w:sz w:val="28"/>
                              <w:szCs w:val="28"/>
                            </w:rPr>
                            <w:t>5</w:t>
                          </w:r>
                        </w:p>
                      </w:txbxContent>
                    </v:textbox>
                  </v:shape>
                </v:group>
                <v:shape id="TextBox 42" o:spid="_x0000_s1066" type="#_x0000_t202" style="position:absolute;left:40456;top:28357;width:11284;height:370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qMcUA&#10;AADbAAAADwAAAGRycy9kb3ducmV2LnhtbESPS4vCQBCE78L+h6EXvOnEB65kHUUUUfHg+sJrk2mT&#10;sJmemBk1++93BMFjUVVfUaNJbQpxp8rllhV02hEI4sTqnFMFx8OiNQThPLLGwjIp+CMHk/FHY4Sx&#10;tg/e0X3vUxEg7GJUkHlfxlK6JCODrm1L4uBdbGXQB1mlUlf4CHBTyG4UDaTBnMNChiXNMkp+9zej&#10;4OvozXVwvmx7a7lOz7fl4mczPynV/Kyn3yA81f4dfrVXWkG/A88v4QfI8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2SoxxQAAANsAAAAPAAAAAAAAAAAAAAAAAJgCAABkcnMv&#10;ZG93bnJldi54bWxQSwUGAAAAAAQABAD1AAAAigMAAAAA&#10;" filled="f" stroked="f">
                  <v:textbox style="layout-flow:vertical;mso-layout-flow-alt:bottom-to-top">
                    <w:txbxContent>
                      <w:p w14:paraId="3A7BFF9A"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color w:val="000000" w:themeColor="text1"/>
                            <w:kern w:val="24"/>
                            <w:sz w:val="28"/>
                            <w:szCs w:val="28"/>
                          </w:rPr>
                          <w:t>Likelihood</w:t>
                        </w:r>
                      </w:p>
                    </w:txbxContent>
                  </v:textbox>
                </v:shape>
                <v:shape id="TextBox 43" o:spid="_x0000_s1067" type="#_x0000_t202" style="position:absolute;left:59401;top:46595;width:14332;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14:paraId="3A7BFF9B" w14:textId="77777777" w:rsidR="00342521" w:rsidRPr="003A1069" w:rsidRDefault="00342521" w:rsidP="00476F8A">
                        <w:pPr>
                          <w:pStyle w:val="NormalWeb"/>
                          <w:spacing w:before="0" w:beforeAutospacing="0" w:after="0" w:afterAutospacing="0"/>
                          <w:rPr>
                            <w:sz w:val="28"/>
                            <w:szCs w:val="28"/>
                          </w:rPr>
                        </w:pPr>
                        <w:r w:rsidRPr="003A1069">
                          <w:rPr>
                            <w:rFonts w:asciiTheme="minorHAnsi" w:hAnsi="Calibri" w:cstheme="minorBidi"/>
                            <w:color w:val="000000" w:themeColor="text1"/>
                            <w:kern w:val="24"/>
                            <w:sz w:val="28"/>
                            <w:szCs w:val="28"/>
                          </w:rPr>
                          <w:t>Consequence</w:t>
                        </w:r>
                      </w:p>
                    </w:txbxContent>
                  </v:textbox>
                </v:shape>
                <w10:anchorlock/>
              </v:group>
            </w:pict>
          </mc:Fallback>
        </mc:AlternateContent>
      </w:r>
    </w:p>
    <w:p w14:paraId="3A7BFF05" w14:textId="77777777" w:rsidR="00476F8A" w:rsidRPr="00D12FE0" w:rsidRDefault="00476F8A" w:rsidP="00D212A7">
      <w:pPr>
        <w:pStyle w:val="CaptionBAH"/>
      </w:pPr>
      <w:r w:rsidRPr="00D12FE0">
        <w:t xml:space="preserve">Figure </w:t>
      </w:r>
      <w:r w:rsidR="00686D8F">
        <w:fldChar w:fldCharType="begin"/>
      </w:r>
      <w:r w:rsidR="00686D8F">
        <w:instrText xml:space="preserve"> SEQ Figure \* ARABIC </w:instrText>
      </w:r>
      <w:r w:rsidR="00686D8F">
        <w:fldChar w:fldCharType="separate"/>
      </w:r>
      <w:r w:rsidR="00582886" w:rsidRPr="00D12FE0">
        <w:rPr>
          <w:noProof/>
        </w:rPr>
        <w:t>7</w:t>
      </w:r>
      <w:r w:rsidR="00686D8F">
        <w:rPr>
          <w:noProof/>
        </w:rPr>
        <w:fldChar w:fldCharType="end"/>
      </w:r>
      <w:r w:rsidRPr="00D12FE0">
        <w:t>: Risk Score</w:t>
      </w:r>
    </w:p>
    <w:p w14:paraId="3A7BFF06" w14:textId="77777777" w:rsidR="00476F8A" w:rsidRDefault="00476F8A" w:rsidP="00D212A7">
      <w:pPr>
        <w:rPr>
          <w:rFonts w:asciiTheme="minorHAnsi" w:hAnsiTheme="minorHAnsi" w:cstheme="minorHAnsi"/>
        </w:rPr>
      </w:pPr>
    </w:p>
    <w:p w14:paraId="3A7BFF07" w14:textId="77777777" w:rsidR="00AD3747" w:rsidRDefault="00AD3747" w:rsidP="00D212A7">
      <w:pPr>
        <w:rPr>
          <w:rFonts w:asciiTheme="minorHAnsi" w:hAnsiTheme="minorHAnsi" w:cstheme="minorHAnsi"/>
        </w:rPr>
      </w:pPr>
    </w:p>
    <w:p w14:paraId="3A7BFF08" w14:textId="77777777" w:rsidR="00AD3747" w:rsidRDefault="00AD3747" w:rsidP="00D212A7">
      <w:pPr>
        <w:rPr>
          <w:rFonts w:asciiTheme="minorHAnsi" w:hAnsiTheme="minorHAnsi" w:cstheme="minorHAnsi"/>
        </w:rPr>
      </w:pPr>
    </w:p>
    <w:p w14:paraId="3A7BFF09" w14:textId="77777777" w:rsidR="00AD3747" w:rsidRDefault="00AD3747" w:rsidP="00D212A7">
      <w:pPr>
        <w:rPr>
          <w:rFonts w:asciiTheme="minorHAnsi" w:hAnsiTheme="minorHAnsi" w:cstheme="minorHAnsi"/>
        </w:rPr>
      </w:pPr>
    </w:p>
    <w:p w14:paraId="3A7BFF0A" w14:textId="77777777" w:rsidR="00AD3747" w:rsidRDefault="00AD3747" w:rsidP="00D212A7">
      <w:pPr>
        <w:rPr>
          <w:rFonts w:asciiTheme="minorHAnsi" w:hAnsiTheme="minorHAnsi" w:cstheme="minorHAnsi"/>
        </w:rPr>
      </w:pPr>
    </w:p>
    <w:p w14:paraId="3A7BFF0B" w14:textId="77777777" w:rsidR="00AD3747" w:rsidRDefault="00AD3747" w:rsidP="00D212A7">
      <w:pPr>
        <w:rPr>
          <w:rFonts w:asciiTheme="minorHAnsi" w:hAnsiTheme="minorHAnsi" w:cstheme="minorHAnsi"/>
        </w:rPr>
      </w:pPr>
    </w:p>
    <w:p w14:paraId="3A7BFF0C" w14:textId="77777777" w:rsidR="00AD3747" w:rsidRDefault="00AD3747" w:rsidP="00D212A7">
      <w:pPr>
        <w:rPr>
          <w:rFonts w:asciiTheme="minorHAnsi" w:hAnsiTheme="minorHAnsi" w:cstheme="minorHAnsi"/>
        </w:rPr>
      </w:pPr>
    </w:p>
    <w:p w14:paraId="3A7BFF0D" w14:textId="77777777" w:rsidR="00AD3747" w:rsidRDefault="00AD3747" w:rsidP="00D212A7">
      <w:pPr>
        <w:rPr>
          <w:rFonts w:asciiTheme="minorHAnsi" w:hAnsiTheme="minorHAnsi" w:cstheme="minorHAnsi"/>
        </w:rPr>
      </w:pPr>
    </w:p>
    <w:p w14:paraId="3A7BFF0E" w14:textId="77777777" w:rsidR="00AD3747" w:rsidRPr="00D12FE0" w:rsidRDefault="00AD3747" w:rsidP="00D212A7">
      <w:pPr>
        <w:rPr>
          <w:rFonts w:asciiTheme="minorHAnsi" w:hAnsiTheme="minorHAnsi" w:cstheme="minorHAnsi"/>
        </w:rPr>
      </w:pPr>
    </w:p>
    <w:tbl>
      <w:tblPr>
        <w:tblStyle w:val="TableGrid"/>
        <w:tblW w:w="9450" w:type="dxa"/>
        <w:jc w:val="center"/>
        <w:tblLook w:val="04A0" w:firstRow="1" w:lastRow="0" w:firstColumn="1" w:lastColumn="0" w:noHBand="0" w:noVBand="1"/>
      </w:tblPr>
      <w:tblGrid>
        <w:gridCol w:w="965"/>
        <w:gridCol w:w="1734"/>
        <w:gridCol w:w="1610"/>
        <w:gridCol w:w="1162"/>
        <w:gridCol w:w="1317"/>
        <w:gridCol w:w="2662"/>
      </w:tblGrid>
      <w:tr w:rsidR="00D424CA" w:rsidRPr="00D12FE0" w14:paraId="3A7BFF15" w14:textId="77777777" w:rsidTr="00C1393B">
        <w:trPr>
          <w:tblHeader/>
          <w:jc w:val="center"/>
        </w:trPr>
        <w:tc>
          <w:tcPr>
            <w:tcW w:w="898" w:type="dxa"/>
            <w:shd w:val="clear" w:color="auto" w:fill="002060"/>
            <w:vAlign w:val="center"/>
          </w:tcPr>
          <w:p w14:paraId="3A7BFF0F" w14:textId="77777777" w:rsidR="007E68E5" w:rsidRPr="00D12FE0" w:rsidRDefault="007E68E5" w:rsidP="00D212A7">
            <w:pPr>
              <w:jc w:val="center"/>
              <w:rPr>
                <w:rFonts w:asciiTheme="minorHAnsi" w:hAnsiTheme="minorHAnsi"/>
                <w:b/>
                <w:sz w:val="22"/>
                <w:szCs w:val="22"/>
              </w:rPr>
            </w:pPr>
            <w:r w:rsidRPr="00D12FE0">
              <w:rPr>
                <w:rFonts w:asciiTheme="minorHAnsi" w:hAnsiTheme="minorHAnsi"/>
                <w:b/>
                <w:sz w:val="22"/>
                <w:szCs w:val="22"/>
              </w:rPr>
              <w:t>Risk Number</w:t>
            </w:r>
          </w:p>
        </w:tc>
        <w:tc>
          <w:tcPr>
            <w:tcW w:w="1802" w:type="dxa"/>
            <w:shd w:val="clear" w:color="auto" w:fill="002060"/>
            <w:vAlign w:val="center"/>
          </w:tcPr>
          <w:p w14:paraId="3A7BFF10" w14:textId="77777777" w:rsidR="007E68E5" w:rsidRPr="00D12FE0" w:rsidRDefault="007E68E5" w:rsidP="00D212A7">
            <w:pPr>
              <w:jc w:val="center"/>
              <w:rPr>
                <w:rFonts w:asciiTheme="minorHAnsi" w:hAnsiTheme="minorHAnsi"/>
                <w:b/>
                <w:sz w:val="22"/>
                <w:szCs w:val="22"/>
              </w:rPr>
            </w:pPr>
            <w:r w:rsidRPr="00D12FE0">
              <w:rPr>
                <w:rFonts w:asciiTheme="minorHAnsi" w:hAnsiTheme="minorHAnsi"/>
                <w:b/>
                <w:sz w:val="22"/>
                <w:szCs w:val="22"/>
              </w:rPr>
              <w:t>Risk Name</w:t>
            </w:r>
          </w:p>
        </w:tc>
        <w:tc>
          <w:tcPr>
            <w:tcW w:w="1614" w:type="dxa"/>
            <w:shd w:val="clear" w:color="auto" w:fill="002060"/>
            <w:vAlign w:val="center"/>
          </w:tcPr>
          <w:p w14:paraId="3A7BFF11" w14:textId="77777777" w:rsidR="007E68E5" w:rsidRPr="00D12FE0" w:rsidRDefault="007E68E5" w:rsidP="00D212A7">
            <w:pPr>
              <w:jc w:val="center"/>
              <w:rPr>
                <w:rFonts w:asciiTheme="minorHAnsi" w:hAnsiTheme="minorHAnsi"/>
                <w:b/>
                <w:sz w:val="22"/>
                <w:szCs w:val="22"/>
              </w:rPr>
            </w:pPr>
            <w:r w:rsidRPr="00D12FE0">
              <w:rPr>
                <w:rFonts w:asciiTheme="minorHAnsi" w:hAnsiTheme="minorHAnsi"/>
                <w:b/>
                <w:sz w:val="22"/>
                <w:szCs w:val="22"/>
              </w:rPr>
              <w:t>Risk Description</w:t>
            </w:r>
          </w:p>
        </w:tc>
        <w:tc>
          <w:tcPr>
            <w:tcW w:w="959" w:type="dxa"/>
            <w:shd w:val="clear" w:color="auto" w:fill="002060"/>
            <w:vAlign w:val="center"/>
          </w:tcPr>
          <w:p w14:paraId="3A7BFF12" w14:textId="77777777" w:rsidR="007E68E5" w:rsidRPr="00D12FE0" w:rsidRDefault="007E68E5" w:rsidP="00D212A7">
            <w:pPr>
              <w:jc w:val="center"/>
              <w:rPr>
                <w:rFonts w:asciiTheme="minorHAnsi" w:hAnsiTheme="minorHAnsi"/>
                <w:b/>
                <w:sz w:val="22"/>
                <w:szCs w:val="22"/>
              </w:rPr>
            </w:pPr>
            <w:r w:rsidRPr="00D12FE0">
              <w:rPr>
                <w:rFonts w:asciiTheme="minorHAnsi" w:hAnsiTheme="minorHAnsi"/>
                <w:b/>
                <w:sz w:val="22"/>
                <w:szCs w:val="22"/>
              </w:rPr>
              <w:t>Risk Category</w:t>
            </w:r>
          </w:p>
        </w:tc>
        <w:tc>
          <w:tcPr>
            <w:tcW w:w="1387" w:type="dxa"/>
            <w:shd w:val="clear" w:color="auto" w:fill="002060"/>
            <w:vAlign w:val="center"/>
          </w:tcPr>
          <w:p w14:paraId="3A7BFF13" w14:textId="77777777" w:rsidR="007E68E5" w:rsidRPr="00D12FE0" w:rsidRDefault="001C6ED8" w:rsidP="00D212A7">
            <w:pPr>
              <w:jc w:val="center"/>
              <w:rPr>
                <w:rFonts w:asciiTheme="minorHAnsi" w:hAnsiTheme="minorHAnsi"/>
                <w:b/>
                <w:sz w:val="22"/>
                <w:szCs w:val="22"/>
              </w:rPr>
            </w:pPr>
            <w:r w:rsidRPr="00D12FE0">
              <w:rPr>
                <w:rFonts w:asciiTheme="minorHAnsi" w:hAnsiTheme="minorHAnsi"/>
                <w:b/>
                <w:sz w:val="22"/>
                <w:szCs w:val="22"/>
              </w:rPr>
              <w:t xml:space="preserve">Risk </w:t>
            </w:r>
            <w:r w:rsidR="007E68E5" w:rsidRPr="00D12FE0">
              <w:rPr>
                <w:rFonts w:asciiTheme="minorHAnsi" w:hAnsiTheme="minorHAnsi"/>
                <w:b/>
                <w:sz w:val="22"/>
                <w:szCs w:val="22"/>
              </w:rPr>
              <w:t>Score</w:t>
            </w:r>
          </w:p>
        </w:tc>
        <w:tc>
          <w:tcPr>
            <w:tcW w:w="2790" w:type="dxa"/>
            <w:shd w:val="clear" w:color="auto" w:fill="002060"/>
            <w:vAlign w:val="center"/>
          </w:tcPr>
          <w:p w14:paraId="3A7BFF14" w14:textId="77777777" w:rsidR="007E68E5" w:rsidRPr="00D12FE0" w:rsidRDefault="007E68E5" w:rsidP="00D212A7">
            <w:pPr>
              <w:jc w:val="center"/>
              <w:rPr>
                <w:rFonts w:asciiTheme="minorHAnsi" w:hAnsiTheme="minorHAnsi"/>
                <w:b/>
                <w:sz w:val="22"/>
                <w:szCs w:val="22"/>
              </w:rPr>
            </w:pPr>
            <w:r w:rsidRPr="00D12FE0">
              <w:rPr>
                <w:rFonts w:asciiTheme="minorHAnsi" w:hAnsiTheme="minorHAnsi"/>
                <w:b/>
                <w:sz w:val="22"/>
                <w:szCs w:val="22"/>
              </w:rPr>
              <w:t>Response Strategy</w:t>
            </w:r>
          </w:p>
        </w:tc>
      </w:tr>
      <w:tr w:rsidR="00D424CA" w:rsidRPr="00D12FE0" w14:paraId="3A7BFF1F" w14:textId="77777777" w:rsidTr="00C1393B">
        <w:trPr>
          <w:jc w:val="center"/>
        </w:trPr>
        <w:tc>
          <w:tcPr>
            <w:tcW w:w="898" w:type="dxa"/>
          </w:tcPr>
          <w:p w14:paraId="3A7BFF16" w14:textId="77777777" w:rsidR="007E68E5" w:rsidRPr="00D12FE0" w:rsidRDefault="007E68E5" w:rsidP="00D212A7">
            <w:pPr>
              <w:jc w:val="center"/>
              <w:rPr>
                <w:rFonts w:asciiTheme="minorHAnsi" w:hAnsiTheme="minorHAnsi"/>
              </w:rPr>
            </w:pPr>
            <w:r w:rsidRPr="00D12FE0">
              <w:rPr>
                <w:rFonts w:asciiTheme="minorHAnsi" w:hAnsiTheme="minorHAnsi"/>
              </w:rPr>
              <w:t>1</w:t>
            </w:r>
          </w:p>
        </w:tc>
        <w:tc>
          <w:tcPr>
            <w:tcW w:w="1802" w:type="dxa"/>
          </w:tcPr>
          <w:p w14:paraId="3A7BFF17" w14:textId="77777777" w:rsidR="00A83258" w:rsidRPr="00D12FE0" w:rsidRDefault="00A83258" w:rsidP="00D212A7">
            <w:pPr>
              <w:rPr>
                <w:rFonts w:asciiTheme="minorHAnsi" w:hAnsiTheme="minorHAnsi"/>
                <w:i/>
              </w:rPr>
            </w:pPr>
          </w:p>
          <w:p w14:paraId="3A7BFF18" w14:textId="77777777" w:rsidR="007E68E5" w:rsidRPr="00D12FE0" w:rsidRDefault="00A83258" w:rsidP="00D212A7">
            <w:pPr>
              <w:rPr>
                <w:rFonts w:asciiTheme="minorHAnsi" w:hAnsiTheme="minorHAnsi"/>
                <w:i/>
              </w:rPr>
            </w:pPr>
            <w:r w:rsidRPr="00D12FE0">
              <w:rPr>
                <w:rFonts w:asciiTheme="minorHAnsi" w:hAnsiTheme="minorHAnsi"/>
                <w:i/>
              </w:rPr>
              <w:t>Technical Risk</w:t>
            </w:r>
          </w:p>
        </w:tc>
        <w:tc>
          <w:tcPr>
            <w:tcW w:w="1614" w:type="dxa"/>
          </w:tcPr>
          <w:p w14:paraId="3A7BFF19" w14:textId="77777777" w:rsidR="007E68E5" w:rsidRPr="009A607F" w:rsidRDefault="00A83258" w:rsidP="00A83258">
            <w:pPr>
              <w:rPr>
                <w:rFonts w:asciiTheme="minorHAnsi" w:hAnsiTheme="minorHAnsi"/>
              </w:rPr>
            </w:pPr>
            <w:r w:rsidRPr="009A607F">
              <w:rPr>
                <w:rFonts w:asciiTheme="minorHAnsi" w:hAnsiTheme="minorHAnsi"/>
              </w:rPr>
              <w:t xml:space="preserve">Detecting small, uncooperative vessels is a difficult </w:t>
            </w:r>
            <w:r w:rsidRPr="009A607F">
              <w:rPr>
                <w:rFonts w:asciiTheme="minorHAnsi" w:hAnsiTheme="minorHAnsi"/>
              </w:rPr>
              <w:lastRenderedPageBreak/>
              <w:t>challenge.  MSTP information fusion system is complex and output sequencing must allow for deliverable actionable intel.</w:t>
            </w:r>
          </w:p>
        </w:tc>
        <w:tc>
          <w:tcPr>
            <w:tcW w:w="959" w:type="dxa"/>
          </w:tcPr>
          <w:p w14:paraId="3A7BFF1A" w14:textId="77777777" w:rsidR="00A83258" w:rsidRPr="00D53DA4" w:rsidDel="00C92159" w:rsidRDefault="00C92159">
            <w:pPr>
              <w:jc w:val="center"/>
              <w:rPr>
                <w:del w:id="1250" w:author="michael.ciccarello" w:date="2013-02-07T12:04:00Z"/>
                <w:rFonts w:asciiTheme="minorHAnsi" w:hAnsiTheme="minorHAnsi"/>
              </w:rPr>
              <w:pPrChange w:id="1251" w:author="michael.ciccarello" w:date="2013-02-07T12:04:00Z">
                <w:pPr/>
              </w:pPrChange>
            </w:pPr>
            <w:ins w:id="1252" w:author="michael.ciccarello" w:date="2013-02-07T12:04:00Z">
              <w:r>
                <w:rPr>
                  <w:rFonts w:asciiTheme="minorHAnsi" w:hAnsiTheme="minorHAnsi"/>
                </w:rPr>
                <w:lastRenderedPageBreak/>
                <w:t>Technical</w:t>
              </w:r>
            </w:ins>
          </w:p>
          <w:p w14:paraId="3A7BFF1B" w14:textId="77777777" w:rsidR="007E68E5" w:rsidRPr="00D53DA4" w:rsidRDefault="00A83258">
            <w:pPr>
              <w:jc w:val="center"/>
              <w:rPr>
                <w:rFonts w:asciiTheme="minorHAnsi" w:hAnsiTheme="minorHAnsi"/>
              </w:rPr>
              <w:pPrChange w:id="1253" w:author="michael.ciccarello" w:date="2013-02-07T12:04:00Z">
                <w:pPr/>
              </w:pPrChange>
            </w:pPr>
            <w:del w:id="1254" w:author="michael.ciccarello" w:date="2013-02-07T12:04:00Z">
              <w:r w:rsidRPr="00D53DA4" w:rsidDel="00C92159">
                <w:rPr>
                  <w:rFonts w:asciiTheme="minorHAnsi" w:hAnsiTheme="minorHAnsi"/>
                </w:rPr>
                <w:delText>Technical</w:delText>
              </w:r>
            </w:del>
          </w:p>
        </w:tc>
        <w:tc>
          <w:tcPr>
            <w:tcW w:w="1387" w:type="dxa"/>
          </w:tcPr>
          <w:p w14:paraId="3A7BFF1C" w14:textId="77777777" w:rsidR="007E68E5" w:rsidRPr="00D53DA4" w:rsidRDefault="00B943CB" w:rsidP="00C92159">
            <w:pPr>
              <w:jc w:val="center"/>
              <w:rPr>
                <w:rFonts w:asciiTheme="minorHAnsi" w:hAnsiTheme="minorHAnsi"/>
                <w:color w:val="FF0000"/>
              </w:rPr>
            </w:pPr>
            <w:r w:rsidRPr="00D53DA4">
              <w:rPr>
                <w:rFonts w:asciiTheme="minorHAnsi" w:hAnsiTheme="minorHAnsi"/>
              </w:rPr>
              <w:t>2</w:t>
            </w:r>
          </w:p>
        </w:tc>
        <w:tc>
          <w:tcPr>
            <w:tcW w:w="2790" w:type="dxa"/>
          </w:tcPr>
          <w:p w14:paraId="3A7BFF1D" w14:textId="77777777" w:rsidR="00A83258" w:rsidRPr="00D53DA4" w:rsidRDefault="00A83258" w:rsidP="00A83258">
            <w:pPr>
              <w:rPr>
                <w:rFonts w:asciiTheme="minorHAnsi" w:hAnsiTheme="minorHAnsi"/>
              </w:rPr>
            </w:pPr>
            <w:r w:rsidRPr="00D53DA4">
              <w:rPr>
                <w:rFonts w:asciiTheme="minorHAnsi" w:hAnsiTheme="minorHAnsi"/>
              </w:rPr>
              <w:t xml:space="preserve">Technical risk is partially mitigated by pursuing complementary, but related approaches.  The program </w:t>
            </w:r>
            <w:r w:rsidRPr="00D53DA4">
              <w:rPr>
                <w:rFonts w:asciiTheme="minorHAnsi" w:hAnsiTheme="minorHAnsi"/>
              </w:rPr>
              <w:lastRenderedPageBreak/>
              <w:t xml:space="preserve">will focus a significant amount of time, effort, and resources into </w:t>
            </w:r>
            <w:r w:rsidR="009F437B" w:rsidRPr="00D53DA4">
              <w:rPr>
                <w:rFonts w:asciiTheme="minorHAnsi" w:hAnsiTheme="minorHAnsi"/>
              </w:rPr>
              <w:t xml:space="preserve">a full system demo.  Intensive SEIPT reviews </w:t>
            </w:r>
            <w:r w:rsidRPr="00D53DA4">
              <w:rPr>
                <w:rFonts w:asciiTheme="minorHAnsi" w:hAnsiTheme="minorHAnsi"/>
              </w:rPr>
              <w:t>significantly reduces the project’s technical risk.</w:t>
            </w:r>
          </w:p>
          <w:p w14:paraId="3A7BFF1E" w14:textId="77777777" w:rsidR="007E68E5" w:rsidRPr="00D12FE0" w:rsidRDefault="007E68E5" w:rsidP="00D212A7">
            <w:pPr>
              <w:rPr>
                <w:rFonts w:asciiTheme="minorHAnsi" w:hAnsiTheme="minorHAnsi"/>
                <w:i/>
              </w:rPr>
            </w:pPr>
          </w:p>
        </w:tc>
      </w:tr>
      <w:tr w:rsidR="00D424CA" w:rsidRPr="00D12FE0" w14:paraId="3A7BFF27" w14:textId="77777777" w:rsidTr="00C1393B">
        <w:trPr>
          <w:jc w:val="center"/>
        </w:trPr>
        <w:tc>
          <w:tcPr>
            <w:tcW w:w="898" w:type="dxa"/>
          </w:tcPr>
          <w:p w14:paraId="3A7BFF20" w14:textId="77777777" w:rsidR="007E68E5" w:rsidRPr="00D12FE0" w:rsidRDefault="007E68E5" w:rsidP="00D212A7">
            <w:pPr>
              <w:jc w:val="center"/>
              <w:rPr>
                <w:rFonts w:asciiTheme="minorHAnsi" w:hAnsiTheme="minorHAnsi"/>
              </w:rPr>
            </w:pPr>
            <w:r w:rsidRPr="00D12FE0">
              <w:rPr>
                <w:rFonts w:asciiTheme="minorHAnsi" w:hAnsiTheme="minorHAnsi"/>
              </w:rPr>
              <w:lastRenderedPageBreak/>
              <w:t>2</w:t>
            </w:r>
          </w:p>
        </w:tc>
        <w:tc>
          <w:tcPr>
            <w:tcW w:w="1802" w:type="dxa"/>
          </w:tcPr>
          <w:p w14:paraId="3A7BFF21" w14:textId="77777777" w:rsidR="007E68E5" w:rsidRPr="00D12FE0" w:rsidRDefault="00B76CC8" w:rsidP="00D212A7">
            <w:pPr>
              <w:rPr>
                <w:rFonts w:asciiTheme="minorHAnsi" w:hAnsiTheme="minorHAnsi"/>
              </w:rPr>
            </w:pPr>
            <w:r w:rsidRPr="00D12FE0">
              <w:rPr>
                <w:rFonts w:asciiTheme="minorHAnsi" w:hAnsiTheme="minorHAnsi"/>
              </w:rPr>
              <w:t>Schedule Risk</w:t>
            </w:r>
          </w:p>
        </w:tc>
        <w:tc>
          <w:tcPr>
            <w:tcW w:w="1614" w:type="dxa"/>
          </w:tcPr>
          <w:p w14:paraId="3A7BFF22" w14:textId="77777777" w:rsidR="007E68E5" w:rsidRPr="00D12FE0" w:rsidRDefault="00B76CC8" w:rsidP="00D212A7">
            <w:pPr>
              <w:rPr>
                <w:rFonts w:asciiTheme="minorHAnsi" w:hAnsiTheme="minorHAnsi"/>
              </w:rPr>
            </w:pPr>
            <w:r w:rsidRPr="00D12FE0">
              <w:rPr>
                <w:rFonts w:asciiTheme="minorHAnsi" w:hAnsiTheme="minorHAnsi"/>
              </w:rPr>
              <w:t xml:space="preserve">Schedule risk is low/medium.  Estimated time to complete all tasks is based on previous work and similar efforts.  There is adequate time to perform the identified tasks.  </w:t>
            </w:r>
          </w:p>
        </w:tc>
        <w:tc>
          <w:tcPr>
            <w:tcW w:w="959" w:type="dxa"/>
          </w:tcPr>
          <w:p w14:paraId="3A7BFF23" w14:textId="77777777" w:rsidR="007E68E5" w:rsidRPr="00D12FE0" w:rsidRDefault="00B76CC8">
            <w:pPr>
              <w:jc w:val="center"/>
              <w:rPr>
                <w:rFonts w:asciiTheme="minorHAnsi" w:hAnsiTheme="minorHAnsi"/>
              </w:rPr>
              <w:pPrChange w:id="1255" w:author="michael.ciccarello" w:date="2013-02-07T12:04:00Z">
                <w:pPr/>
              </w:pPrChange>
            </w:pPr>
            <w:r w:rsidRPr="00D12FE0">
              <w:rPr>
                <w:rFonts w:asciiTheme="minorHAnsi" w:hAnsiTheme="minorHAnsi"/>
              </w:rPr>
              <w:t>Schedule</w:t>
            </w:r>
          </w:p>
        </w:tc>
        <w:tc>
          <w:tcPr>
            <w:tcW w:w="1387" w:type="dxa"/>
          </w:tcPr>
          <w:p w14:paraId="3A7BFF24" w14:textId="77777777" w:rsidR="007E68E5" w:rsidRPr="00D12FE0" w:rsidRDefault="00B943CB">
            <w:pPr>
              <w:jc w:val="center"/>
              <w:rPr>
                <w:rFonts w:asciiTheme="minorHAnsi" w:hAnsiTheme="minorHAnsi"/>
              </w:rPr>
              <w:pPrChange w:id="1256" w:author="michael.ciccarello" w:date="2013-02-07T12:04:00Z">
                <w:pPr/>
              </w:pPrChange>
            </w:pPr>
            <w:r w:rsidRPr="00D12FE0">
              <w:rPr>
                <w:rFonts w:asciiTheme="minorHAnsi" w:hAnsiTheme="minorHAnsi"/>
              </w:rPr>
              <w:t>2</w:t>
            </w:r>
          </w:p>
        </w:tc>
        <w:tc>
          <w:tcPr>
            <w:tcW w:w="2790" w:type="dxa"/>
          </w:tcPr>
          <w:p w14:paraId="3A7BFF25" w14:textId="77777777" w:rsidR="00B76CC8" w:rsidRPr="00D12FE0" w:rsidRDefault="00B76CC8" w:rsidP="00B76CC8">
            <w:pPr>
              <w:rPr>
                <w:rFonts w:asciiTheme="minorHAnsi" w:hAnsiTheme="minorHAnsi"/>
              </w:rPr>
            </w:pPr>
            <w:r w:rsidRPr="00D12FE0">
              <w:rPr>
                <w:rFonts w:asciiTheme="minorHAnsi" w:hAnsiTheme="minorHAnsi"/>
              </w:rPr>
              <w:t>T</w:t>
            </w:r>
            <w:r w:rsidR="0011125A">
              <w:rPr>
                <w:rFonts w:asciiTheme="minorHAnsi" w:hAnsiTheme="minorHAnsi"/>
              </w:rPr>
              <w:t>he project’s schedule is depende</w:t>
            </w:r>
            <w:r w:rsidRPr="00D12FE0">
              <w:rPr>
                <w:rFonts w:asciiTheme="minorHAnsi" w:hAnsiTheme="minorHAnsi"/>
              </w:rPr>
              <w:t>nt on the available funding.  When annual funding levels were reduced, the project schedule was extended to compensate.  Similarly, with additional annual funding, the project timeline could be accelerated.  Our procurement strategy to select core integrated systems that enables MSTP will significantly reduce schedule risks.</w:t>
            </w:r>
          </w:p>
          <w:p w14:paraId="3A7BFF26" w14:textId="77777777" w:rsidR="007E68E5" w:rsidRPr="00D12FE0" w:rsidRDefault="007E68E5" w:rsidP="00D212A7">
            <w:pPr>
              <w:rPr>
                <w:rFonts w:asciiTheme="minorHAnsi" w:hAnsiTheme="minorHAnsi"/>
              </w:rPr>
            </w:pPr>
          </w:p>
        </w:tc>
      </w:tr>
      <w:tr w:rsidR="00D424CA" w:rsidRPr="00D12FE0" w14:paraId="3A7BFF2F" w14:textId="77777777" w:rsidTr="00C1393B">
        <w:trPr>
          <w:jc w:val="center"/>
        </w:trPr>
        <w:tc>
          <w:tcPr>
            <w:tcW w:w="898" w:type="dxa"/>
          </w:tcPr>
          <w:p w14:paraId="3A7BFF28" w14:textId="77777777" w:rsidR="007E68E5" w:rsidRPr="00D12FE0" w:rsidRDefault="007E68E5" w:rsidP="00D212A7">
            <w:pPr>
              <w:jc w:val="center"/>
              <w:rPr>
                <w:rFonts w:asciiTheme="minorHAnsi" w:hAnsiTheme="minorHAnsi"/>
              </w:rPr>
            </w:pPr>
            <w:r w:rsidRPr="00D12FE0">
              <w:rPr>
                <w:rFonts w:asciiTheme="minorHAnsi" w:hAnsiTheme="minorHAnsi"/>
              </w:rPr>
              <w:t>3</w:t>
            </w:r>
          </w:p>
        </w:tc>
        <w:tc>
          <w:tcPr>
            <w:tcW w:w="1802" w:type="dxa"/>
          </w:tcPr>
          <w:p w14:paraId="3A7BFF29" w14:textId="77777777" w:rsidR="007E68E5" w:rsidRPr="00D12FE0" w:rsidRDefault="00D424CA" w:rsidP="00D212A7">
            <w:pPr>
              <w:rPr>
                <w:rFonts w:asciiTheme="minorHAnsi" w:hAnsiTheme="minorHAnsi"/>
              </w:rPr>
            </w:pPr>
            <w:r w:rsidRPr="00D12FE0">
              <w:rPr>
                <w:rFonts w:asciiTheme="minorHAnsi" w:hAnsiTheme="minorHAnsi"/>
              </w:rPr>
              <w:t>Cost Risk</w:t>
            </w:r>
          </w:p>
        </w:tc>
        <w:tc>
          <w:tcPr>
            <w:tcW w:w="1614" w:type="dxa"/>
          </w:tcPr>
          <w:p w14:paraId="3A7BFF2A" w14:textId="77777777" w:rsidR="007E68E5" w:rsidRPr="00D12FE0" w:rsidRDefault="00D424CA" w:rsidP="00591F0E">
            <w:pPr>
              <w:jc w:val="center"/>
              <w:rPr>
                <w:rFonts w:asciiTheme="minorHAnsi" w:hAnsiTheme="minorHAnsi"/>
                <w:b/>
                <w:caps/>
              </w:rPr>
            </w:pPr>
            <w:r w:rsidRPr="00D12FE0">
              <w:rPr>
                <w:rFonts w:asciiTheme="minorHAnsi" w:hAnsiTheme="minorHAnsi"/>
              </w:rPr>
              <w:t xml:space="preserve">Cost risk is estimated as medium.  Some initial studies and developmental efforts have been combined to save dollars in the near term.  The program developmental approach and test bed test and experimentation will insure a very low unit cost, </w:t>
            </w:r>
            <w:r w:rsidRPr="00D12FE0">
              <w:rPr>
                <w:rFonts w:asciiTheme="minorHAnsi" w:hAnsiTheme="minorHAnsi"/>
              </w:rPr>
              <w:lastRenderedPageBreak/>
              <w:t xml:space="preserve">progressively demonstrated during the course of program execution.  </w:t>
            </w:r>
          </w:p>
        </w:tc>
        <w:tc>
          <w:tcPr>
            <w:tcW w:w="959" w:type="dxa"/>
          </w:tcPr>
          <w:p w14:paraId="3A7BFF2B" w14:textId="77777777" w:rsidR="007E68E5" w:rsidRPr="00D12FE0" w:rsidRDefault="00D424CA">
            <w:pPr>
              <w:jc w:val="center"/>
              <w:rPr>
                <w:rFonts w:asciiTheme="minorHAnsi" w:hAnsiTheme="minorHAnsi"/>
              </w:rPr>
              <w:pPrChange w:id="1257" w:author="michael.ciccarello" w:date="2013-02-07T12:04:00Z">
                <w:pPr/>
              </w:pPrChange>
            </w:pPr>
            <w:r w:rsidRPr="00D12FE0">
              <w:rPr>
                <w:rFonts w:asciiTheme="minorHAnsi" w:hAnsiTheme="minorHAnsi"/>
              </w:rPr>
              <w:lastRenderedPageBreak/>
              <w:t>Cost</w:t>
            </w:r>
          </w:p>
        </w:tc>
        <w:tc>
          <w:tcPr>
            <w:tcW w:w="1387" w:type="dxa"/>
          </w:tcPr>
          <w:p w14:paraId="3A7BFF2C" w14:textId="77777777" w:rsidR="007E68E5" w:rsidRPr="00D12FE0" w:rsidRDefault="00B943CB">
            <w:pPr>
              <w:jc w:val="center"/>
              <w:rPr>
                <w:rFonts w:asciiTheme="minorHAnsi" w:hAnsiTheme="minorHAnsi"/>
              </w:rPr>
              <w:pPrChange w:id="1258" w:author="michael.ciccarello" w:date="2013-02-07T12:04:00Z">
                <w:pPr/>
              </w:pPrChange>
            </w:pPr>
            <w:r w:rsidRPr="00D12FE0">
              <w:rPr>
                <w:rFonts w:asciiTheme="minorHAnsi" w:hAnsiTheme="minorHAnsi"/>
              </w:rPr>
              <w:t>2</w:t>
            </w:r>
          </w:p>
        </w:tc>
        <w:tc>
          <w:tcPr>
            <w:tcW w:w="2790" w:type="dxa"/>
          </w:tcPr>
          <w:p w14:paraId="3A7BFF2D" w14:textId="77777777" w:rsidR="00D424CA" w:rsidRPr="00D12FE0" w:rsidRDefault="00D424CA" w:rsidP="00D424CA">
            <w:pPr>
              <w:rPr>
                <w:rFonts w:asciiTheme="minorHAnsi" w:hAnsiTheme="minorHAnsi"/>
              </w:rPr>
            </w:pPr>
            <w:r w:rsidRPr="00D12FE0">
              <w:rPr>
                <w:rFonts w:asciiTheme="minorHAnsi" w:hAnsiTheme="minorHAnsi"/>
              </w:rPr>
              <w:t xml:space="preserve">Our goal is to insure a very low unit cost </w:t>
            </w:r>
            <w:r w:rsidRPr="00D12FE0">
              <w:rPr>
                <w:rFonts w:asciiTheme="minorHAnsi" w:hAnsiTheme="minorHAnsi"/>
                <w:bCs/>
              </w:rPr>
              <w:t>(both acquisition and operating costs).  Without a strong focus on cost,</w:t>
            </w:r>
            <w:r w:rsidRPr="00D12FE0">
              <w:rPr>
                <w:rFonts w:asciiTheme="minorHAnsi" w:hAnsiTheme="minorHAnsi"/>
              </w:rPr>
              <w:t xml:space="preserve"> there is little hope for a successful transition of the technology.  This risk is being mitigated by clearly communicating to any/all potential technology developers that the end product must be able to be manufactured using traditional microelectronic manufacturing equipment, materials, and processes, </w:t>
            </w:r>
            <w:r w:rsidRPr="00D12FE0">
              <w:rPr>
                <w:rFonts w:asciiTheme="minorHAnsi" w:hAnsiTheme="minorHAnsi"/>
              </w:rPr>
              <w:lastRenderedPageBreak/>
              <w:t>thus ensuring inexpensive manufacturing costs.</w:t>
            </w:r>
          </w:p>
          <w:p w14:paraId="3A7BFF2E" w14:textId="77777777" w:rsidR="007E68E5" w:rsidRPr="00D12FE0" w:rsidRDefault="007E68E5" w:rsidP="00D212A7">
            <w:pPr>
              <w:rPr>
                <w:rFonts w:asciiTheme="minorHAnsi" w:hAnsiTheme="minorHAnsi"/>
              </w:rPr>
            </w:pPr>
          </w:p>
        </w:tc>
      </w:tr>
      <w:tr w:rsidR="00D424CA" w:rsidRPr="00D12FE0" w14:paraId="3A7BFF36" w14:textId="77777777" w:rsidTr="00C1393B">
        <w:trPr>
          <w:jc w:val="center"/>
        </w:trPr>
        <w:tc>
          <w:tcPr>
            <w:tcW w:w="898" w:type="dxa"/>
          </w:tcPr>
          <w:p w14:paraId="3A7BFF30" w14:textId="77777777" w:rsidR="007E68E5" w:rsidRPr="00D12FE0" w:rsidRDefault="007E68E5" w:rsidP="00D212A7">
            <w:pPr>
              <w:jc w:val="center"/>
              <w:rPr>
                <w:rFonts w:asciiTheme="minorHAnsi" w:hAnsiTheme="minorHAnsi"/>
              </w:rPr>
            </w:pPr>
            <w:r w:rsidRPr="00D12FE0">
              <w:rPr>
                <w:rFonts w:asciiTheme="minorHAnsi" w:hAnsiTheme="minorHAnsi"/>
              </w:rPr>
              <w:lastRenderedPageBreak/>
              <w:t>4</w:t>
            </w:r>
          </w:p>
        </w:tc>
        <w:tc>
          <w:tcPr>
            <w:tcW w:w="1802" w:type="dxa"/>
          </w:tcPr>
          <w:p w14:paraId="3A7BFF31" w14:textId="77777777" w:rsidR="007E68E5" w:rsidRPr="00D12FE0" w:rsidRDefault="00D424CA" w:rsidP="00D212A7">
            <w:pPr>
              <w:rPr>
                <w:rFonts w:asciiTheme="minorHAnsi" w:hAnsiTheme="minorHAnsi"/>
              </w:rPr>
            </w:pPr>
            <w:r w:rsidRPr="00D12FE0">
              <w:rPr>
                <w:rFonts w:asciiTheme="minorHAnsi" w:hAnsiTheme="minorHAnsi"/>
              </w:rPr>
              <w:t>Business Risk</w:t>
            </w:r>
          </w:p>
        </w:tc>
        <w:tc>
          <w:tcPr>
            <w:tcW w:w="1614" w:type="dxa"/>
          </w:tcPr>
          <w:p w14:paraId="3A7BFF32" w14:textId="77777777" w:rsidR="007E68E5" w:rsidRPr="00D12FE0" w:rsidRDefault="00D424CA" w:rsidP="00D424CA">
            <w:pPr>
              <w:rPr>
                <w:rFonts w:asciiTheme="minorHAnsi" w:hAnsiTheme="minorHAnsi"/>
              </w:rPr>
            </w:pPr>
            <w:r w:rsidRPr="00D12FE0">
              <w:rPr>
                <w:rFonts w:asciiTheme="minorHAnsi" w:hAnsiTheme="minorHAnsi"/>
              </w:rPr>
              <w:t xml:space="preserve">Business risk is estimated as low/medium.  It is anticipated the complexity and production of MSTP will be moderate.  Each effort making up PCSI will have a specific function and will be integrated at the systems level to minimize dependencies.  System stability will be developed in two phases.  First, individual functional subsystems will be rigorously tested in a relevant environment before the design and integration effort to improve functionality and reduce size and cost.  </w:t>
            </w:r>
          </w:p>
        </w:tc>
        <w:tc>
          <w:tcPr>
            <w:tcW w:w="959" w:type="dxa"/>
          </w:tcPr>
          <w:p w14:paraId="3A7BFF33" w14:textId="77777777" w:rsidR="007E68E5" w:rsidRPr="00D12FE0" w:rsidRDefault="00D424CA" w:rsidP="00D212A7">
            <w:pPr>
              <w:rPr>
                <w:rFonts w:asciiTheme="minorHAnsi" w:hAnsiTheme="minorHAnsi"/>
              </w:rPr>
            </w:pPr>
            <w:r w:rsidRPr="00D12FE0">
              <w:rPr>
                <w:rFonts w:asciiTheme="minorHAnsi" w:hAnsiTheme="minorHAnsi"/>
              </w:rPr>
              <w:t>Business</w:t>
            </w:r>
          </w:p>
        </w:tc>
        <w:tc>
          <w:tcPr>
            <w:tcW w:w="1387" w:type="dxa"/>
          </w:tcPr>
          <w:p w14:paraId="3A7BFF34" w14:textId="77777777" w:rsidR="007E68E5" w:rsidRPr="00D12FE0" w:rsidRDefault="00B943CB" w:rsidP="00D212A7">
            <w:pPr>
              <w:rPr>
                <w:rFonts w:asciiTheme="minorHAnsi" w:hAnsiTheme="minorHAnsi"/>
              </w:rPr>
            </w:pPr>
            <w:r w:rsidRPr="00D12FE0">
              <w:rPr>
                <w:rFonts w:asciiTheme="minorHAnsi" w:hAnsiTheme="minorHAnsi"/>
              </w:rPr>
              <w:t>3</w:t>
            </w:r>
          </w:p>
        </w:tc>
        <w:tc>
          <w:tcPr>
            <w:tcW w:w="2790" w:type="dxa"/>
          </w:tcPr>
          <w:p w14:paraId="3A7BFF35" w14:textId="77777777" w:rsidR="007E68E5" w:rsidRPr="00D12FE0" w:rsidRDefault="00D53DA4" w:rsidP="00D53DA4">
            <w:pPr>
              <w:keepNext/>
              <w:rPr>
                <w:rFonts w:asciiTheme="minorHAnsi" w:hAnsiTheme="minorHAnsi"/>
              </w:rPr>
            </w:pPr>
            <w:r>
              <w:rPr>
                <w:rFonts w:asciiTheme="minorHAnsi" w:hAnsiTheme="minorHAnsi"/>
              </w:rPr>
              <w:t>B</w:t>
            </w:r>
            <w:r w:rsidR="00D424CA" w:rsidRPr="00D12FE0">
              <w:rPr>
                <w:rFonts w:asciiTheme="minorHAnsi" w:hAnsiTheme="minorHAnsi"/>
              </w:rPr>
              <w:t xml:space="preserve">usiness risk is reduced by minimizing dependencies between subsystems as mentioned above.  </w:t>
            </w:r>
          </w:p>
        </w:tc>
      </w:tr>
      <w:tr w:rsidR="00D424CA" w:rsidRPr="00D12FE0" w14:paraId="3A7BFF3E" w14:textId="77777777" w:rsidTr="00C1393B">
        <w:trPr>
          <w:jc w:val="center"/>
        </w:trPr>
        <w:tc>
          <w:tcPr>
            <w:tcW w:w="898" w:type="dxa"/>
          </w:tcPr>
          <w:p w14:paraId="3A7BFF37" w14:textId="77777777" w:rsidR="00D424CA" w:rsidRPr="00D12FE0" w:rsidRDefault="00D424CA" w:rsidP="00D212A7">
            <w:pPr>
              <w:jc w:val="center"/>
              <w:rPr>
                <w:rFonts w:asciiTheme="minorHAnsi" w:hAnsiTheme="minorHAnsi"/>
              </w:rPr>
            </w:pPr>
            <w:r w:rsidRPr="00D12FE0">
              <w:rPr>
                <w:rFonts w:asciiTheme="minorHAnsi" w:hAnsiTheme="minorHAnsi"/>
              </w:rPr>
              <w:t>5</w:t>
            </w:r>
          </w:p>
        </w:tc>
        <w:tc>
          <w:tcPr>
            <w:tcW w:w="1802" w:type="dxa"/>
          </w:tcPr>
          <w:p w14:paraId="3A7BFF38" w14:textId="77777777" w:rsidR="00D424CA" w:rsidRPr="00D12FE0" w:rsidRDefault="0065754E" w:rsidP="00D212A7">
            <w:pPr>
              <w:rPr>
                <w:rFonts w:asciiTheme="minorHAnsi" w:hAnsiTheme="minorHAnsi"/>
              </w:rPr>
            </w:pPr>
            <w:r w:rsidRPr="00D12FE0">
              <w:rPr>
                <w:rFonts w:asciiTheme="minorHAnsi" w:hAnsiTheme="minorHAnsi"/>
              </w:rPr>
              <w:t>End user acceptance risk</w:t>
            </w:r>
          </w:p>
        </w:tc>
        <w:tc>
          <w:tcPr>
            <w:tcW w:w="1614" w:type="dxa"/>
          </w:tcPr>
          <w:p w14:paraId="3A7BFF39" w14:textId="77777777" w:rsidR="00D424CA" w:rsidRPr="00D12FE0" w:rsidRDefault="0065754E" w:rsidP="00D212A7">
            <w:pPr>
              <w:rPr>
                <w:rFonts w:asciiTheme="minorHAnsi" w:hAnsiTheme="minorHAnsi"/>
              </w:rPr>
            </w:pPr>
            <w:r w:rsidRPr="00D12FE0">
              <w:rPr>
                <w:rFonts w:asciiTheme="minorHAnsi" w:hAnsiTheme="minorHAnsi"/>
                <w:b/>
              </w:rPr>
              <w:t>(Medium):</w:t>
            </w:r>
            <w:r w:rsidRPr="00D12FE0">
              <w:rPr>
                <w:rFonts w:asciiTheme="minorHAnsi" w:hAnsiTheme="minorHAnsi"/>
              </w:rPr>
              <w:t xml:space="preserve">  End user acceptance risk is estimated </w:t>
            </w:r>
            <w:r w:rsidRPr="00D12FE0">
              <w:rPr>
                <w:rFonts w:asciiTheme="minorHAnsi" w:hAnsiTheme="minorHAnsi"/>
              </w:rPr>
              <w:lastRenderedPageBreak/>
              <w:t>as medium.  Success depends upon MSTP integration, transition, and mission results.  CBP will most likely have to take a minimal administrative position to assure the integrity of MSTP once the systems are made operational.  MSTP is an opportunity for CBP and USCG to apply a valuable technology to detect and intercept un-cooperative small vessel threats.</w:t>
            </w:r>
          </w:p>
        </w:tc>
        <w:tc>
          <w:tcPr>
            <w:tcW w:w="959" w:type="dxa"/>
          </w:tcPr>
          <w:p w14:paraId="3A7BFF3A" w14:textId="77777777" w:rsidR="00D424CA" w:rsidRPr="00D12FE0" w:rsidRDefault="0065754E" w:rsidP="00D212A7">
            <w:pPr>
              <w:rPr>
                <w:rFonts w:asciiTheme="minorHAnsi" w:hAnsiTheme="minorHAnsi"/>
              </w:rPr>
            </w:pPr>
            <w:r w:rsidRPr="00D12FE0">
              <w:rPr>
                <w:rFonts w:asciiTheme="minorHAnsi" w:hAnsiTheme="minorHAnsi"/>
              </w:rPr>
              <w:lastRenderedPageBreak/>
              <w:t>End user</w:t>
            </w:r>
          </w:p>
        </w:tc>
        <w:tc>
          <w:tcPr>
            <w:tcW w:w="1387" w:type="dxa"/>
          </w:tcPr>
          <w:p w14:paraId="3A7BFF3B" w14:textId="77777777" w:rsidR="00D424CA" w:rsidRPr="00D12FE0" w:rsidRDefault="00B943CB" w:rsidP="00D212A7">
            <w:pPr>
              <w:rPr>
                <w:rFonts w:asciiTheme="minorHAnsi" w:hAnsiTheme="minorHAnsi"/>
              </w:rPr>
            </w:pPr>
            <w:r w:rsidRPr="00D12FE0">
              <w:rPr>
                <w:rFonts w:asciiTheme="minorHAnsi" w:hAnsiTheme="minorHAnsi"/>
              </w:rPr>
              <w:t>1</w:t>
            </w:r>
          </w:p>
        </w:tc>
        <w:tc>
          <w:tcPr>
            <w:tcW w:w="2790" w:type="dxa"/>
          </w:tcPr>
          <w:p w14:paraId="3A7BFF3C" w14:textId="77777777" w:rsidR="0015225F" w:rsidRPr="00D12FE0" w:rsidRDefault="0015225F" w:rsidP="00591F0E">
            <w:pPr>
              <w:keepNext/>
              <w:rPr>
                <w:rFonts w:asciiTheme="minorHAnsi" w:hAnsiTheme="minorHAnsi"/>
                <w:b/>
                <w:caps/>
              </w:rPr>
            </w:pPr>
            <w:r w:rsidRPr="00D12FE0">
              <w:rPr>
                <w:rFonts w:asciiTheme="minorHAnsi" w:hAnsiTheme="minorHAnsi"/>
              </w:rPr>
              <w:t xml:space="preserve">Recognizing </w:t>
            </w:r>
            <w:r w:rsidR="00D53DA4">
              <w:rPr>
                <w:rFonts w:asciiTheme="minorHAnsi" w:hAnsiTheme="minorHAnsi"/>
              </w:rPr>
              <w:t xml:space="preserve">that the project’s “end-users” </w:t>
            </w:r>
            <w:r w:rsidRPr="00D12FE0">
              <w:rPr>
                <w:rFonts w:asciiTheme="minorHAnsi" w:hAnsiTheme="minorHAnsi"/>
              </w:rPr>
              <w:t xml:space="preserve">are DHS law enforcement </w:t>
            </w:r>
            <w:r w:rsidRPr="00D12FE0">
              <w:rPr>
                <w:rFonts w:asciiTheme="minorHAnsi" w:hAnsiTheme="minorHAnsi"/>
              </w:rPr>
              <w:lastRenderedPageBreak/>
              <w:t xml:space="preserve">agencies, we will continue to develop and communicate a convincing value proposition and business case.  To meet the government’s needs (CBP &amp; USCG), the project will demonstrate that the system can make a significant to detect un-cooperative small vessels.  </w:t>
            </w:r>
          </w:p>
          <w:p w14:paraId="3A7BFF3D" w14:textId="77777777" w:rsidR="00D424CA" w:rsidRPr="00D12FE0" w:rsidRDefault="00D424CA" w:rsidP="00D212A7">
            <w:pPr>
              <w:keepNext/>
              <w:rPr>
                <w:rFonts w:asciiTheme="minorHAnsi" w:hAnsiTheme="minorHAnsi"/>
              </w:rPr>
            </w:pPr>
          </w:p>
        </w:tc>
      </w:tr>
      <w:tr w:rsidR="00D424CA" w:rsidRPr="00D12FE0" w14:paraId="3A7BFF45" w14:textId="77777777" w:rsidTr="00C1393B">
        <w:trPr>
          <w:jc w:val="center"/>
        </w:trPr>
        <w:tc>
          <w:tcPr>
            <w:tcW w:w="898" w:type="dxa"/>
          </w:tcPr>
          <w:p w14:paraId="3A7BFF3F" w14:textId="77777777" w:rsidR="00D424CA" w:rsidRPr="00D12FE0" w:rsidRDefault="0015225F" w:rsidP="00D212A7">
            <w:pPr>
              <w:jc w:val="center"/>
              <w:rPr>
                <w:rFonts w:asciiTheme="minorHAnsi" w:hAnsiTheme="minorHAnsi"/>
              </w:rPr>
            </w:pPr>
            <w:r w:rsidRPr="00D12FE0">
              <w:rPr>
                <w:rFonts w:asciiTheme="minorHAnsi" w:hAnsiTheme="minorHAnsi"/>
              </w:rPr>
              <w:lastRenderedPageBreak/>
              <w:t>6</w:t>
            </w:r>
          </w:p>
        </w:tc>
        <w:tc>
          <w:tcPr>
            <w:tcW w:w="1802" w:type="dxa"/>
          </w:tcPr>
          <w:p w14:paraId="3A7BFF40" w14:textId="77777777" w:rsidR="00D424CA" w:rsidRPr="00D12FE0" w:rsidRDefault="0015225F" w:rsidP="00D212A7">
            <w:pPr>
              <w:rPr>
                <w:rFonts w:asciiTheme="minorHAnsi" w:hAnsiTheme="minorHAnsi"/>
              </w:rPr>
            </w:pPr>
            <w:r w:rsidRPr="00D12FE0">
              <w:rPr>
                <w:rFonts w:asciiTheme="minorHAnsi" w:hAnsiTheme="minorHAnsi"/>
              </w:rPr>
              <w:t>Community Acceptance Risk</w:t>
            </w:r>
          </w:p>
        </w:tc>
        <w:tc>
          <w:tcPr>
            <w:tcW w:w="1614" w:type="dxa"/>
          </w:tcPr>
          <w:p w14:paraId="3A7BFF41" w14:textId="77777777" w:rsidR="00D424CA" w:rsidRPr="00D12FE0" w:rsidRDefault="0015225F" w:rsidP="00D212A7">
            <w:pPr>
              <w:rPr>
                <w:rFonts w:asciiTheme="minorHAnsi" w:hAnsiTheme="minorHAnsi"/>
              </w:rPr>
            </w:pPr>
            <w:r w:rsidRPr="00D12FE0">
              <w:rPr>
                <w:rFonts w:asciiTheme="minorHAnsi" w:hAnsiTheme="minorHAnsi"/>
              </w:rPr>
              <w:t>Community (defined here as maritime law enforcement agencies) acceptance risk is low/medium.</w:t>
            </w:r>
            <w:r w:rsidRPr="00D12FE0">
              <w:rPr>
                <w:rFonts w:asciiTheme="minorHAnsi" w:hAnsiTheme="minorHAnsi"/>
                <w:iCs/>
              </w:rPr>
              <w:t xml:space="preserve"> This risk estimate is based on the in-depth understanding of customer requirements and developmental involvement.  Extending and </w:t>
            </w:r>
            <w:r w:rsidRPr="00D12FE0">
              <w:rPr>
                <w:rFonts w:asciiTheme="minorHAnsi" w:hAnsiTheme="minorHAnsi"/>
                <w:iCs/>
              </w:rPr>
              <w:lastRenderedPageBreak/>
              <w:t>synchronizing the capability of primary detection efforts will .</w:t>
            </w:r>
            <w:r w:rsidRPr="00D12FE0">
              <w:rPr>
                <w:rFonts w:asciiTheme="minorHAnsi" w:hAnsiTheme="minorHAnsi"/>
              </w:rPr>
              <w:t xml:space="preserve">  </w:t>
            </w:r>
          </w:p>
        </w:tc>
        <w:tc>
          <w:tcPr>
            <w:tcW w:w="959" w:type="dxa"/>
          </w:tcPr>
          <w:p w14:paraId="3A7BFF42" w14:textId="77777777" w:rsidR="00D424CA" w:rsidRPr="00D12FE0" w:rsidRDefault="0015225F" w:rsidP="00D212A7">
            <w:pPr>
              <w:rPr>
                <w:rFonts w:asciiTheme="minorHAnsi" w:hAnsiTheme="minorHAnsi"/>
              </w:rPr>
            </w:pPr>
            <w:r w:rsidRPr="00D12FE0">
              <w:rPr>
                <w:rFonts w:asciiTheme="minorHAnsi" w:hAnsiTheme="minorHAnsi"/>
              </w:rPr>
              <w:lastRenderedPageBreak/>
              <w:t>Community acceptance</w:t>
            </w:r>
          </w:p>
        </w:tc>
        <w:tc>
          <w:tcPr>
            <w:tcW w:w="1387" w:type="dxa"/>
          </w:tcPr>
          <w:p w14:paraId="3A7BFF43" w14:textId="77777777" w:rsidR="00D424CA" w:rsidRPr="00D12FE0" w:rsidRDefault="00B943CB" w:rsidP="00D212A7">
            <w:pPr>
              <w:rPr>
                <w:rFonts w:asciiTheme="minorHAnsi" w:hAnsiTheme="minorHAnsi"/>
              </w:rPr>
            </w:pPr>
            <w:r w:rsidRPr="00D12FE0">
              <w:rPr>
                <w:rFonts w:asciiTheme="minorHAnsi" w:hAnsiTheme="minorHAnsi"/>
              </w:rPr>
              <w:t>1</w:t>
            </w:r>
          </w:p>
        </w:tc>
        <w:tc>
          <w:tcPr>
            <w:tcW w:w="2790" w:type="dxa"/>
          </w:tcPr>
          <w:p w14:paraId="3A7BFF44" w14:textId="77777777" w:rsidR="00D424CA" w:rsidRPr="00D12FE0" w:rsidRDefault="0015225F" w:rsidP="00D212A7">
            <w:pPr>
              <w:keepNext/>
              <w:rPr>
                <w:rFonts w:asciiTheme="minorHAnsi" w:hAnsiTheme="minorHAnsi"/>
              </w:rPr>
            </w:pPr>
            <w:r w:rsidRPr="00D12FE0">
              <w:rPr>
                <w:rFonts w:asciiTheme="minorHAnsi" w:hAnsiTheme="minorHAnsi"/>
              </w:rPr>
              <w:t xml:space="preserve">In addition to the mitigation strategies discussed above, community acceptance is largely a function of cost incurred, performance, and how seamlessly the technology operates.  Most critical to acceptance will be demonstrating the effective detection of uncooperative small vessels with other detected vessels.  Ineffective detection capability will discourage use.  Incremental experimentation and demonstration will be </w:t>
            </w:r>
            <w:r w:rsidRPr="00D12FE0">
              <w:rPr>
                <w:rFonts w:asciiTheme="minorHAnsi" w:hAnsiTheme="minorHAnsi"/>
              </w:rPr>
              <w:lastRenderedPageBreak/>
              <w:t>critical in gaining community acceptance.</w:t>
            </w:r>
          </w:p>
        </w:tc>
      </w:tr>
      <w:tr w:rsidR="00D424CA" w:rsidRPr="00D12FE0" w14:paraId="3A7BFF4C" w14:textId="77777777" w:rsidTr="00C1393B">
        <w:trPr>
          <w:jc w:val="center"/>
        </w:trPr>
        <w:tc>
          <w:tcPr>
            <w:tcW w:w="898" w:type="dxa"/>
          </w:tcPr>
          <w:p w14:paraId="3A7BFF46" w14:textId="77777777" w:rsidR="00D424CA" w:rsidRPr="00D12FE0" w:rsidRDefault="00D424CA" w:rsidP="00D212A7">
            <w:pPr>
              <w:jc w:val="center"/>
              <w:rPr>
                <w:rFonts w:asciiTheme="minorHAnsi" w:hAnsiTheme="minorHAnsi"/>
              </w:rPr>
            </w:pPr>
          </w:p>
        </w:tc>
        <w:tc>
          <w:tcPr>
            <w:tcW w:w="1802" w:type="dxa"/>
          </w:tcPr>
          <w:p w14:paraId="3A7BFF47" w14:textId="77777777" w:rsidR="00D424CA" w:rsidRPr="00D12FE0" w:rsidRDefault="00D424CA" w:rsidP="00D212A7">
            <w:pPr>
              <w:rPr>
                <w:rFonts w:asciiTheme="minorHAnsi" w:hAnsiTheme="minorHAnsi"/>
              </w:rPr>
            </w:pPr>
          </w:p>
        </w:tc>
        <w:tc>
          <w:tcPr>
            <w:tcW w:w="1614" w:type="dxa"/>
          </w:tcPr>
          <w:p w14:paraId="3A7BFF48" w14:textId="77777777" w:rsidR="00D424CA" w:rsidRPr="00D12FE0" w:rsidRDefault="00D424CA" w:rsidP="00D212A7">
            <w:pPr>
              <w:rPr>
                <w:rFonts w:asciiTheme="minorHAnsi" w:hAnsiTheme="minorHAnsi"/>
              </w:rPr>
            </w:pPr>
          </w:p>
        </w:tc>
        <w:tc>
          <w:tcPr>
            <w:tcW w:w="959" w:type="dxa"/>
          </w:tcPr>
          <w:p w14:paraId="3A7BFF49" w14:textId="77777777" w:rsidR="00D424CA" w:rsidRPr="00D12FE0" w:rsidRDefault="00D424CA" w:rsidP="00D212A7">
            <w:pPr>
              <w:rPr>
                <w:rFonts w:asciiTheme="minorHAnsi" w:hAnsiTheme="minorHAnsi"/>
              </w:rPr>
            </w:pPr>
          </w:p>
        </w:tc>
        <w:tc>
          <w:tcPr>
            <w:tcW w:w="1387" w:type="dxa"/>
          </w:tcPr>
          <w:p w14:paraId="3A7BFF4A" w14:textId="77777777" w:rsidR="00D424CA" w:rsidRPr="00D12FE0" w:rsidRDefault="00D424CA" w:rsidP="00D212A7">
            <w:pPr>
              <w:rPr>
                <w:rFonts w:asciiTheme="minorHAnsi" w:hAnsiTheme="minorHAnsi"/>
              </w:rPr>
            </w:pPr>
          </w:p>
        </w:tc>
        <w:tc>
          <w:tcPr>
            <w:tcW w:w="2790" w:type="dxa"/>
          </w:tcPr>
          <w:p w14:paraId="3A7BFF4B" w14:textId="77777777" w:rsidR="00D424CA" w:rsidRPr="00D12FE0" w:rsidRDefault="00D424CA" w:rsidP="00D212A7">
            <w:pPr>
              <w:keepNext/>
              <w:rPr>
                <w:rFonts w:asciiTheme="minorHAnsi" w:hAnsiTheme="minorHAnsi"/>
              </w:rPr>
            </w:pPr>
          </w:p>
        </w:tc>
      </w:tr>
    </w:tbl>
    <w:p w14:paraId="3A7BFF4D" w14:textId="77777777" w:rsidR="007E68E5" w:rsidRPr="00D12FE0" w:rsidRDefault="001E078C" w:rsidP="00D212A7">
      <w:pPr>
        <w:pStyle w:val="CaptionBAH"/>
      </w:pPr>
      <w:bookmarkStart w:id="1259" w:name="_Toc315961285"/>
      <w:bookmarkStart w:id="1260" w:name="_Toc315961417"/>
      <w:bookmarkStart w:id="1261" w:name="_Toc315961549"/>
      <w:bookmarkStart w:id="1262" w:name="_Toc315961681"/>
      <w:bookmarkStart w:id="1263" w:name="_Toc315961814"/>
      <w:bookmarkStart w:id="1264" w:name="_Toc315961948"/>
      <w:bookmarkStart w:id="1265" w:name="_Toc315962082"/>
      <w:bookmarkStart w:id="1266" w:name="_Toc315962217"/>
      <w:bookmarkStart w:id="1267" w:name="_Toc315962351"/>
      <w:bookmarkStart w:id="1268" w:name="_Toc315962487"/>
      <w:bookmarkStart w:id="1269" w:name="_Toc315962623"/>
      <w:bookmarkEnd w:id="1259"/>
      <w:bookmarkEnd w:id="1260"/>
      <w:bookmarkEnd w:id="1261"/>
      <w:bookmarkEnd w:id="1262"/>
      <w:bookmarkEnd w:id="1263"/>
      <w:bookmarkEnd w:id="1264"/>
      <w:bookmarkEnd w:id="1265"/>
      <w:bookmarkEnd w:id="1266"/>
      <w:bookmarkEnd w:id="1267"/>
      <w:bookmarkEnd w:id="1268"/>
      <w:bookmarkEnd w:id="1269"/>
      <w:r w:rsidRPr="00D12FE0">
        <w:t xml:space="preserve">Figure </w:t>
      </w:r>
      <w:r w:rsidR="00686D8F">
        <w:fldChar w:fldCharType="begin"/>
      </w:r>
      <w:r w:rsidR="00686D8F">
        <w:instrText xml:space="preserve"> SEQ Figure \* ARABIC </w:instrText>
      </w:r>
      <w:r w:rsidR="00686D8F">
        <w:fldChar w:fldCharType="separate"/>
      </w:r>
      <w:r w:rsidR="00582886" w:rsidRPr="00D12FE0">
        <w:rPr>
          <w:noProof/>
        </w:rPr>
        <w:t>8</w:t>
      </w:r>
      <w:r w:rsidR="00686D8F">
        <w:rPr>
          <w:noProof/>
        </w:rPr>
        <w:fldChar w:fldCharType="end"/>
      </w:r>
      <w:r w:rsidRPr="00D12FE0">
        <w:t>: Risk Register</w:t>
      </w:r>
    </w:p>
    <w:p w14:paraId="3A7BFF4E" w14:textId="77777777" w:rsidR="00942284" w:rsidRPr="00D12FE0" w:rsidRDefault="00942284" w:rsidP="00D212A7"/>
    <w:p w14:paraId="3A7BFF4F" w14:textId="77777777" w:rsidR="001F6FFD" w:rsidRPr="00D12FE0" w:rsidRDefault="001F6FFD" w:rsidP="00D212A7">
      <w:pPr>
        <w:spacing w:after="200" w:line="276" w:lineRule="auto"/>
        <w:rPr>
          <w:rFonts w:asciiTheme="majorHAnsi" w:hAnsiTheme="majorHAnsi" w:cs="Arial"/>
          <w:b/>
          <w:bCs/>
          <w:kern w:val="32"/>
          <w:sz w:val="32"/>
          <w:szCs w:val="32"/>
        </w:rPr>
      </w:pPr>
    </w:p>
    <w:p w14:paraId="3A7BFF50" w14:textId="77777777" w:rsidR="005E1CAC" w:rsidRPr="004330FD" w:rsidRDefault="005E1CAC" w:rsidP="00D212A7"/>
    <w:sectPr w:rsidR="005E1CAC" w:rsidRPr="004330FD" w:rsidSect="00BD75B0">
      <w:headerReference w:type="default" r:id="rId23"/>
      <w:footerReference w:type="default" r:id="rId24"/>
      <w:headerReference w:type="first" r:id="rId25"/>
      <w:footerReference w:type="first" r:id="rId26"/>
      <w:pgSz w:w="12240" w:h="15840" w:code="1"/>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75" w:author="michael.ciccarello" w:date="2013-02-07T11:37:00Z" w:initials="mc">
    <w:p w14:paraId="3A7BFF62" w14:textId="77777777" w:rsidR="00342521" w:rsidRDefault="00342521">
      <w:pPr>
        <w:pStyle w:val="CommentText"/>
      </w:pPr>
      <w:r>
        <w:rPr>
          <w:rStyle w:val="CommentReference"/>
        </w:rPr>
        <w:annotationRef/>
      </w:r>
      <w:r>
        <w:t>Are they still involved?</w:t>
      </w:r>
    </w:p>
  </w:comment>
  <w:comment w:id="693" w:author="michael.ciccarello" w:date="2013-02-07T11:43:00Z" w:initials="mc">
    <w:p w14:paraId="3A7BFF63" w14:textId="77777777" w:rsidR="00342521" w:rsidRDefault="00342521">
      <w:pPr>
        <w:pStyle w:val="CommentText"/>
      </w:pPr>
      <w:r>
        <w:rPr>
          <w:rStyle w:val="CommentReference"/>
        </w:rPr>
        <w:annotationRef/>
      </w:r>
      <w:r>
        <w:t>Do we need to provide actual matrixes?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7BFF62" w15:done="0"/>
  <w15:commentEx w15:paraId="3A7BFF6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7BFF66" w14:textId="77777777" w:rsidR="00342521" w:rsidRDefault="00342521" w:rsidP="006861CF">
      <w:r>
        <w:separator/>
      </w:r>
    </w:p>
  </w:endnote>
  <w:endnote w:type="continuationSeparator" w:id="0">
    <w:p w14:paraId="3A7BFF67" w14:textId="77777777" w:rsidR="00342521" w:rsidRDefault="00342521" w:rsidP="00686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IXMVM L+ Times">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9470818"/>
      <w:docPartObj>
        <w:docPartGallery w:val="Page Numbers (Bottom of Page)"/>
        <w:docPartUnique/>
      </w:docPartObj>
    </w:sdtPr>
    <w:sdtEndPr>
      <w:rPr>
        <w:noProof/>
      </w:rPr>
    </w:sdtEndPr>
    <w:sdtContent>
      <w:p w14:paraId="3A7BFF68" w14:textId="77777777" w:rsidR="00342521" w:rsidRDefault="00686D8F">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3A7BFF69" w14:textId="77777777" w:rsidR="00342521" w:rsidRDefault="00342521">
    <w:pPr>
      <w:pStyle w:val="Footer"/>
    </w:pPr>
    <w:r w:rsidRPr="00892304">
      <w:rPr>
        <w:highlight w:val="lightGray"/>
      </w:rPr>
      <w:t xml:space="preserve">PM Guide Appendix B: PMP Template, Version 2.0 (February </w:t>
    </w:r>
    <w:del w:id="3" w:author="michael.ciccarello" w:date="2013-02-07T10:10:00Z">
      <w:r w:rsidRPr="00892304" w:rsidDel="00034D51">
        <w:rPr>
          <w:highlight w:val="lightGray"/>
        </w:rPr>
        <w:delText>29, 2012</w:delText>
      </w:r>
    </w:del>
    <w:ins w:id="4" w:author="michael.ciccarello" w:date="2013-02-07T10:10:00Z">
      <w:r>
        <w:rPr>
          <w:highlight w:val="lightGray"/>
        </w:rPr>
        <w:t>7, 2013</w:t>
      </w:r>
    </w:ins>
    <w:r w:rsidRPr="00892304">
      <w:rPr>
        <w:highlight w:val="lightGray"/>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FF6A" w14:textId="77777777" w:rsidR="00342521" w:rsidRDefault="00342521" w:rsidP="00786997">
    <w:pPr>
      <w:pStyle w:val="Footer"/>
      <w:pBdr>
        <w:top w:val="none" w:sz="0" w:space="0" w:color="auto"/>
      </w:pBdr>
    </w:pPr>
    <w:r w:rsidRPr="00892304">
      <w:rPr>
        <w:highlight w:val="lightGray"/>
      </w:rPr>
      <w:t xml:space="preserve">PM Guide Appendix B: PMP Template, Version 2.0 (February </w:t>
    </w:r>
    <w:del w:id="5" w:author="michael.ciccarello" w:date="2013-02-07T10:09:00Z">
      <w:r w:rsidRPr="00892304" w:rsidDel="00034D51">
        <w:rPr>
          <w:highlight w:val="lightGray"/>
        </w:rPr>
        <w:delText>29, 2012</w:delText>
      </w:r>
    </w:del>
    <w:ins w:id="6" w:author="michael.ciccarello" w:date="2013-02-07T10:09:00Z">
      <w:r>
        <w:rPr>
          <w:highlight w:val="lightGray"/>
        </w:rPr>
        <w:t>7, 2013</w:t>
      </w:r>
    </w:ins>
    <w:r w:rsidRPr="00892304">
      <w:rPr>
        <w:highlight w:val="lightGray"/>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53197"/>
      <w:docPartObj>
        <w:docPartGallery w:val="Page Numbers (Bottom of Page)"/>
        <w:docPartUnique/>
      </w:docPartObj>
    </w:sdtPr>
    <w:sdtEndPr>
      <w:rPr>
        <w:noProof/>
      </w:rPr>
    </w:sdtEndPr>
    <w:sdtContent>
      <w:p w14:paraId="3A7BFF6B" w14:textId="77777777" w:rsidR="00342521" w:rsidRDefault="00686D8F">
        <w:pPr>
          <w:pStyle w:val="Footer"/>
          <w:jc w:val="right"/>
          <w:rPr>
            <w:noProof/>
          </w:rPr>
        </w:pPr>
        <w:r>
          <w:fldChar w:fldCharType="begin"/>
        </w:r>
        <w:r>
          <w:instrText xml:space="preserve"> PAGE   \* MERGEFORMAT </w:instrText>
        </w:r>
        <w:r>
          <w:fldChar w:fldCharType="separate"/>
        </w:r>
        <w:r>
          <w:rPr>
            <w:noProof/>
          </w:rPr>
          <w:t>i</w:t>
        </w:r>
        <w:r>
          <w:rPr>
            <w:noProof/>
          </w:rPr>
          <w:fldChar w:fldCharType="end"/>
        </w:r>
      </w:p>
    </w:sdtContent>
  </w:sdt>
  <w:p w14:paraId="3A7BFF6C" w14:textId="77777777" w:rsidR="00342521" w:rsidRDefault="00342521" w:rsidP="003E03E0">
    <w:pPr>
      <w:pStyle w:val="Footer"/>
    </w:pPr>
    <w:r w:rsidRPr="00892304">
      <w:rPr>
        <w:highlight w:val="lightGray"/>
      </w:rPr>
      <w:t>PM Guide Appendix B: PMP Template, Version 2.0 (February 29, 2012)</w:t>
    </w:r>
  </w:p>
  <w:p w14:paraId="3A7BFF6D" w14:textId="77777777" w:rsidR="00342521" w:rsidRDefault="00342521">
    <w:pPr>
      <w:pStyle w:val="Footer"/>
    </w:pPr>
  </w:p>
  <w:p w14:paraId="3A7BFF6E" w14:textId="77777777" w:rsidR="00342521" w:rsidRDefault="00342521"/>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FF70" w14:textId="77777777" w:rsidR="00342521" w:rsidRDefault="00342521">
    <w:pPr>
      <w:pStyle w:val="Footer"/>
      <w:jc w:val="right"/>
    </w:pPr>
  </w:p>
  <w:p w14:paraId="3A7BFF71" w14:textId="77777777" w:rsidR="00342521" w:rsidRDefault="00342521" w:rsidP="00526E3F">
    <w:pPr>
      <w:pStyle w:val="Footer"/>
      <w:tabs>
        <w:tab w:val="clear" w:pos="8640"/>
        <w:tab w:val="right" w:pos="9360"/>
      </w:tabs>
    </w:pPr>
    <w:r w:rsidRPr="00892304">
      <w:rPr>
        <w:highlight w:val="lightGray"/>
      </w:rPr>
      <w:t>PM Guide Appen</w:t>
    </w:r>
    <w:r>
      <w:rPr>
        <w:highlight w:val="lightGray"/>
      </w:rPr>
      <w:t>dix B: PMP, DRAFT (</w:t>
    </w:r>
    <w:del w:id="1270" w:author="michael.ciccarello" w:date="2013-02-07T11:00:00Z">
      <w:r w:rsidDel="0068143E">
        <w:rPr>
          <w:highlight w:val="lightGray"/>
        </w:rPr>
        <w:delText>SEPTEMBER 26</w:delText>
      </w:r>
      <w:r w:rsidRPr="00892304" w:rsidDel="0068143E">
        <w:rPr>
          <w:highlight w:val="lightGray"/>
        </w:rPr>
        <w:delText>, 2012</w:delText>
      </w:r>
    </w:del>
    <w:ins w:id="1271" w:author="michael.ciccarello" w:date="2013-02-07T11:00:00Z">
      <w:r>
        <w:rPr>
          <w:highlight w:val="lightGray"/>
        </w:rPr>
        <w:t>February 7, 2013</w:t>
      </w:r>
    </w:ins>
    <w:r w:rsidRPr="00892304">
      <w:rPr>
        <w:highlight w:val="lightGray"/>
      </w:rPr>
      <w:t>)</w:t>
    </w:r>
    <w:r>
      <w:tab/>
    </w:r>
    <w:sdt>
      <w:sdtPr>
        <w:id w:val="5870299"/>
        <w:docPartObj>
          <w:docPartGallery w:val="Page Numbers (Top of Page)"/>
          <w:docPartUnique/>
        </w:docPartObj>
      </w:sdtPr>
      <w:sdtEndPr/>
      <w:sdtContent>
        <w:sdt>
          <w:sdtPr>
            <w:id w:val="5870300"/>
            <w:docPartObj>
              <w:docPartGallery w:val="Page Numbers (Bottom of Page)"/>
              <w:docPartUnique/>
            </w:docPartObj>
          </w:sdtPr>
          <w:sdtEndPr/>
          <w:sdtContent>
            <w:sdt>
              <w:sdtPr>
                <w:id w:val="5870301"/>
                <w:docPartObj>
                  <w:docPartGallery w:val="Page Numbers (Top of Page)"/>
                  <w:docPartUnique/>
                </w:docPartObj>
              </w:sdtPr>
              <w:sdtEndPr/>
              <w:sdtContent>
                <w:r w:rsidRPr="00AF1DA8">
                  <w:t xml:space="preserve">Page </w:t>
                </w:r>
                <w:r w:rsidRPr="00AF1DA8">
                  <w:rPr>
                    <w:b/>
                  </w:rPr>
                  <w:fldChar w:fldCharType="begin"/>
                </w:r>
                <w:r w:rsidRPr="00AF1DA8">
                  <w:rPr>
                    <w:b/>
                  </w:rPr>
                  <w:instrText xml:space="preserve"> PAGE </w:instrText>
                </w:r>
                <w:r w:rsidRPr="00AF1DA8">
                  <w:rPr>
                    <w:b/>
                  </w:rPr>
                  <w:fldChar w:fldCharType="separate"/>
                </w:r>
                <w:r w:rsidR="00686D8F">
                  <w:rPr>
                    <w:b/>
                    <w:noProof/>
                  </w:rPr>
                  <w:t>17</w:t>
                </w:r>
                <w:r w:rsidRPr="00AF1DA8">
                  <w:rPr>
                    <w:b/>
                  </w:rPr>
                  <w:fldChar w:fldCharType="end"/>
                </w:r>
                <w:r w:rsidRPr="00AF1DA8">
                  <w:t xml:space="preserve"> of </w:t>
                </w:r>
                <w:r>
                  <w:rPr>
                    <w:b/>
                  </w:rPr>
                  <w:fldChar w:fldCharType="begin"/>
                </w:r>
                <w:r>
                  <w:rPr>
                    <w:b/>
                  </w:rPr>
                  <w:instrText xml:space="preserve"> SECTIONPAGES  </w:instrText>
                </w:r>
                <w:r>
                  <w:rPr>
                    <w:b/>
                  </w:rPr>
                  <w:fldChar w:fldCharType="separate"/>
                </w:r>
                <w:r w:rsidR="00686D8F">
                  <w:rPr>
                    <w:b/>
                    <w:noProof/>
                  </w:rPr>
                  <w:t>24</w:t>
                </w:r>
                <w:r>
                  <w:rPr>
                    <w:b/>
                  </w:rPr>
                  <w:fldChar w:fldCharType="end"/>
                </w:r>
              </w:sdtContent>
            </w:sdt>
          </w:sdtContent>
        </w:sdt>
        <w:r w:rsidRPr="00AF1DA8">
          <w:t xml:space="preserve"> </w:t>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FF73" w14:textId="77777777" w:rsidR="00342521" w:rsidRDefault="00342521">
    <w:pPr>
      <w:pStyle w:val="Footer"/>
      <w:jc w:val="right"/>
    </w:pPr>
  </w:p>
  <w:p w14:paraId="3A7BFF74" w14:textId="77777777" w:rsidR="00342521" w:rsidRPr="005531DA" w:rsidRDefault="00342521" w:rsidP="00526E3F">
    <w:pPr>
      <w:pStyle w:val="Footer"/>
      <w:tabs>
        <w:tab w:val="clear" w:pos="8640"/>
        <w:tab w:val="right" w:pos="9360"/>
      </w:tabs>
    </w:pPr>
    <w:r w:rsidRPr="00892304">
      <w:rPr>
        <w:highlight w:val="lightGray"/>
      </w:rPr>
      <w:t>PM Guide Appendix B: PMP Template, Version 2.0 (February 29, 2012)</w:t>
    </w:r>
    <w:r>
      <w:tab/>
    </w:r>
    <w:sdt>
      <w:sdtPr>
        <w:id w:val="565050523"/>
        <w:docPartObj>
          <w:docPartGallery w:val="Page Numbers (Top of Page)"/>
          <w:docPartUnique/>
        </w:docPartObj>
      </w:sdtPr>
      <w:sdtEndPr/>
      <w:sdtContent>
        <w:sdt>
          <w:sdtPr>
            <w:id w:val="1572314"/>
            <w:docPartObj>
              <w:docPartGallery w:val="Page Numbers (Bottom of Page)"/>
              <w:docPartUnique/>
            </w:docPartObj>
          </w:sdtPr>
          <w:sdtEndPr/>
          <w:sdtContent>
            <w:sdt>
              <w:sdtPr>
                <w:id w:val="4781563"/>
                <w:docPartObj>
                  <w:docPartGallery w:val="Page Numbers (Top of Page)"/>
                  <w:docPartUnique/>
                </w:docPartObj>
              </w:sdtPr>
              <w:sdtEndPr/>
              <w:sdtContent>
                <w:r w:rsidRPr="00AF1DA8">
                  <w:t xml:space="preserve">Page </w:t>
                </w:r>
                <w:r w:rsidRPr="00AF1DA8">
                  <w:rPr>
                    <w:b/>
                  </w:rPr>
                  <w:fldChar w:fldCharType="begin"/>
                </w:r>
                <w:r w:rsidRPr="00AF1DA8">
                  <w:rPr>
                    <w:b/>
                  </w:rPr>
                  <w:instrText xml:space="preserve"> PAGE </w:instrText>
                </w:r>
                <w:r w:rsidRPr="00AF1DA8">
                  <w:rPr>
                    <w:b/>
                  </w:rPr>
                  <w:fldChar w:fldCharType="separate"/>
                </w:r>
                <w:r w:rsidR="00686D8F">
                  <w:rPr>
                    <w:b/>
                    <w:noProof/>
                  </w:rPr>
                  <w:t>1</w:t>
                </w:r>
                <w:r w:rsidRPr="00AF1DA8">
                  <w:rPr>
                    <w:b/>
                  </w:rPr>
                  <w:fldChar w:fldCharType="end"/>
                </w:r>
                <w:r w:rsidRPr="00AF1DA8">
                  <w:t xml:space="preserve"> of </w:t>
                </w:r>
                <w:r>
                  <w:rPr>
                    <w:b/>
                  </w:rPr>
                  <w:fldChar w:fldCharType="begin"/>
                </w:r>
                <w:r>
                  <w:rPr>
                    <w:b/>
                  </w:rPr>
                  <w:instrText xml:space="preserve"> SECTIONPAGES  </w:instrText>
                </w:r>
                <w:r>
                  <w:rPr>
                    <w:b/>
                  </w:rPr>
                  <w:fldChar w:fldCharType="separate"/>
                </w:r>
                <w:r w:rsidR="00686D8F">
                  <w:rPr>
                    <w:b/>
                    <w:noProof/>
                  </w:rPr>
                  <w:t>24</w:t>
                </w:r>
                <w:r>
                  <w:rPr>
                    <w:b/>
                  </w:rPr>
                  <w:fldChar w:fldCharType="end"/>
                </w:r>
              </w:sdtContent>
            </w:sdt>
          </w:sdtContent>
        </w:sdt>
        <w:r w:rsidRPr="00AF1DA8">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7BFF64" w14:textId="77777777" w:rsidR="00342521" w:rsidRDefault="00342521" w:rsidP="006861CF">
      <w:r>
        <w:separator/>
      </w:r>
    </w:p>
  </w:footnote>
  <w:footnote w:type="continuationSeparator" w:id="0">
    <w:p w14:paraId="3A7BFF65" w14:textId="77777777" w:rsidR="00342521" w:rsidRDefault="00342521" w:rsidP="006861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FF6F" w14:textId="77777777" w:rsidR="00342521" w:rsidRDefault="003425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FF72" w14:textId="77777777" w:rsidR="00342521" w:rsidRDefault="003425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932BE"/>
    <w:multiLevelType w:val="hybridMultilevel"/>
    <w:tmpl w:val="E54E78C2"/>
    <w:lvl w:ilvl="0" w:tplc="0CAC7A4E">
      <w:start w:val="1"/>
      <w:numFmt w:val="bullet"/>
      <w:pStyle w:val="BulletLevel2LastBAH"/>
      <w:lvlText w:val=""/>
      <w:lvlJc w:val="left"/>
      <w:pPr>
        <w:tabs>
          <w:tab w:val="num" w:pos="1944"/>
        </w:tabs>
        <w:ind w:left="1944" w:hanging="360"/>
      </w:pPr>
      <w:rPr>
        <w:rFonts w:ascii="Symbol" w:hAnsi="Symbol" w:hint="default"/>
        <w:color w:val="auto"/>
      </w:rPr>
    </w:lvl>
    <w:lvl w:ilvl="1" w:tplc="8C680DC4" w:tentative="1">
      <w:start w:val="1"/>
      <w:numFmt w:val="bullet"/>
      <w:lvlText w:val="o"/>
      <w:lvlJc w:val="left"/>
      <w:pPr>
        <w:tabs>
          <w:tab w:val="num" w:pos="1440"/>
        </w:tabs>
        <w:ind w:left="1440" w:hanging="360"/>
      </w:pPr>
      <w:rPr>
        <w:rFonts w:ascii="Courier New" w:hAnsi="Courier New" w:cs="Courier New" w:hint="default"/>
      </w:rPr>
    </w:lvl>
    <w:lvl w:ilvl="2" w:tplc="970C2BD4" w:tentative="1">
      <w:start w:val="1"/>
      <w:numFmt w:val="bullet"/>
      <w:lvlText w:val=""/>
      <w:lvlJc w:val="left"/>
      <w:pPr>
        <w:tabs>
          <w:tab w:val="num" w:pos="2160"/>
        </w:tabs>
        <w:ind w:left="2160" w:hanging="360"/>
      </w:pPr>
      <w:rPr>
        <w:rFonts w:ascii="Wingdings" w:hAnsi="Wingdings" w:hint="default"/>
      </w:rPr>
    </w:lvl>
    <w:lvl w:ilvl="3" w:tplc="BF22F070" w:tentative="1">
      <w:start w:val="1"/>
      <w:numFmt w:val="bullet"/>
      <w:lvlText w:val=""/>
      <w:lvlJc w:val="left"/>
      <w:pPr>
        <w:tabs>
          <w:tab w:val="num" w:pos="2880"/>
        </w:tabs>
        <w:ind w:left="2880" w:hanging="360"/>
      </w:pPr>
      <w:rPr>
        <w:rFonts w:ascii="Symbol" w:hAnsi="Symbol" w:hint="default"/>
      </w:rPr>
    </w:lvl>
    <w:lvl w:ilvl="4" w:tplc="A6162C88" w:tentative="1">
      <w:start w:val="1"/>
      <w:numFmt w:val="bullet"/>
      <w:lvlText w:val="o"/>
      <w:lvlJc w:val="left"/>
      <w:pPr>
        <w:tabs>
          <w:tab w:val="num" w:pos="3600"/>
        </w:tabs>
        <w:ind w:left="3600" w:hanging="360"/>
      </w:pPr>
      <w:rPr>
        <w:rFonts w:ascii="Courier New" w:hAnsi="Courier New" w:cs="Courier New" w:hint="default"/>
      </w:rPr>
    </w:lvl>
    <w:lvl w:ilvl="5" w:tplc="B6CADA1E" w:tentative="1">
      <w:start w:val="1"/>
      <w:numFmt w:val="bullet"/>
      <w:lvlText w:val=""/>
      <w:lvlJc w:val="left"/>
      <w:pPr>
        <w:tabs>
          <w:tab w:val="num" w:pos="4320"/>
        </w:tabs>
        <w:ind w:left="4320" w:hanging="360"/>
      </w:pPr>
      <w:rPr>
        <w:rFonts w:ascii="Wingdings" w:hAnsi="Wingdings" w:hint="default"/>
      </w:rPr>
    </w:lvl>
    <w:lvl w:ilvl="6" w:tplc="4236A012" w:tentative="1">
      <w:start w:val="1"/>
      <w:numFmt w:val="bullet"/>
      <w:lvlText w:val=""/>
      <w:lvlJc w:val="left"/>
      <w:pPr>
        <w:tabs>
          <w:tab w:val="num" w:pos="5040"/>
        </w:tabs>
        <w:ind w:left="5040" w:hanging="360"/>
      </w:pPr>
      <w:rPr>
        <w:rFonts w:ascii="Symbol" w:hAnsi="Symbol" w:hint="default"/>
      </w:rPr>
    </w:lvl>
    <w:lvl w:ilvl="7" w:tplc="55BC9798" w:tentative="1">
      <w:start w:val="1"/>
      <w:numFmt w:val="bullet"/>
      <w:lvlText w:val="o"/>
      <w:lvlJc w:val="left"/>
      <w:pPr>
        <w:tabs>
          <w:tab w:val="num" w:pos="5760"/>
        </w:tabs>
        <w:ind w:left="5760" w:hanging="360"/>
      </w:pPr>
      <w:rPr>
        <w:rFonts w:ascii="Courier New" w:hAnsi="Courier New" w:cs="Courier New" w:hint="default"/>
      </w:rPr>
    </w:lvl>
    <w:lvl w:ilvl="8" w:tplc="0FB61A9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EB068E"/>
    <w:multiLevelType w:val="hybridMultilevel"/>
    <w:tmpl w:val="0F406018"/>
    <w:lvl w:ilvl="0" w:tplc="1284A140">
      <w:start w:val="1"/>
      <w:numFmt w:val="bullet"/>
      <w:lvlText w:val=""/>
      <w:lvlJc w:val="left"/>
      <w:pPr>
        <w:ind w:left="720" w:hanging="360"/>
      </w:pPr>
      <w:rPr>
        <w:rFonts w:ascii="Symbol" w:hAnsi="Symbol" w:hint="default"/>
      </w:rPr>
    </w:lvl>
    <w:lvl w:ilvl="1" w:tplc="9EE2D09A" w:tentative="1">
      <w:start w:val="1"/>
      <w:numFmt w:val="bullet"/>
      <w:lvlText w:val="o"/>
      <w:lvlJc w:val="left"/>
      <w:pPr>
        <w:ind w:left="1440" w:hanging="360"/>
      </w:pPr>
      <w:rPr>
        <w:rFonts w:ascii="Courier New" w:hAnsi="Courier New" w:cs="Courier New" w:hint="default"/>
      </w:rPr>
    </w:lvl>
    <w:lvl w:ilvl="2" w:tplc="6234FC3C" w:tentative="1">
      <w:start w:val="1"/>
      <w:numFmt w:val="bullet"/>
      <w:lvlText w:val=""/>
      <w:lvlJc w:val="left"/>
      <w:pPr>
        <w:ind w:left="2160" w:hanging="360"/>
      </w:pPr>
      <w:rPr>
        <w:rFonts w:ascii="Wingdings" w:hAnsi="Wingdings" w:hint="default"/>
      </w:rPr>
    </w:lvl>
    <w:lvl w:ilvl="3" w:tplc="51F4892A" w:tentative="1">
      <w:start w:val="1"/>
      <w:numFmt w:val="bullet"/>
      <w:lvlText w:val=""/>
      <w:lvlJc w:val="left"/>
      <w:pPr>
        <w:ind w:left="2880" w:hanging="360"/>
      </w:pPr>
      <w:rPr>
        <w:rFonts w:ascii="Symbol" w:hAnsi="Symbol" w:hint="default"/>
      </w:rPr>
    </w:lvl>
    <w:lvl w:ilvl="4" w:tplc="9980300C" w:tentative="1">
      <w:start w:val="1"/>
      <w:numFmt w:val="bullet"/>
      <w:lvlText w:val="o"/>
      <w:lvlJc w:val="left"/>
      <w:pPr>
        <w:ind w:left="3600" w:hanging="360"/>
      </w:pPr>
      <w:rPr>
        <w:rFonts w:ascii="Courier New" w:hAnsi="Courier New" w:cs="Courier New" w:hint="default"/>
      </w:rPr>
    </w:lvl>
    <w:lvl w:ilvl="5" w:tplc="BCF0D758" w:tentative="1">
      <w:start w:val="1"/>
      <w:numFmt w:val="bullet"/>
      <w:lvlText w:val=""/>
      <w:lvlJc w:val="left"/>
      <w:pPr>
        <w:ind w:left="4320" w:hanging="360"/>
      </w:pPr>
      <w:rPr>
        <w:rFonts w:ascii="Wingdings" w:hAnsi="Wingdings" w:hint="default"/>
      </w:rPr>
    </w:lvl>
    <w:lvl w:ilvl="6" w:tplc="CA9C54E6" w:tentative="1">
      <w:start w:val="1"/>
      <w:numFmt w:val="bullet"/>
      <w:lvlText w:val=""/>
      <w:lvlJc w:val="left"/>
      <w:pPr>
        <w:ind w:left="5040" w:hanging="360"/>
      </w:pPr>
      <w:rPr>
        <w:rFonts w:ascii="Symbol" w:hAnsi="Symbol" w:hint="default"/>
      </w:rPr>
    </w:lvl>
    <w:lvl w:ilvl="7" w:tplc="748EFB86" w:tentative="1">
      <w:start w:val="1"/>
      <w:numFmt w:val="bullet"/>
      <w:lvlText w:val="o"/>
      <w:lvlJc w:val="left"/>
      <w:pPr>
        <w:ind w:left="5760" w:hanging="360"/>
      </w:pPr>
      <w:rPr>
        <w:rFonts w:ascii="Courier New" w:hAnsi="Courier New" w:cs="Courier New" w:hint="default"/>
      </w:rPr>
    </w:lvl>
    <w:lvl w:ilvl="8" w:tplc="EE4ED126" w:tentative="1">
      <w:start w:val="1"/>
      <w:numFmt w:val="bullet"/>
      <w:lvlText w:val=""/>
      <w:lvlJc w:val="left"/>
      <w:pPr>
        <w:ind w:left="6480" w:hanging="360"/>
      </w:pPr>
      <w:rPr>
        <w:rFonts w:ascii="Wingdings" w:hAnsi="Wingdings" w:hint="default"/>
      </w:rPr>
    </w:lvl>
  </w:abstractNum>
  <w:abstractNum w:abstractNumId="2" w15:restartNumberingAfterBreak="0">
    <w:nsid w:val="06005F76"/>
    <w:multiLevelType w:val="hybridMultilevel"/>
    <w:tmpl w:val="F36AE110"/>
    <w:lvl w:ilvl="0" w:tplc="0B5AF444">
      <w:start w:val="1"/>
      <w:numFmt w:val="bullet"/>
      <w:lvlText w:val=""/>
      <w:lvlJc w:val="left"/>
      <w:pPr>
        <w:ind w:left="720" w:hanging="360"/>
      </w:pPr>
      <w:rPr>
        <w:rFonts w:ascii="Symbol" w:hAnsi="Symbol" w:hint="default"/>
      </w:rPr>
    </w:lvl>
    <w:lvl w:ilvl="1" w:tplc="7CAC6B06" w:tentative="1">
      <w:start w:val="1"/>
      <w:numFmt w:val="bullet"/>
      <w:lvlText w:val="o"/>
      <w:lvlJc w:val="left"/>
      <w:pPr>
        <w:ind w:left="1440" w:hanging="360"/>
      </w:pPr>
      <w:rPr>
        <w:rFonts w:ascii="Courier New" w:hAnsi="Courier New" w:cs="Courier New" w:hint="default"/>
      </w:rPr>
    </w:lvl>
    <w:lvl w:ilvl="2" w:tplc="2C8E9D3C" w:tentative="1">
      <w:start w:val="1"/>
      <w:numFmt w:val="bullet"/>
      <w:lvlText w:val=""/>
      <w:lvlJc w:val="left"/>
      <w:pPr>
        <w:ind w:left="2160" w:hanging="360"/>
      </w:pPr>
      <w:rPr>
        <w:rFonts w:ascii="Wingdings" w:hAnsi="Wingdings" w:hint="default"/>
      </w:rPr>
    </w:lvl>
    <w:lvl w:ilvl="3" w:tplc="9030EE0A" w:tentative="1">
      <w:start w:val="1"/>
      <w:numFmt w:val="bullet"/>
      <w:lvlText w:val=""/>
      <w:lvlJc w:val="left"/>
      <w:pPr>
        <w:ind w:left="2880" w:hanging="360"/>
      </w:pPr>
      <w:rPr>
        <w:rFonts w:ascii="Symbol" w:hAnsi="Symbol" w:hint="default"/>
      </w:rPr>
    </w:lvl>
    <w:lvl w:ilvl="4" w:tplc="991C2C00" w:tentative="1">
      <w:start w:val="1"/>
      <w:numFmt w:val="bullet"/>
      <w:lvlText w:val="o"/>
      <w:lvlJc w:val="left"/>
      <w:pPr>
        <w:ind w:left="3600" w:hanging="360"/>
      </w:pPr>
      <w:rPr>
        <w:rFonts w:ascii="Courier New" w:hAnsi="Courier New" w:cs="Courier New" w:hint="default"/>
      </w:rPr>
    </w:lvl>
    <w:lvl w:ilvl="5" w:tplc="45809BD6" w:tentative="1">
      <w:start w:val="1"/>
      <w:numFmt w:val="bullet"/>
      <w:lvlText w:val=""/>
      <w:lvlJc w:val="left"/>
      <w:pPr>
        <w:ind w:left="4320" w:hanging="360"/>
      </w:pPr>
      <w:rPr>
        <w:rFonts w:ascii="Wingdings" w:hAnsi="Wingdings" w:hint="default"/>
      </w:rPr>
    </w:lvl>
    <w:lvl w:ilvl="6" w:tplc="F54C1E6E" w:tentative="1">
      <w:start w:val="1"/>
      <w:numFmt w:val="bullet"/>
      <w:lvlText w:val=""/>
      <w:lvlJc w:val="left"/>
      <w:pPr>
        <w:ind w:left="5040" w:hanging="360"/>
      </w:pPr>
      <w:rPr>
        <w:rFonts w:ascii="Symbol" w:hAnsi="Symbol" w:hint="default"/>
      </w:rPr>
    </w:lvl>
    <w:lvl w:ilvl="7" w:tplc="AA946C1A" w:tentative="1">
      <w:start w:val="1"/>
      <w:numFmt w:val="bullet"/>
      <w:lvlText w:val="o"/>
      <w:lvlJc w:val="left"/>
      <w:pPr>
        <w:ind w:left="5760" w:hanging="360"/>
      </w:pPr>
      <w:rPr>
        <w:rFonts w:ascii="Courier New" w:hAnsi="Courier New" w:cs="Courier New" w:hint="default"/>
      </w:rPr>
    </w:lvl>
    <w:lvl w:ilvl="8" w:tplc="9E6C3A3A" w:tentative="1">
      <w:start w:val="1"/>
      <w:numFmt w:val="bullet"/>
      <w:lvlText w:val=""/>
      <w:lvlJc w:val="left"/>
      <w:pPr>
        <w:ind w:left="6480" w:hanging="360"/>
      </w:pPr>
      <w:rPr>
        <w:rFonts w:ascii="Wingdings" w:hAnsi="Wingdings" w:hint="default"/>
      </w:rPr>
    </w:lvl>
  </w:abstractNum>
  <w:abstractNum w:abstractNumId="3" w15:restartNumberingAfterBreak="0">
    <w:nsid w:val="06FE7939"/>
    <w:multiLevelType w:val="hybridMultilevel"/>
    <w:tmpl w:val="BDE4632E"/>
    <w:lvl w:ilvl="0" w:tplc="E2C07F38">
      <w:start w:val="1"/>
      <w:numFmt w:val="bullet"/>
      <w:pStyle w:val="MSAMBulletedList"/>
      <w:lvlText w:val=""/>
      <w:lvlJc w:val="left"/>
      <w:pPr>
        <w:tabs>
          <w:tab w:val="num" w:pos="720"/>
        </w:tabs>
        <w:ind w:left="720" w:hanging="360"/>
      </w:pPr>
      <w:rPr>
        <w:rFonts w:ascii="Wingdings" w:hAnsi="Wingdings" w:hint="default"/>
      </w:rPr>
    </w:lvl>
    <w:lvl w:ilvl="1" w:tplc="14E86664">
      <w:start w:val="1"/>
      <w:numFmt w:val="bullet"/>
      <w:lvlText w:val="o"/>
      <w:lvlJc w:val="left"/>
      <w:pPr>
        <w:tabs>
          <w:tab w:val="num" w:pos="1440"/>
        </w:tabs>
        <w:ind w:left="1440" w:hanging="360"/>
      </w:pPr>
      <w:rPr>
        <w:rFonts w:ascii="Courier New" w:hAnsi="Courier New" w:cs="Courier New" w:hint="default"/>
      </w:rPr>
    </w:lvl>
    <w:lvl w:ilvl="2" w:tplc="75C44D3A">
      <w:start w:val="1"/>
      <w:numFmt w:val="bullet"/>
      <w:lvlText w:val=""/>
      <w:lvlJc w:val="left"/>
      <w:pPr>
        <w:tabs>
          <w:tab w:val="num" w:pos="2160"/>
        </w:tabs>
        <w:ind w:left="2160" w:hanging="360"/>
      </w:pPr>
      <w:rPr>
        <w:rFonts w:ascii="Wingdings" w:hAnsi="Wingdings" w:hint="default"/>
      </w:rPr>
    </w:lvl>
    <w:lvl w:ilvl="3" w:tplc="40A09C06">
      <w:start w:val="1"/>
      <w:numFmt w:val="decimal"/>
      <w:lvlText w:val="%4"/>
      <w:lvlJc w:val="left"/>
      <w:pPr>
        <w:tabs>
          <w:tab w:val="num" w:pos="2880"/>
        </w:tabs>
        <w:ind w:left="2880" w:hanging="360"/>
      </w:pPr>
      <w:rPr>
        <w:rFonts w:hint="default"/>
      </w:rPr>
    </w:lvl>
    <w:lvl w:ilvl="4" w:tplc="3A8A2ED6">
      <w:start w:val="1"/>
      <w:numFmt w:val="decimal"/>
      <w:lvlText w:val="%5"/>
      <w:lvlJc w:val="left"/>
      <w:pPr>
        <w:tabs>
          <w:tab w:val="num" w:pos="3660"/>
        </w:tabs>
        <w:ind w:left="3660" w:hanging="420"/>
      </w:pPr>
      <w:rPr>
        <w:rFonts w:hint="default"/>
      </w:rPr>
    </w:lvl>
    <w:lvl w:ilvl="5" w:tplc="1D26933C">
      <w:start w:val="1"/>
      <w:numFmt w:val="decimal"/>
      <w:lvlText w:val="%6"/>
      <w:lvlJc w:val="left"/>
      <w:pPr>
        <w:tabs>
          <w:tab w:val="num" w:pos="4380"/>
        </w:tabs>
        <w:ind w:left="4380" w:hanging="420"/>
      </w:pPr>
      <w:rPr>
        <w:rFonts w:hint="default"/>
      </w:rPr>
    </w:lvl>
    <w:lvl w:ilvl="6" w:tplc="FCE2140E" w:tentative="1">
      <w:start w:val="1"/>
      <w:numFmt w:val="bullet"/>
      <w:lvlText w:val=""/>
      <w:lvlJc w:val="left"/>
      <w:pPr>
        <w:tabs>
          <w:tab w:val="num" w:pos="5040"/>
        </w:tabs>
        <w:ind w:left="5040" w:hanging="360"/>
      </w:pPr>
      <w:rPr>
        <w:rFonts w:ascii="Symbol" w:hAnsi="Symbol" w:hint="default"/>
      </w:rPr>
    </w:lvl>
    <w:lvl w:ilvl="7" w:tplc="D25A5F2C" w:tentative="1">
      <w:start w:val="1"/>
      <w:numFmt w:val="bullet"/>
      <w:lvlText w:val="o"/>
      <w:lvlJc w:val="left"/>
      <w:pPr>
        <w:tabs>
          <w:tab w:val="num" w:pos="5760"/>
        </w:tabs>
        <w:ind w:left="5760" w:hanging="360"/>
      </w:pPr>
      <w:rPr>
        <w:rFonts w:ascii="Courier New" w:hAnsi="Courier New" w:cs="Courier New" w:hint="default"/>
      </w:rPr>
    </w:lvl>
    <w:lvl w:ilvl="8" w:tplc="88E8C23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D05ECA"/>
    <w:multiLevelType w:val="hybridMultilevel"/>
    <w:tmpl w:val="6D980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246170"/>
    <w:multiLevelType w:val="hybridMultilevel"/>
    <w:tmpl w:val="B8FC1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4E2C93"/>
    <w:multiLevelType w:val="hybridMultilevel"/>
    <w:tmpl w:val="9BBE76BC"/>
    <w:lvl w:ilvl="0" w:tplc="8DE06B1C">
      <w:start w:val="1"/>
      <w:numFmt w:val="bullet"/>
      <w:lvlText w:val=""/>
      <w:lvlJc w:val="left"/>
      <w:pPr>
        <w:ind w:left="720" w:hanging="360"/>
      </w:pPr>
      <w:rPr>
        <w:rFonts w:ascii="Symbol" w:hAnsi="Symbol" w:hint="default"/>
      </w:rPr>
    </w:lvl>
    <w:lvl w:ilvl="1" w:tplc="8F1EF598" w:tentative="1">
      <w:start w:val="1"/>
      <w:numFmt w:val="bullet"/>
      <w:lvlText w:val="o"/>
      <w:lvlJc w:val="left"/>
      <w:pPr>
        <w:ind w:left="1440" w:hanging="360"/>
      </w:pPr>
      <w:rPr>
        <w:rFonts w:ascii="Courier New" w:hAnsi="Courier New" w:cs="Courier New" w:hint="default"/>
      </w:rPr>
    </w:lvl>
    <w:lvl w:ilvl="2" w:tplc="8D58D39C" w:tentative="1">
      <w:start w:val="1"/>
      <w:numFmt w:val="bullet"/>
      <w:lvlText w:val=""/>
      <w:lvlJc w:val="left"/>
      <w:pPr>
        <w:ind w:left="2160" w:hanging="360"/>
      </w:pPr>
      <w:rPr>
        <w:rFonts w:ascii="Wingdings" w:hAnsi="Wingdings" w:hint="default"/>
      </w:rPr>
    </w:lvl>
    <w:lvl w:ilvl="3" w:tplc="BB32EDE6" w:tentative="1">
      <w:start w:val="1"/>
      <w:numFmt w:val="bullet"/>
      <w:lvlText w:val=""/>
      <w:lvlJc w:val="left"/>
      <w:pPr>
        <w:ind w:left="2880" w:hanging="360"/>
      </w:pPr>
      <w:rPr>
        <w:rFonts w:ascii="Symbol" w:hAnsi="Symbol" w:hint="default"/>
      </w:rPr>
    </w:lvl>
    <w:lvl w:ilvl="4" w:tplc="0E02D812" w:tentative="1">
      <w:start w:val="1"/>
      <w:numFmt w:val="bullet"/>
      <w:lvlText w:val="o"/>
      <w:lvlJc w:val="left"/>
      <w:pPr>
        <w:ind w:left="3600" w:hanging="360"/>
      </w:pPr>
      <w:rPr>
        <w:rFonts w:ascii="Courier New" w:hAnsi="Courier New" w:cs="Courier New" w:hint="default"/>
      </w:rPr>
    </w:lvl>
    <w:lvl w:ilvl="5" w:tplc="D78A4C6A" w:tentative="1">
      <w:start w:val="1"/>
      <w:numFmt w:val="bullet"/>
      <w:lvlText w:val=""/>
      <w:lvlJc w:val="left"/>
      <w:pPr>
        <w:ind w:left="4320" w:hanging="360"/>
      </w:pPr>
      <w:rPr>
        <w:rFonts w:ascii="Wingdings" w:hAnsi="Wingdings" w:hint="default"/>
      </w:rPr>
    </w:lvl>
    <w:lvl w:ilvl="6" w:tplc="E110A60A" w:tentative="1">
      <w:start w:val="1"/>
      <w:numFmt w:val="bullet"/>
      <w:lvlText w:val=""/>
      <w:lvlJc w:val="left"/>
      <w:pPr>
        <w:ind w:left="5040" w:hanging="360"/>
      </w:pPr>
      <w:rPr>
        <w:rFonts w:ascii="Symbol" w:hAnsi="Symbol" w:hint="default"/>
      </w:rPr>
    </w:lvl>
    <w:lvl w:ilvl="7" w:tplc="4DBA38BA" w:tentative="1">
      <w:start w:val="1"/>
      <w:numFmt w:val="bullet"/>
      <w:lvlText w:val="o"/>
      <w:lvlJc w:val="left"/>
      <w:pPr>
        <w:ind w:left="5760" w:hanging="360"/>
      </w:pPr>
      <w:rPr>
        <w:rFonts w:ascii="Courier New" w:hAnsi="Courier New" w:cs="Courier New" w:hint="default"/>
      </w:rPr>
    </w:lvl>
    <w:lvl w:ilvl="8" w:tplc="82021C88" w:tentative="1">
      <w:start w:val="1"/>
      <w:numFmt w:val="bullet"/>
      <w:lvlText w:val=""/>
      <w:lvlJc w:val="left"/>
      <w:pPr>
        <w:ind w:left="6480" w:hanging="360"/>
      </w:pPr>
      <w:rPr>
        <w:rFonts w:ascii="Wingdings" w:hAnsi="Wingdings" w:hint="default"/>
      </w:rPr>
    </w:lvl>
  </w:abstractNum>
  <w:abstractNum w:abstractNumId="7" w15:restartNumberingAfterBreak="0">
    <w:nsid w:val="0AB86863"/>
    <w:multiLevelType w:val="hybridMultilevel"/>
    <w:tmpl w:val="B498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96438"/>
    <w:multiLevelType w:val="multilevel"/>
    <w:tmpl w:val="BEB6049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440"/>
        </w:tabs>
        <w:ind w:left="144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upperLetter"/>
      <w:lvlRestart w:val="0"/>
      <w:pStyle w:val="Heading6"/>
      <w:suff w:val="space"/>
      <w:lvlText w:val="Appendix %6:"/>
      <w:lvlJc w:val="left"/>
      <w:pPr>
        <w:ind w:left="1800" w:hanging="1800"/>
      </w:pPr>
      <w:rPr>
        <w:rFonts w:asciiTheme="majorHAnsi" w:hAnsiTheme="majorHAnsi" w:hint="default"/>
        <w:sz w:val="32"/>
        <w:szCs w:val="32"/>
      </w:rPr>
    </w:lvl>
    <w:lvl w:ilvl="6">
      <w:start w:val="1"/>
      <w:numFmt w:val="decimal"/>
      <w:pStyle w:val="Heading7"/>
      <w:lvlText w:val="%6.%7"/>
      <w:lvlJc w:val="left"/>
      <w:pPr>
        <w:tabs>
          <w:tab w:val="num" w:pos="576"/>
        </w:tabs>
        <w:ind w:left="576" w:hanging="576"/>
      </w:pPr>
      <w:rPr>
        <w:rFonts w:hint="default"/>
      </w:rPr>
    </w:lvl>
    <w:lvl w:ilvl="7">
      <w:start w:val="1"/>
      <w:numFmt w:val="decimal"/>
      <w:pStyle w:val="Heading8"/>
      <w:lvlText w:val="%6.%7.%8"/>
      <w:lvlJc w:val="left"/>
      <w:pPr>
        <w:tabs>
          <w:tab w:val="num" w:pos="720"/>
        </w:tabs>
        <w:ind w:left="720" w:hanging="720"/>
      </w:pPr>
      <w:rPr>
        <w:rFonts w:hint="default"/>
      </w:rPr>
    </w:lvl>
    <w:lvl w:ilvl="8">
      <w:start w:val="1"/>
      <w:numFmt w:val="decimal"/>
      <w:pStyle w:val="Heading9"/>
      <w:lvlText w:val="%6.%7.%8.%9"/>
      <w:lvlJc w:val="left"/>
      <w:pPr>
        <w:tabs>
          <w:tab w:val="num" w:pos="1800"/>
        </w:tabs>
        <w:ind w:left="1800" w:hanging="1800"/>
      </w:pPr>
      <w:rPr>
        <w:rFonts w:hint="default"/>
      </w:rPr>
    </w:lvl>
  </w:abstractNum>
  <w:abstractNum w:abstractNumId="9" w15:restartNumberingAfterBreak="0">
    <w:nsid w:val="0BA86D82"/>
    <w:multiLevelType w:val="multilevel"/>
    <w:tmpl w:val="BCD25A62"/>
    <w:lvl w:ilvl="0">
      <w:start w:val="4"/>
      <w:numFmt w:val="decimal"/>
      <w:lvlText w:val="%1"/>
      <w:lvlJc w:val="left"/>
      <w:pPr>
        <w:tabs>
          <w:tab w:val="num" w:pos="720"/>
        </w:tabs>
        <w:ind w:left="720" w:hanging="720"/>
      </w:pPr>
      <w:rPr>
        <w:rFonts w:hint="default"/>
        <w:b/>
      </w:rPr>
    </w:lvl>
    <w:lvl w:ilvl="1">
      <w:start w:val="3"/>
      <w:numFmt w:val="decimal"/>
      <w:lvlText w:val="%1.%2"/>
      <w:lvlJc w:val="left"/>
      <w:pPr>
        <w:tabs>
          <w:tab w:val="num" w:pos="1080"/>
        </w:tabs>
        <w:ind w:left="1080" w:hanging="720"/>
      </w:pPr>
      <w:rPr>
        <w:rFonts w:hint="default"/>
        <w:b/>
      </w:rPr>
    </w:lvl>
    <w:lvl w:ilvl="2">
      <w:start w:val="5"/>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0" w15:restartNumberingAfterBreak="0">
    <w:nsid w:val="0BD221F2"/>
    <w:multiLevelType w:val="hybridMultilevel"/>
    <w:tmpl w:val="70EEF04E"/>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567BE"/>
    <w:multiLevelType w:val="hybridMultilevel"/>
    <w:tmpl w:val="93C8DA4C"/>
    <w:lvl w:ilvl="0" w:tplc="B790B79A">
      <w:start w:val="1"/>
      <w:numFmt w:val="bullet"/>
      <w:pStyle w:val="TableDashedBAH"/>
      <w:lvlText w:val=""/>
      <w:lvlJc w:val="left"/>
      <w:pPr>
        <w:tabs>
          <w:tab w:val="num" w:pos="619"/>
        </w:tabs>
        <w:ind w:left="619" w:hanging="360"/>
      </w:pPr>
      <w:rPr>
        <w:rFonts w:ascii="Symbol" w:hAnsi="Symbol" w:hint="default"/>
        <w:color w:val="auto"/>
      </w:rPr>
    </w:lvl>
    <w:lvl w:ilvl="1" w:tplc="FC587FB6" w:tentative="1">
      <w:start w:val="1"/>
      <w:numFmt w:val="bullet"/>
      <w:lvlText w:val="o"/>
      <w:lvlJc w:val="left"/>
      <w:pPr>
        <w:tabs>
          <w:tab w:val="num" w:pos="1426"/>
        </w:tabs>
        <w:ind w:left="1426" w:hanging="360"/>
      </w:pPr>
      <w:rPr>
        <w:rFonts w:ascii="Courier New" w:hAnsi="Courier New" w:hint="default"/>
      </w:rPr>
    </w:lvl>
    <w:lvl w:ilvl="2" w:tplc="CBD6886A" w:tentative="1">
      <w:start w:val="1"/>
      <w:numFmt w:val="bullet"/>
      <w:lvlText w:val=""/>
      <w:lvlJc w:val="left"/>
      <w:pPr>
        <w:tabs>
          <w:tab w:val="num" w:pos="2146"/>
        </w:tabs>
        <w:ind w:left="2146" w:hanging="360"/>
      </w:pPr>
      <w:rPr>
        <w:rFonts w:ascii="Wingdings" w:hAnsi="Wingdings" w:hint="default"/>
      </w:rPr>
    </w:lvl>
    <w:lvl w:ilvl="3" w:tplc="D04C8E6C" w:tentative="1">
      <w:start w:val="1"/>
      <w:numFmt w:val="bullet"/>
      <w:lvlText w:val=""/>
      <w:lvlJc w:val="left"/>
      <w:pPr>
        <w:tabs>
          <w:tab w:val="num" w:pos="2866"/>
        </w:tabs>
        <w:ind w:left="2866" w:hanging="360"/>
      </w:pPr>
      <w:rPr>
        <w:rFonts w:ascii="Symbol" w:hAnsi="Symbol" w:hint="default"/>
      </w:rPr>
    </w:lvl>
    <w:lvl w:ilvl="4" w:tplc="6A3044B8" w:tentative="1">
      <w:start w:val="1"/>
      <w:numFmt w:val="bullet"/>
      <w:lvlText w:val="o"/>
      <w:lvlJc w:val="left"/>
      <w:pPr>
        <w:tabs>
          <w:tab w:val="num" w:pos="3586"/>
        </w:tabs>
        <w:ind w:left="3586" w:hanging="360"/>
      </w:pPr>
      <w:rPr>
        <w:rFonts w:ascii="Courier New" w:hAnsi="Courier New" w:hint="default"/>
      </w:rPr>
    </w:lvl>
    <w:lvl w:ilvl="5" w:tplc="9CB69610" w:tentative="1">
      <w:start w:val="1"/>
      <w:numFmt w:val="bullet"/>
      <w:lvlText w:val=""/>
      <w:lvlJc w:val="left"/>
      <w:pPr>
        <w:tabs>
          <w:tab w:val="num" w:pos="4306"/>
        </w:tabs>
        <w:ind w:left="4306" w:hanging="360"/>
      </w:pPr>
      <w:rPr>
        <w:rFonts w:ascii="Wingdings" w:hAnsi="Wingdings" w:hint="default"/>
      </w:rPr>
    </w:lvl>
    <w:lvl w:ilvl="6" w:tplc="663C7D7E" w:tentative="1">
      <w:start w:val="1"/>
      <w:numFmt w:val="bullet"/>
      <w:lvlText w:val=""/>
      <w:lvlJc w:val="left"/>
      <w:pPr>
        <w:tabs>
          <w:tab w:val="num" w:pos="5026"/>
        </w:tabs>
        <w:ind w:left="5026" w:hanging="360"/>
      </w:pPr>
      <w:rPr>
        <w:rFonts w:ascii="Symbol" w:hAnsi="Symbol" w:hint="default"/>
      </w:rPr>
    </w:lvl>
    <w:lvl w:ilvl="7" w:tplc="A91295DA" w:tentative="1">
      <w:start w:val="1"/>
      <w:numFmt w:val="bullet"/>
      <w:lvlText w:val="o"/>
      <w:lvlJc w:val="left"/>
      <w:pPr>
        <w:tabs>
          <w:tab w:val="num" w:pos="5746"/>
        </w:tabs>
        <w:ind w:left="5746" w:hanging="360"/>
      </w:pPr>
      <w:rPr>
        <w:rFonts w:ascii="Courier New" w:hAnsi="Courier New" w:hint="default"/>
      </w:rPr>
    </w:lvl>
    <w:lvl w:ilvl="8" w:tplc="4E70737E" w:tentative="1">
      <w:start w:val="1"/>
      <w:numFmt w:val="bullet"/>
      <w:lvlText w:val=""/>
      <w:lvlJc w:val="left"/>
      <w:pPr>
        <w:tabs>
          <w:tab w:val="num" w:pos="6466"/>
        </w:tabs>
        <w:ind w:left="6466" w:hanging="360"/>
      </w:pPr>
      <w:rPr>
        <w:rFonts w:ascii="Wingdings" w:hAnsi="Wingdings" w:hint="default"/>
      </w:rPr>
    </w:lvl>
  </w:abstractNum>
  <w:abstractNum w:abstractNumId="12" w15:restartNumberingAfterBreak="0">
    <w:nsid w:val="13223AB3"/>
    <w:multiLevelType w:val="hybridMultilevel"/>
    <w:tmpl w:val="29062AA6"/>
    <w:lvl w:ilvl="0" w:tplc="04090001">
      <w:start w:val="1"/>
      <w:numFmt w:val="bullet"/>
      <w:lvlText w:val="•"/>
      <w:lvlJc w:val="left"/>
      <w:pPr>
        <w:tabs>
          <w:tab w:val="num" w:pos="720"/>
        </w:tabs>
        <w:ind w:left="720" w:hanging="360"/>
      </w:pPr>
      <w:rPr>
        <w:rFonts w:ascii="Times New Roman" w:hAnsi="Times New Roman" w:hint="default"/>
      </w:rPr>
    </w:lvl>
    <w:lvl w:ilvl="1" w:tplc="04090003">
      <w:start w:val="117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
      <w:lvlJc w:val="left"/>
      <w:pPr>
        <w:tabs>
          <w:tab w:val="num" w:pos="3600"/>
        </w:tabs>
        <w:ind w:left="3600" w:hanging="360"/>
      </w:pPr>
      <w:rPr>
        <w:rFonts w:ascii="Times New Roman" w:hAnsi="Times New Roman"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
      <w:lvlJc w:val="left"/>
      <w:pPr>
        <w:tabs>
          <w:tab w:val="num" w:pos="5760"/>
        </w:tabs>
        <w:ind w:left="5760" w:hanging="360"/>
      </w:pPr>
      <w:rPr>
        <w:rFonts w:ascii="Times New Roman" w:hAnsi="Times New Roman"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80812D4"/>
    <w:multiLevelType w:val="hybridMultilevel"/>
    <w:tmpl w:val="4008F2A0"/>
    <w:lvl w:ilvl="0" w:tplc="7ED2AC46">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77B26"/>
    <w:multiLevelType w:val="hybridMultilevel"/>
    <w:tmpl w:val="7A906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F225E"/>
    <w:multiLevelType w:val="hybridMultilevel"/>
    <w:tmpl w:val="36E42E22"/>
    <w:lvl w:ilvl="0" w:tplc="058ADA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77C0F"/>
    <w:multiLevelType w:val="hybridMultilevel"/>
    <w:tmpl w:val="70E811F0"/>
    <w:lvl w:ilvl="0" w:tplc="04090001">
      <w:start w:val="1"/>
      <w:numFmt w:val="bullet"/>
      <w:lvlText w:val=""/>
      <w:lvlJc w:val="left"/>
      <w:pPr>
        <w:ind w:left="1546" w:hanging="360"/>
      </w:pPr>
      <w:rPr>
        <w:rFonts w:ascii="Symbol" w:hAnsi="Symbol" w:hint="default"/>
      </w:rPr>
    </w:lvl>
    <w:lvl w:ilvl="1" w:tplc="04090003" w:tentative="1">
      <w:start w:val="1"/>
      <w:numFmt w:val="bullet"/>
      <w:lvlText w:val="o"/>
      <w:lvlJc w:val="left"/>
      <w:pPr>
        <w:ind w:left="2266" w:hanging="360"/>
      </w:pPr>
      <w:rPr>
        <w:rFonts w:ascii="Courier New" w:hAnsi="Courier New" w:cs="Courier New" w:hint="default"/>
      </w:rPr>
    </w:lvl>
    <w:lvl w:ilvl="2" w:tplc="04090005" w:tentative="1">
      <w:start w:val="1"/>
      <w:numFmt w:val="bullet"/>
      <w:lvlText w:val=""/>
      <w:lvlJc w:val="left"/>
      <w:pPr>
        <w:ind w:left="2986" w:hanging="360"/>
      </w:pPr>
      <w:rPr>
        <w:rFonts w:ascii="Wingdings" w:hAnsi="Wingdings" w:hint="default"/>
      </w:rPr>
    </w:lvl>
    <w:lvl w:ilvl="3" w:tplc="04090001" w:tentative="1">
      <w:start w:val="1"/>
      <w:numFmt w:val="bullet"/>
      <w:lvlText w:val=""/>
      <w:lvlJc w:val="left"/>
      <w:pPr>
        <w:ind w:left="3706" w:hanging="360"/>
      </w:pPr>
      <w:rPr>
        <w:rFonts w:ascii="Symbol" w:hAnsi="Symbol" w:hint="default"/>
      </w:rPr>
    </w:lvl>
    <w:lvl w:ilvl="4" w:tplc="04090003" w:tentative="1">
      <w:start w:val="1"/>
      <w:numFmt w:val="bullet"/>
      <w:lvlText w:val="o"/>
      <w:lvlJc w:val="left"/>
      <w:pPr>
        <w:ind w:left="4426" w:hanging="360"/>
      </w:pPr>
      <w:rPr>
        <w:rFonts w:ascii="Courier New" w:hAnsi="Courier New" w:cs="Courier New" w:hint="default"/>
      </w:rPr>
    </w:lvl>
    <w:lvl w:ilvl="5" w:tplc="04090005" w:tentative="1">
      <w:start w:val="1"/>
      <w:numFmt w:val="bullet"/>
      <w:lvlText w:val=""/>
      <w:lvlJc w:val="left"/>
      <w:pPr>
        <w:ind w:left="5146" w:hanging="360"/>
      </w:pPr>
      <w:rPr>
        <w:rFonts w:ascii="Wingdings" w:hAnsi="Wingdings" w:hint="default"/>
      </w:rPr>
    </w:lvl>
    <w:lvl w:ilvl="6" w:tplc="04090001" w:tentative="1">
      <w:start w:val="1"/>
      <w:numFmt w:val="bullet"/>
      <w:lvlText w:val=""/>
      <w:lvlJc w:val="left"/>
      <w:pPr>
        <w:ind w:left="5866" w:hanging="360"/>
      </w:pPr>
      <w:rPr>
        <w:rFonts w:ascii="Symbol" w:hAnsi="Symbol" w:hint="default"/>
      </w:rPr>
    </w:lvl>
    <w:lvl w:ilvl="7" w:tplc="04090003" w:tentative="1">
      <w:start w:val="1"/>
      <w:numFmt w:val="bullet"/>
      <w:lvlText w:val="o"/>
      <w:lvlJc w:val="left"/>
      <w:pPr>
        <w:ind w:left="6586" w:hanging="360"/>
      </w:pPr>
      <w:rPr>
        <w:rFonts w:ascii="Courier New" w:hAnsi="Courier New" w:cs="Courier New" w:hint="default"/>
      </w:rPr>
    </w:lvl>
    <w:lvl w:ilvl="8" w:tplc="04090005" w:tentative="1">
      <w:start w:val="1"/>
      <w:numFmt w:val="bullet"/>
      <w:lvlText w:val=""/>
      <w:lvlJc w:val="left"/>
      <w:pPr>
        <w:ind w:left="7306" w:hanging="360"/>
      </w:pPr>
      <w:rPr>
        <w:rFonts w:ascii="Wingdings" w:hAnsi="Wingdings" w:hint="default"/>
      </w:rPr>
    </w:lvl>
  </w:abstractNum>
  <w:abstractNum w:abstractNumId="17" w15:restartNumberingAfterBreak="0">
    <w:nsid w:val="229F565C"/>
    <w:multiLevelType w:val="hybridMultilevel"/>
    <w:tmpl w:val="9D9C089C"/>
    <w:lvl w:ilvl="0" w:tplc="0409000F">
      <w:start w:val="1"/>
      <w:numFmt w:val="decimal"/>
      <w:lvlText w:val="%1."/>
      <w:lvlJc w:val="left"/>
      <w:pPr>
        <w:ind w:left="1546" w:hanging="360"/>
      </w:pPr>
    </w:lvl>
    <w:lvl w:ilvl="1" w:tplc="04090019" w:tentative="1">
      <w:start w:val="1"/>
      <w:numFmt w:val="lowerLetter"/>
      <w:lvlText w:val="%2."/>
      <w:lvlJc w:val="left"/>
      <w:pPr>
        <w:ind w:left="2266" w:hanging="360"/>
      </w:pPr>
    </w:lvl>
    <w:lvl w:ilvl="2" w:tplc="0409001B" w:tentative="1">
      <w:start w:val="1"/>
      <w:numFmt w:val="lowerRoman"/>
      <w:lvlText w:val="%3."/>
      <w:lvlJc w:val="right"/>
      <w:pPr>
        <w:ind w:left="2986" w:hanging="180"/>
      </w:pPr>
    </w:lvl>
    <w:lvl w:ilvl="3" w:tplc="0409000F" w:tentative="1">
      <w:start w:val="1"/>
      <w:numFmt w:val="decimal"/>
      <w:lvlText w:val="%4."/>
      <w:lvlJc w:val="left"/>
      <w:pPr>
        <w:ind w:left="3706" w:hanging="360"/>
      </w:pPr>
    </w:lvl>
    <w:lvl w:ilvl="4" w:tplc="04090019" w:tentative="1">
      <w:start w:val="1"/>
      <w:numFmt w:val="lowerLetter"/>
      <w:lvlText w:val="%5."/>
      <w:lvlJc w:val="left"/>
      <w:pPr>
        <w:ind w:left="4426" w:hanging="360"/>
      </w:pPr>
    </w:lvl>
    <w:lvl w:ilvl="5" w:tplc="0409001B" w:tentative="1">
      <w:start w:val="1"/>
      <w:numFmt w:val="lowerRoman"/>
      <w:lvlText w:val="%6."/>
      <w:lvlJc w:val="right"/>
      <w:pPr>
        <w:ind w:left="5146" w:hanging="180"/>
      </w:pPr>
    </w:lvl>
    <w:lvl w:ilvl="6" w:tplc="0409000F" w:tentative="1">
      <w:start w:val="1"/>
      <w:numFmt w:val="decimal"/>
      <w:lvlText w:val="%7."/>
      <w:lvlJc w:val="left"/>
      <w:pPr>
        <w:ind w:left="5866" w:hanging="360"/>
      </w:pPr>
    </w:lvl>
    <w:lvl w:ilvl="7" w:tplc="04090019" w:tentative="1">
      <w:start w:val="1"/>
      <w:numFmt w:val="lowerLetter"/>
      <w:lvlText w:val="%8."/>
      <w:lvlJc w:val="left"/>
      <w:pPr>
        <w:ind w:left="6586" w:hanging="360"/>
      </w:pPr>
    </w:lvl>
    <w:lvl w:ilvl="8" w:tplc="0409001B" w:tentative="1">
      <w:start w:val="1"/>
      <w:numFmt w:val="lowerRoman"/>
      <w:lvlText w:val="%9."/>
      <w:lvlJc w:val="right"/>
      <w:pPr>
        <w:ind w:left="7306" w:hanging="180"/>
      </w:pPr>
    </w:lvl>
  </w:abstractNum>
  <w:abstractNum w:abstractNumId="18" w15:restartNumberingAfterBreak="0">
    <w:nsid w:val="24B14F20"/>
    <w:multiLevelType w:val="hybridMultilevel"/>
    <w:tmpl w:val="1200D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DF0639"/>
    <w:multiLevelType w:val="hybridMultilevel"/>
    <w:tmpl w:val="8B049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6F23F4"/>
    <w:multiLevelType w:val="hybridMultilevel"/>
    <w:tmpl w:val="0FCE8F1C"/>
    <w:lvl w:ilvl="0" w:tplc="38964B84">
      <w:start w:val="1"/>
      <w:numFmt w:val="bullet"/>
      <w:lvlText w:val="•"/>
      <w:lvlJc w:val="left"/>
      <w:pPr>
        <w:tabs>
          <w:tab w:val="num" w:pos="720"/>
        </w:tabs>
        <w:ind w:left="720" w:hanging="360"/>
      </w:pPr>
      <w:rPr>
        <w:rFonts w:ascii="Times New Roman" w:hAnsi="Times New Roman" w:hint="default"/>
      </w:rPr>
    </w:lvl>
    <w:lvl w:ilvl="1" w:tplc="88E2E812" w:tentative="1">
      <w:start w:val="1"/>
      <w:numFmt w:val="bullet"/>
      <w:lvlText w:val="o"/>
      <w:lvlJc w:val="left"/>
      <w:pPr>
        <w:ind w:left="1440" w:hanging="360"/>
      </w:pPr>
      <w:rPr>
        <w:rFonts w:ascii="Courier New" w:hAnsi="Courier New" w:cs="Courier New" w:hint="default"/>
      </w:rPr>
    </w:lvl>
    <w:lvl w:ilvl="2" w:tplc="8AD6AE3C" w:tentative="1">
      <w:start w:val="1"/>
      <w:numFmt w:val="bullet"/>
      <w:lvlText w:val=""/>
      <w:lvlJc w:val="left"/>
      <w:pPr>
        <w:ind w:left="2160" w:hanging="360"/>
      </w:pPr>
      <w:rPr>
        <w:rFonts w:ascii="Wingdings" w:hAnsi="Wingdings" w:hint="default"/>
      </w:rPr>
    </w:lvl>
    <w:lvl w:ilvl="3" w:tplc="A044C264" w:tentative="1">
      <w:start w:val="1"/>
      <w:numFmt w:val="bullet"/>
      <w:lvlText w:val=""/>
      <w:lvlJc w:val="left"/>
      <w:pPr>
        <w:ind w:left="2880" w:hanging="360"/>
      </w:pPr>
      <w:rPr>
        <w:rFonts w:ascii="Symbol" w:hAnsi="Symbol" w:hint="default"/>
      </w:rPr>
    </w:lvl>
    <w:lvl w:ilvl="4" w:tplc="1B5CF120" w:tentative="1">
      <w:start w:val="1"/>
      <w:numFmt w:val="bullet"/>
      <w:lvlText w:val="o"/>
      <w:lvlJc w:val="left"/>
      <w:pPr>
        <w:ind w:left="3600" w:hanging="360"/>
      </w:pPr>
      <w:rPr>
        <w:rFonts w:ascii="Courier New" w:hAnsi="Courier New" w:cs="Courier New" w:hint="default"/>
      </w:rPr>
    </w:lvl>
    <w:lvl w:ilvl="5" w:tplc="05C83966" w:tentative="1">
      <w:start w:val="1"/>
      <w:numFmt w:val="bullet"/>
      <w:lvlText w:val=""/>
      <w:lvlJc w:val="left"/>
      <w:pPr>
        <w:ind w:left="4320" w:hanging="360"/>
      </w:pPr>
      <w:rPr>
        <w:rFonts w:ascii="Wingdings" w:hAnsi="Wingdings" w:hint="default"/>
      </w:rPr>
    </w:lvl>
    <w:lvl w:ilvl="6" w:tplc="6D944408" w:tentative="1">
      <w:start w:val="1"/>
      <w:numFmt w:val="bullet"/>
      <w:lvlText w:val=""/>
      <w:lvlJc w:val="left"/>
      <w:pPr>
        <w:ind w:left="5040" w:hanging="360"/>
      </w:pPr>
      <w:rPr>
        <w:rFonts w:ascii="Symbol" w:hAnsi="Symbol" w:hint="default"/>
      </w:rPr>
    </w:lvl>
    <w:lvl w:ilvl="7" w:tplc="4FBC4F58" w:tentative="1">
      <w:start w:val="1"/>
      <w:numFmt w:val="bullet"/>
      <w:lvlText w:val="o"/>
      <w:lvlJc w:val="left"/>
      <w:pPr>
        <w:ind w:left="5760" w:hanging="360"/>
      </w:pPr>
      <w:rPr>
        <w:rFonts w:ascii="Courier New" w:hAnsi="Courier New" w:cs="Courier New" w:hint="default"/>
      </w:rPr>
    </w:lvl>
    <w:lvl w:ilvl="8" w:tplc="5FC8D380" w:tentative="1">
      <w:start w:val="1"/>
      <w:numFmt w:val="bullet"/>
      <w:lvlText w:val=""/>
      <w:lvlJc w:val="left"/>
      <w:pPr>
        <w:ind w:left="6480" w:hanging="360"/>
      </w:pPr>
      <w:rPr>
        <w:rFonts w:ascii="Wingdings" w:hAnsi="Wingdings" w:hint="default"/>
      </w:rPr>
    </w:lvl>
  </w:abstractNum>
  <w:abstractNum w:abstractNumId="21" w15:restartNumberingAfterBreak="0">
    <w:nsid w:val="2ACD3A28"/>
    <w:multiLevelType w:val="hybridMultilevel"/>
    <w:tmpl w:val="A8BCAEF6"/>
    <w:lvl w:ilvl="0" w:tplc="9C32936E">
      <w:start w:val="1"/>
      <w:numFmt w:val="bullet"/>
      <w:lvlText w:val="•"/>
      <w:lvlJc w:val="left"/>
      <w:pPr>
        <w:tabs>
          <w:tab w:val="num" w:pos="720"/>
        </w:tabs>
        <w:ind w:left="720" w:hanging="360"/>
      </w:pPr>
      <w:rPr>
        <w:rFonts w:ascii="Arial" w:hAnsi="Arial" w:hint="default"/>
      </w:rPr>
    </w:lvl>
    <w:lvl w:ilvl="1" w:tplc="54523C64" w:tentative="1">
      <w:start w:val="1"/>
      <w:numFmt w:val="bullet"/>
      <w:lvlText w:val="•"/>
      <w:lvlJc w:val="left"/>
      <w:pPr>
        <w:tabs>
          <w:tab w:val="num" w:pos="1440"/>
        </w:tabs>
        <w:ind w:left="1440" w:hanging="360"/>
      </w:pPr>
      <w:rPr>
        <w:rFonts w:ascii="Arial" w:hAnsi="Arial" w:hint="default"/>
      </w:rPr>
    </w:lvl>
    <w:lvl w:ilvl="2" w:tplc="14DC9552" w:tentative="1">
      <w:start w:val="1"/>
      <w:numFmt w:val="bullet"/>
      <w:lvlText w:val="•"/>
      <w:lvlJc w:val="left"/>
      <w:pPr>
        <w:tabs>
          <w:tab w:val="num" w:pos="2160"/>
        </w:tabs>
        <w:ind w:left="2160" w:hanging="360"/>
      </w:pPr>
      <w:rPr>
        <w:rFonts w:ascii="Arial" w:hAnsi="Arial" w:hint="default"/>
      </w:rPr>
    </w:lvl>
    <w:lvl w:ilvl="3" w:tplc="E2F459F0" w:tentative="1">
      <w:start w:val="1"/>
      <w:numFmt w:val="bullet"/>
      <w:lvlText w:val="•"/>
      <w:lvlJc w:val="left"/>
      <w:pPr>
        <w:tabs>
          <w:tab w:val="num" w:pos="2880"/>
        </w:tabs>
        <w:ind w:left="2880" w:hanging="360"/>
      </w:pPr>
      <w:rPr>
        <w:rFonts w:ascii="Arial" w:hAnsi="Arial" w:hint="default"/>
      </w:rPr>
    </w:lvl>
    <w:lvl w:ilvl="4" w:tplc="CE9E421C" w:tentative="1">
      <w:start w:val="1"/>
      <w:numFmt w:val="bullet"/>
      <w:lvlText w:val="•"/>
      <w:lvlJc w:val="left"/>
      <w:pPr>
        <w:tabs>
          <w:tab w:val="num" w:pos="3600"/>
        </w:tabs>
        <w:ind w:left="3600" w:hanging="360"/>
      </w:pPr>
      <w:rPr>
        <w:rFonts w:ascii="Arial" w:hAnsi="Arial" w:hint="default"/>
      </w:rPr>
    </w:lvl>
    <w:lvl w:ilvl="5" w:tplc="7A7A054C" w:tentative="1">
      <w:start w:val="1"/>
      <w:numFmt w:val="bullet"/>
      <w:lvlText w:val="•"/>
      <w:lvlJc w:val="left"/>
      <w:pPr>
        <w:tabs>
          <w:tab w:val="num" w:pos="4320"/>
        </w:tabs>
        <w:ind w:left="4320" w:hanging="360"/>
      </w:pPr>
      <w:rPr>
        <w:rFonts w:ascii="Arial" w:hAnsi="Arial" w:hint="default"/>
      </w:rPr>
    </w:lvl>
    <w:lvl w:ilvl="6" w:tplc="A74ED1C0" w:tentative="1">
      <w:start w:val="1"/>
      <w:numFmt w:val="bullet"/>
      <w:lvlText w:val="•"/>
      <w:lvlJc w:val="left"/>
      <w:pPr>
        <w:tabs>
          <w:tab w:val="num" w:pos="5040"/>
        </w:tabs>
        <w:ind w:left="5040" w:hanging="360"/>
      </w:pPr>
      <w:rPr>
        <w:rFonts w:ascii="Arial" w:hAnsi="Arial" w:hint="default"/>
      </w:rPr>
    </w:lvl>
    <w:lvl w:ilvl="7" w:tplc="635297D2" w:tentative="1">
      <w:start w:val="1"/>
      <w:numFmt w:val="bullet"/>
      <w:lvlText w:val="•"/>
      <w:lvlJc w:val="left"/>
      <w:pPr>
        <w:tabs>
          <w:tab w:val="num" w:pos="5760"/>
        </w:tabs>
        <w:ind w:left="5760" w:hanging="360"/>
      </w:pPr>
      <w:rPr>
        <w:rFonts w:ascii="Arial" w:hAnsi="Arial" w:hint="default"/>
      </w:rPr>
    </w:lvl>
    <w:lvl w:ilvl="8" w:tplc="C6564E0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D8619E9"/>
    <w:multiLevelType w:val="multilevel"/>
    <w:tmpl w:val="CD9444E4"/>
    <w:lvl w:ilvl="0">
      <w:start w:val="1"/>
      <w:numFmt w:val="bullet"/>
      <w:pStyle w:val="TableDashedIndentedBAH"/>
      <w:lvlText w:val=""/>
      <w:lvlJc w:val="left"/>
      <w:pPr>
        <w:tabs>
          <w:tab w:val="num" w:pos="907"/>
        </w:tabs>
        <w:ind w:left="907" w:hanging="360"/>
      </w:pPr>
      <w:rPr>
        <w:rFonts w:ascii="Symbol" w:hAnsi="Symbol" w:hint="default"/>
        <w:color w:val="auto"/>
      </w:rPr>
    </w:lvl>
    <w:lvl w:ilvl="1">
      <w:start w:val="1"/>
      <w:numFmt w:val="decimal"/>
      <w:lvlText w:val="%1.%2"/>
      <w:lvlJc w:val="left"/>
      <w:pPr>
        <w:tabs>
          <w:tab w:val="num" w:pos="720"/>
        </w:tabs>
        <w:ind w:left="720" w:hanging="720"/>
      </w:pPr>
      <w:rPr>
        <w:rFonts w:hint="default"/>
      </w:rPr>
    </w:lvl>
    <w:lvl w:ilvl="2">
      <w:start w:val="1"/>
      <w:numFmt w:val="decimal"/>
      <w:lvlText w:val="%2%1..%3"/>
      <w:lvlJc w:val="left"/>
      <w:pPr>
        <w:tabs>
          <w:tab w:val="num" w:pos="1080"/>
        </w:tabs>
        <w:ind w:left="1080" w:hanging="1080"/>
      </w:pPr>
      <w:rPr>
        <w:rFonts w:hint="default"/>
      </w:rPr>
    </w:lvl>
    <w:lvl w:ilvl="3">
      <w:start w:val="1"/>
      <w:numFmt w:val="decimal"/>
      <w:lvlText w:val="%3%1.%2..%4"/>
      <w:lvlJc w:val="left"/>
      <w:pPr>
        <w:tabs>
          <w:tab w:val="num" w:pos="1440"/>
        </w:tabs>
        <w:ind w:left="1440" w:hanging="1440"/>
      </w:pPr>
      <w:rPr>
        <w:rFonts w:hint="default"/>
      </w:rPr>
    </w:lvl>
    <w:lvl w:ilvl="4">
      <w:start w:val="1"/>
      <w:numFmt w:val="decimal"/>
      <w:lvlText w:val="%4%1.%2.%3..%5"/>
      <w:lvlJc w:val="left"/>
      <w:pPr>
        <w:tabs>
          <w:tab w:val="num" w:pos="1800"/>
        </w:tabs>
        <w:ind w:left="1800" w:hanging="1800"/>
      </w:pPr>
      <w:rPr>
        <w:rFonts w:hint="default"/>
      </w:rPr>
    </w:lvl>
    <w:lvl w:ilvl="5">
      <w:start w:val="1"/>
      <w:numFmt w:val="decimal"/>
      <w:lvlText w:val="%5%1.%2.%3.%4..%6"/>
      <w:lvlJc w:val="left"/>
      <w:pPr>
        <w:tabs>
          <w:tab w:val="num" w:pos="2160"/>
        </w:tabs>
        <w:ind w:left="2160" w:hanging="2160"/>
      </w:pPr>
      <w:rPr>
        <w:rFonts w:hint="default"/>
      </w:rPr>
    </w:lvl>
    <w:lvl w:ilvl="6">
      <w:start w:val="1"/>
      <w:numFmt w:val="decimal"/>
      <w:lvlText w:val="%6%1.%2.%3.%4.%5..%7"/>
      <w:lvlJc w:val="left"/>
      <w:pPr>
        <w:tabs>
          <w:tab w:val="num" w:pos="2520"/>
        </w:tabs>
        <w:ind w:left="2520" w:hanging="2520"/>
      </w:pPr>
      <w:rPr>
        <w:rFonts w:hint="default"/>
      </w:rPr>
    </w:lvl>
    <w:lvl w:ilvl="7">
      <w:start w:val="1"/>
      <w:numFmt w:val="upperLetter"/>
      <w:lvlText w:val="%7%8..%6."/>
      <w:lvlJc w:val="left"/>
      <w:pPr>
        <w:tabs>
          <w:tab w:val="num" w:pos="2880"/>
        </w:tabs>
        <w:ind w:left="2880" w:hanging="2880"/>
      </w:pPr>
      <w:rPr>
        <w:rFonts w:hint="default"/>
      </w:rPr>
    </w:lvl>
    <w:lvl w:ilvl="8">
      <w:start w:val="1"/>
      <w:numFmt w:val="decimal"/>
      <w:lvlText w:val="%9.%1.%2.%3"/>
      <w:lvlJc w:val="left"/>
      <w:pPr>
        <w:tabs>
          <w:tab w:val="num" w:pos="3240"/>
        </w:tabs>
        <w:ind w:left="3240" w:hanging="3240"/>
      </w:pPr>
      <w:rPr>
        <w:rFonts w:hint="default"/>
      </w:rPr>
    </w:lvl>
  </w:abstractNum>
  <w:abstractNum w:abstractNumId="23" w15:restartNumberingAfterBreak="0">
    <w:nsid w:val="2F3B32C8"/>
    <w:multiLevelType w:val="hybridMultilevel"/>
    <w:tmpl w:val="E020BE36"/>
    <w:lvl w:ilvl="0" w:tplc="8D52117A">
      <w:start w:val="1"/>
      <w:numFmt w:val="bullet"/>
      <w:lvlText w:val="•"/>
      <w:lvlJc w:val="left"/>
      <w:pPr>
        <w:tabs>
          <w:tab w:val="num" w:pos="720"/>
        </w:tabs>
        <w:ind w:left="720" w:hanging="360"/>
      </w:pPr>
      <w:rPr>
        <w:rFonts w:ascii="Times New Roman" w:hAnsi="Times New Roman" w:hint="default"/>
      </w:rPr>
    </w:lvl>
    <w:lvl w:ilvl="1" w:tplc="FBC0772C" w:tentative="1">
      <w:start w:val="1"/>
      <w:numFmt w:val="bullet"/>
      <w:lvlText w:val="•"/>
      <w:lvlJc w:val="left"/>
      <w:pPr>
        <w:tabs>
          <w:tab w:val="num" w:pos="1440"/>
        </w:tabs>
        <w:ind w:left="1440" w:hanging="360"/>
      </w:pPr>
      <w:rPr>
        <w:rFonts w:ascii="Times New Roman" w:hAnsi="Times New Roman" w:hint="default"/>
      </w:rPr>
    </w:lvl>
    <w:lvl w:ilvl="2" w:tplc="5C7C5CA4" w:tentative="1">
      <w:start w:val="1"/>
      <w:numFmt w:val="bullet"/>
      <w:lvlText w:val="•"/>
      <w:lvlJc w:val="left"/>
      <w:pPr>
        <w:tabs>
          <w:tab w:val="num" w:pos="2160"/>
        </w:tabs>
        <w:ind w:left="2160" w:hanging="360"/>
      </w:pPr>
      <w:rPr>
        <w:rFonts w:ascii="Times New Roman" w:hAnsi="Times New Roman" w:hint="default"/>
      </w:rPr>
    </w:lvl>
    <w:lvl w:ilvl="3" w:tplc="970E9CEE" w:tentative="1">
      <w:start w:val="1"/>
      <w:numFmt w:val="bullet"/>
      <w:lvlText w:val="•"/>
      <w:lvlJc w:val="left"/>
      <w:pPr>
        <w:tabs>
          <w:tab w:val="num" w:pos="2880"/>
        </w:tabs>
        <w:ind w:left="2880" w:hanging="360"/>
      </w:pPr>
      <w:rPr>
        <w:rFonts w:ascii="Times New Roman" w:hAnsi="Times New Roman" w:hint="default"/>
      </w:rPr>
    </w:lvl>
    <w:lvl w:ilvl="4" w:tplc="FDCAC42E" w:tentative="1">
      <w:start w:val="1"/>
      <w:numFmt w:val="bullet"/>
      <w:lvlText w:val="•"/>
      <w:lvlJc w:val="left"/>
      <w:pPr>
        <w:tabs>
          <w:tab w:val="num" w:pos="3600"/>
        </w:tabs>
        <w:ind w:left="3600" w:hanging="360"/>
      </w:pPr>
      <w:rPr>
        <w:rFonts w:ascii="Times New Roman" w:hAnsi="Times New Roman" w:hint="default"/>
      </w:rPr>
    </w:lvl>
    <w:lvl w:ilvl="5" w:tplc="CA501AEC" w:tentative="1">
      <w:start w:val="1"/>
      <w:numFmt w:val="bullet"/>
      <w:lvlText w:val="•"/>
      <w:lvlJc w:val="left"/>
      <w:pPr>
        <w:tabs>
          <w:tab w:val="num" w:pos="4320"/>
        </w:tabs>
        <w:ind w:left="4320" w:hanging="360"/>
      </w:pPr>
      <w:rPr>
        <w:rFonts w:ascii="Times New Roman" w:hAnsi="Times New Roman" w:hint="default"/>
      </w:rPr>
    </w:lvl>
    <w:lvl w:ilvl="6" w:tplc="318E9684" w:tentative="1">
      <w:start w:val="1"/>
      <w:numFmt w:val="bullet"/>
      <w:lvlText w:val="•"/>
      <w:lvlJc w:val="left"/>
      <w:pPr>
        <w:tabs>
          <w:tab w:val="num" w:pos="5040"/>
        </w:tabs>
        <w:ind w:left="5040" w:hanging="360"/>
      </w:pPr>
      <w:rPr>
        <w:rFonts w:ascii="Times New Roman" w:hAnsi="Times New Roman" w:hint="default"/>
      </w:rPr>
    </w:lvl>
    <w:lvl w:ilvl="7" w:tplc="EE247D68" w:tentative="1">
      <w:start w:val="1"/>
      <w:numFmt w:val="bullet"/>
      <w:lvlText w:val="•"/>
      <w:lvlJc w:val="left"/>
      <w:pPr>
        <w:tabs>
          <w:tab w:val="num" w:pos="5760"/>
        </w:tabs>
        <w:ind w:left="5760" w:hanging="360"/>
      </w:pPr>
      <w:rPr>
        <w:rFonts w:ascii="Times New Roman" w:hAnsi="Times New Roman" w:hint="default"/>
      </w:rPr>
    </w:lvl>
    <w:lvl w:ilvl="8" w:tplc="A58A479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1636628"/>
    <w:multiLevelType w:val="hybridMultilevel"/>
    <w:tmpl w:val="AA62230E"/>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5" w15:restartNumberingAfterBreak="0">
    <w:nsid w:val="31A53CAB"/>
    <w:multiLevelType w:val="hybridMultilevel"/>
    <w:tmpl w:val="54DA9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260D5A"/>
    <w:multiLevelType w:val="hybridMultilevel"/>
    <w:tmpl w:val="D3A29552"/>
    <w:lvl w:ilvl="0" w:tplc="8A989280">
      <w:start w:val="1"/>
      <w:numFmt w:val="bullet"/>
      <w:lvlText w:val="•"/>
      <w:lvlJc w:val="left"/>
      <w:pPr>
        <w:tabs>
          <w:tab w:val="num" w:pos="360"/>
        </w:tabs>
        <w:ind w:left="360" w:hanging="360"/>
      </w:pPr>
      <w:rPr>
        <w:rFonts w:ascii="Times New Roman" w:hAnsi="Times New Roman" w:hint="default"/>
      </w:rPr>
    </w:lvl>
    <w:lvl w:ilvl="1" w:tplc="A1523644" w:tentative="1">
      <w:start w:val="1"/>
      <w:numFmt w:val="bullet"/>
      <w:lvlText w:val="o"/>
      <w:lvlJc w:val="left"/>
      <w:pPr>
        <w:ind w:left="1080" w:hanging="360"/>
      </w:pPr>
      <w:rPr>
        <w:rFonts w:ascii="Courier New" w:hAnsi="Courier New" w:cs="Courier New" w:hint="default"/>
      </w:rPr>
    </w:lvl>
    <w:lvl w:ilvl="2" w:tplc="4AA87B5C" w:tentative="1">
      <w:start w:val="1"/>
      <w:numFmt w:val="bullet"/>
      <w:lvlText w:val=""/>
      <w:lvlJc w:val="left"/>
      <w:pPr>
        <w:ind w:left="1800" w:hanging="360"/>
      </w:pPr>
      <w:rPr>
        <w:rFonts w:ascii="Wingdings" w:hAnsi="Wingdings" w:hint="default"/>
      </w:rPr>
    </w:lvl>
    <w:lvl w:ilvl="3" w:tplc="E9806B9C" w:tentative="1">
      <w:start w:val="1"/>
      <w:numFmt w:val="bullet"/>
      <w:lvlText w:val=""/>
      <w:lvlJc w:val="left"/>
      <w:pPr>
        <w:ind w:left="2520" w:hanging="360"/>
      </w:pPr>
      <w:rPr>
        <w:rFonts w:ascii="Symbol" w:hAnsi="Symbol" w:hint="default"/>
      </w:rPr>
    </w:lvl>
    <w:lvl w:ilvl="4" w:tplc="CBA61DE2" w:tentative="1">
      <w:start w:val="1"/>
      <w:numFmt w:val="bullet"/>
      <w:lvlText w:val="o"/>
      <w:lvlJc w:val="left"/>
      <w:pPr>
        <w:ind w:left="3240" w:hanging="360"/>
      </w:pPr>
      <w:rPr>
        <w:rFonts w:ascii="Courier New" w:hAnsi="Courier New" w:cs="Courier New" w:hint="default"/>
      </w:rPr>
    </w:lvl>
    <w:lvl w:ilvl="5" w:tplc="DDC8FC34" w:tentative="1">
      <w:start w:val="1"/>
      <w:numFmt w:val="bullet"/>
      <w:lvlText w:val=""/>
      <w:lvlJc w:val="left"/>
      <w:pPr>
        <w:ind w:left="3960" w:hanging="360"/>
      </w:pPr>
      <w:rPr>
        <w:rFonts w:ascii="Wingdings" w:hAnsi="Wingdings" w:hint="default"/>
      </w:rPr>
    </w:lvl>
    <w:lvl w:ilvl="6" w:tplc="F12E3C4A" w:tentative="1">
      <w:start w:val="1"/>
      <w:numFmt w:val="bullet"/>
      <w:lvlText w:val=""/>
      <w:lvlJc w:val="left"/>
      <w:pPr>
        <w:ind w:left="4680" w:hanging="360"/>
      </w:pPr>
      <w:rPr>
        <w:rFonts w:ascii="Symbol" w:hAnsi="Symbol" w:hint="default"/>
      </w:rPr>
    </w:lvl>
    <w:lvl w:ilvl="7" w:tplc="47B6958A" w:tentative="1">
      <w:start w:val="1"/>
      <w:numFmt w:val="bullet"/>
      <w:lvlText w:val="o"/>
      <w:lvlJc w:val="left"/>
      <w:pPr>
        <w:ind w:left="5400" w:hanging="360"/>
      </w:pPr>
      <w:rPr>
        <w:rFonts w:ascii="Courier New" w:hAnsi="Courier New" w:cs="Courier New" w:hint="default"/>
      </w:rPr>
    </w:lvl>
    <w:lvl w:ilvl="8" w:tplc="5F384C48" w:tentative="1">
      <w:start w:val="1"/>
      <w:numFmt w:val="bullet"/>
      <w:lvlText w:val=""/>
      <w:lvlJc w:val="left"/>
      <w:pPr>
        <w:ind w:left="6120" w:hanging="360"/>
      </w:pPr>
      <w:rPr>
        <w:rFonts w:ascii="Wingdings" w:hAnsi="Wingdings" w:hint="default"/>
      </w:rPr>
    </w:lvl>
  </w:abstractNum>
  <w:abstractNum w:abstractNumId="27" w15:restartNumberingAfterBreak="0">
    <w:nsid w:val="35345B5D"/>
    <w:multiLevelType w:val="hybridMultilevel"/>
    <w:tmpl w:val="80943C22"/>
    <w:lvl w:ilvl="0" w:tplc="9B024CFC">
      <w:start w:val="1"/>
      <w:numFmt w:val="bullet"/>
      <w:lvlText w:val=""/>
      <w:lvlJc w:val="left"/>
      <w:pPr>
        <w:ind w:left="720" w:hanging="360"/>
      </w:pPr>
      <w:rPr>
        <w:rFonts w:ascii="Symbol" w:hAnsi="Symbol" w:hint="default"/>
      </w:rPr>
    </w:lvl>
    <w:lvl w:ilvl="1" w:tplc="C4E2AE9E" w:tentative="1">
      <w:start w:val="1"/>
      <w:numFmt w:val="bullet"/>
      <w:lvlText w:val="o"/>
      <w:lvlJc w:val="left"/>
      <w:pPr>
        <w:ind w:left="1440" w:hanging="360"/>
      </w:pPr>
      <w:rPr>
        <w:rFonts w:ascii="Courier New" w:hAnsi="Courier New" w:cs="Courier New" w:hint="default"/>
      </w:rPr>
    </w:lvl>
    <w:lvl w:ilvl="2" w:tplc="88105E4A" w:tentative="1">
      <w:start w:val="1"/>
      <w:numFmt w:val="bullet"/>
      <w:lvlText w:val=""/>
      <w:lvlJc w:val="left"/>
      <w:pPr>
        <w:ind w:left="2160" w:hanging="360"/>
      </w:pPr>
      <w:rPr>
        <w:rFonts w:ascii="Wingdings" w:hAnsi="Wingdings" w:hint="default"/>
      </w:rPr>
    </w:lvl>
    <w:lvl w:ilvl="3" w:tplc="9CB8D3B2" w:tentative="1">
      <w:start w:val="1"/>
      <w:numFmt w:val="bullet"/>
      <w:lvlText w:val=""/>
      <w:lvlJc w:val="left"/>
      <w:pPr>
        <w:ind w:left="2880" w:hanging="360"/>
      </w:pPr>
      <w:rPr>
        <w:rFonts w:ascii="Symbol" w:hAnsi="Symbol" w:hint="default"/>
      </w:rPr>
    </w:lvl>
    <w:lvl w:ilvl="4" w:tplc="E6EC8356" w:tentative="1">
      <w:start w:val="1"/>
      <w:numFmt w:val="bullet"/>
      <w:lvlText w:val="o"/>
      <w:lvlJc w:val="left"/>
      <w:pPr>
        <w:ind w:left="3600" w:hanging="360"/>
      </w:pPr>
      <w:rPr>
        <w:rFonts w:ascii="Courier New" w:hAnsi="Courier New" w:cs="Courier New" w:hint="default"/>
      </w:rPr>
    </w:lvl>
    <w:lvl w:ilvl="5" w:tplc="1BDABBA2" w:tentative="1">
      <w:start w:val="1"/>
      <w:numFmt w:val="bullet"/>
      <w:lvlText w:val=""/>
      <w:lvlJc w:val="left"/>
      <w:pPr>
        <w:ind w:left="4320" w:hanging="360"/>
      </w:pPr>
      <w:rPr>
        <w:rFonts w:ascii="Wingdings" w:hAnsi="Wingdings" w:hint="default"/>
      </w:rPr>
    </w:lvl>
    <w:lvl w:ilvl="6" w:tplc="DA20C0E4" w:tentative="1">
      <w:start w:val="1"/>
      <w:numFmt w:val="bullet"/>
      <w:lvlText w:val=""/>
      <w:lvlJc w:val="left"/>
      <w:pPr>
        <w:ind w:left="5040" w:hanging="360"/>
      </w:pPr>
      <w:rPr>
        <w:rFonts w:ascii="Symbol" w:hAnsi="Symbol" w:hint="default"/>
      </w:rPr>
    </w:lvl>
    <w:lvl w:ilvl="7" w:tplc="A370AC20" w:tentative="1">
      <w:start w:val="1"/>
      <w:numFmt w:val="bullet"/>
      <w:lvlText w:val="o"/>
      <w:lvlJc w:val="left"/>
      <w:pPr>
        <w:ind w:left="5760" w:hanging="360"/>
      </w:pPr>
      <w:rPr>
        <w:rFonts w:ascii="Courier New" w:hAnsi="Courier New" w:cs="Courier New" w:hint="default"/>
      </w:rPr>
    </w:lvl>
    <w:lvl w:ilvl="8" w:tplc="D9B478EC" w:tentative="1">
      <w:start w:val="1"/>
      <w:numFmt w:val="bullet"/>
      <w:lvlText w:val=""/>
      <w:lvlJc w:val="left"/>
      <w:pPr>
        <w:ind w:left="6480" w:hanging="360"/>
      </w:pPr>
      <w:rPr>
        <w:rFonts w:ascii="Wingdings" w:hAnsi="Wingdings" w:hint="default"/>
      </w:rPr>
    </w:lvl>
  </w:abstractNum>
  <w:abstractNum w:abstractNumId="28" w15:restartNumberingAfterBreak="0">
    <w:nsid w:val="3540222C"/>
    <w:multiLevelType w:val="hybridMultilevel"/>
    <w:tmpl w:val="5F4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2D0867"/>
    <w:multiLevelType w:val="hybridMultilevel"/>
    <w:tmpl w:val="1988E65A"/>
    <w:lvl w:ilvl="0" w:tplc="B352D184">
      <w:start w:val="1"/>
      <w:numFmt w:val="bullet"/>
      <w:lvlText w:val="•"/>
      <w:lvlJc w:val="left"/>
      <w:pPr>
        <w:tabs>
          <w:tab w:val="num" w:pos="720"/>
        </w:tabs>
        <w:ind w:left="720" w:hanging="360"/>
      </w:pPr>
      <w:rPr>
        <w:rFonts w:ascii="Times New Roman" w:hAnsi="Times New Roman" w:hint="default"/>
      </w:rPr>
    </w:lvl>
    <w:lvl w:ilvl="1" w:tplc="64CA1F6E" w:tentative="1">
      <w:start w:val="1"/>
      <w:numFmt w:val="bullet"/>
      <w:lvlText w:val="•"/>
      <w:lvlJc w:val="left"/>
      <w:pPr>
        <w:tabs>
          <w:tab w:val="num" w:pos="1440"/>
        </w:tabs>
        <w:ind w:left="1440" w:hanging="360"/>
      </w:pPr>
      <w:rPr>
        <w:rFonts w:ascii="Times New Roman" w:hAnsi="Times New Roman" w:hint="default"/>
      </w:rPr>
    </w:lvl>
    <w:lvl w:ilvl="2" w:tplc="1054C412" w:tentative="1">
      <w:start w:val="1"/>
      <w:numFmt w:val="bullet"/>
      <w:lvlText w:val="•"/>
      <w:lvlJc w:val="left"/>
      <w:pPr>
        <w:tabs>
          <w:tab w:val="num" w:pos="2160"/>
        </w:tabs>
        <w:ind w:left="2160" w:hanging="360"/>
      </w:pPr>
      <w:rPr>
        <w:rFonts w:ascii="Times New Roman" w:hAnsi="Times New Roman" w:hint="default"/>
      </w:rPr>
    </w:lvl>
    <w:lvl w:ilvl="3" w:tplc="A3043B62" w:tentative="1">
      <w:start w:val="1"/>
      <w:numFmt w:val="bullet"/>
      <w:lvlText w:val="•"/>
      <w:lvlJc w:val="left"/>
      <w:pPr>
        <w:tabs>
          <w:tab w:val="num" w:pos="2880"/>
        </w:tabs>
        <w:ind w:left="2880" w:hanging="360"/>
      </w:pPr>
      <w:rPr>
        <w:rFonts w:ascii="Times New Roman" w:hAnsi="Times New Roman" w:hint="default"/>
      </w:rPr>
    </w:lvl>
    <w:lvl w:ilvl="4" w:tplc="9274FBDE" w:tentative="1">
      <w:start w:val="1"/>
      <w:numFmt w:val="bullet"/>
      <w:lvlText w:val="•"/>
      <w:lvlJc w:val="left"/>
      <w:pPr>
        <w:tabs>
          <w:tab w:val="num" w:pos="3600"/>
        </w:tabs>
        <w:ind w:left="3600" w:hanging="360"/>
      </w:pPr>
      <w:rPr>
        <w:rFonts w:ascii="Times New Roman" w:hAnsi="Times New Roman" w:hint="default"/>
      </w:rPr>
    </w:lvl>
    <w:lvl w:ilvl="5" w:tplc="22F0924A" w:tentative="1">
      <w:start w:val="1"/>
      <w:numFmt w:val="bullet"/>
      <w:lvlText w:val="•"/>
      <w:lvlJc w:val="left"/>
      <w:pPr>
        <w:tabs>
          <w:tab w:val="num" w:pos="4320"/>
        </w:tabs>
        <w:ind w:left="4320" w:hanging="360"/>
      </w:pPr>
      <w:rPr>
        <w:rFonts w:ascii="Times New Roman" w:hAnsi="Times New Roman" w:hint="default"/>
      </w:rPr>
    </w:lvl>
    <w:lvl w:ilvl="6" w:tplc="8EB4F7F6" w:tentative="1">
      <w:start w:val="1"/>
      <w:numFmt w:val="bullet"/>
      <w:lvlText w:val="•"/>
      <w:lvlJc w:val="left"/>
      <w:pPr>
        <w:tabs>
          <w:tab w:val="num" w:pos="5040"/>
        </w:tabs>
        <w:ind w:left="5040" w:hanging="360"/>
      </w:pPr>
      <w:rPr>
        <w:rFonts w:ascii="Times New Roman" w:hAnsi="Times New Roman" w:hint="default"/>
      </w:rPr>
    </w:lvl>
    <w:lvl w:ilvl="7" w:tplc="58DA1836" w:tentative="1">
      <w:start w:val="1"/>
      <w:numFmt w:val="bullet"/>
      <w:lvlText w:val="•"/>
      <w:lvlJc w:val="left"/>
      <w:pPr>
        <w:tabs>
          <w:tab w:val="num" w:pos="5760"/>
        </w:tabs>
        <w:ind w:left="5760" w:hanging="360"/>
      </w:pPr>
      <w:rPr>
        <w:rFonts w:ascii="Times New Roman" w:hAnsi="Times New Roman" w:hint="default"/>
      </w:rPr>
    </w:lvl>
    <w:lvl w:ilvl="8" w:tplc="2D6CD3C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392165CE"/>
    <w:multiLevelType w:val="hybridMultilevel"/>
    <w:tmpl w:val="AB763B5E"/>
    <w:lvl w:ilvl="0" w:tplc="E384F57C">
      <w:start w:val="1"/>
      <w:numFmt w:val="bullet"/>
      <w:lvlText w:val="•"/>
      <w:lvlJc w:val="left"/>
      <w:pPr>
        <w:tabs>
          <w:tab w:val="num" w:pos="720"/>
        </w:tabs>
        <w:ind w:left="720" w:hanging="360"/>
      </w:pPr>
      <w:rPr>
        <w:rFonts w:ascii="Times New Roman" w:hAnsi="Times New Roman" w:hint="default"/>
      </w:rPr>
    </w:lvl>
    <w:lvl w:ilvl="1" w:tplc="448066C0" w:tentative="1">
      <w:start w:val="1"/>
      <w:numFmt w:val="bullet"/>
      <w:lvlText w:val="•"/>
      <w:lvlJc w:val="left"/>
      <w:pPr>
        <w:tabs>
          <w:tab w:val="num" w:pos="1440"/>
        </w:tabs>
        <w:ind w:left="1440" w:hanging="360"/>
      </w:pPr>
      <w:rPr>
        <w:rFonts w:ascii="Times New Roman" w:hAnsi="Times New Roman" w:hint="default"/>
      </w:rPr>
    </w:lvl>
    <w:lvl w:ilvl="2" w:tplc="61DCCB0E" w:tentative="1">
      <w:start w:val="1"/>
      <w:numFmt w:val="bullet"/>
      <w:lvlText w:val="•"/>
      <w:lvlJc w:val="left"/>
      <w:pPr>
        <w:tabs>
          <w:tab w:val="num" w:pos="2160"/>
        </w:tabs>
        <w:ind w:left="2160" w:hanging="360"/>
      </w:pPr>
      <w:rPr>
        <w:rFonts w:ascii="Times New Roman" w:hAnsi="Times New Roman" w:hint="default"/>
      </w:rPr>
    </w:lvl>
    <w:lvl w:ilvl="3" w:tplc="8084AC94" w:tentative="1">
      <w:start w:val="1"/>
      <w:numFmt w:val="bullet"/>
      <w:lvlText w:val="•"/>
      <w:lvlJc w:val="left"/>
      <w:pPr>
        <w:tabs>
          <w:tab w:val="num" w:pos="2880"/>
        </w:tabs>
        <w:ind w:left="2880" w:hanging="360"/>
      </w:pPr>
      <w:rPr>
        <w:rFonts w:ascii="Times New Roman" w:hAnsi="Times New Roman" w:hint="default"/>
      </w:rPr>
    </w:lvl>
    <w:lvl w:ilvl="4" w:tplc="5114F026" w:tentative="1">
      <w:start w:val="1"/>
      <w:numFmt w:val="bullet"/>
      <w:lvlText w:val="•"/>
      <w:lvlJc w:val="left"/>
      <w:pPr>
        <w:tabs>
          <w:tab w:val="num" w:pos="3600"/>
        </w:tabs>
        <w:ind w:left="3600" w:hanging="360"/>
      </w:pPr>
      <w:rPr>
        <w:rFonts w:ascii="Times New Roman" w:hAnsi="Times New Roman" w:hint="default"/>
      </w:rPr>
    </w:lvl>
    <w:lvl w:ilvl="5" w:tplc="7EB20BD2" w:tentative="1">
      <w:start w:val="1"/>
      <w:numFmt w:val="bullet"/>
      <w:lvlText w:val="•"/>
      <w:lvlJc w:val="left"/>
      <w:pPr>
        <w:tabs>
          <w:tab w:val="num" w:pos="4320"/>
        </w:tabs>
        <w:ind w:left="4320" w:hanging="360"/>
      </w:pPr>
      <w:rPr>
        <w:rFonts w:ascii="Times New Roman" w:hAnsi="Times New Roman" w:hint="default"/>
      </w:rPr>
    </w:lvl>
    <w:lvl w:ilvl="6" w:tplc="B446691A" w:tentative="1">
      <w:start w:val="1"/>
      <w:numFmt w:val="bullet"/>
      <w:lvlText w:val="•"/>
      <w:lvlJc w:val="left"/>
      <w:pPr>
        <w:tabs>
          <w:tab w:val="num" w:pos="5040"/>
        </w:tabs>
        <w:ind w:left="5040" w:hanging="360"/>
      </w:pPr>
      <w:rPr>
        <w:rFonts w:ascii="Times New Roman" w:hAnsi="Times New Roman" w:hint="default"/>
      </w:rPr>
    </w:lvl>
    <w:lvl w:ilvl="7" w:tplc="A4586D32" w:tentative="1">
      <w:start w:val="1"/>
      <w:numFmt w:val="bullet"/>
      <w:lvlText w:val="•"/>
      <w:lvlJc w:val="left"/>
      <w:pPr>
        <w:tabs>
          <w:tab w:val="num" w:pos="5760"/>
        </w:tabs>
        <w:ind w:left="5760" w:hanging="360"/>
      </w:pPr>
      <w:rPr>
        <w:rFonts w:ascii="Times New Roman" w:hAnsi="Times New Roman" w:hint="default"/>
      </w:rPr>
    </w:lvl>
    <w:lvl w:ilvl="8" w:tplc="9C923AF4"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39570024"/>
    <w:multiLevelType w:val="hybridMultilevel"/>
    <w:tmpl w:val="42C6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812BAC"/>
    <w:multiLevelType w:val="hybridMultilevel"/>
    <w:tmpl w:val="219A9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AE39C1"/>
    <w:multiLevelType w:val="hybridMultilevel"/>
    <w:tmpl w:val="AF6C5C00"/>
    <w:lvl w:ilvl="0" w:tplc="5F20E89E">
      <w:start w:val="1"/>
      <w:numFmt w:val="bullet"/>
      <w:lvlText w:val=""/>
      <w:lvlJc w:val="left"/>
      <w:pPr>
        <w:ind w:left="720" w:hanging="360"/>
      </w:pPr>
      <w:rPr>
        <w:rFonts w:ascii="Symbol" w:hAnsi="Symbol" w:hint="default"/>
      </w:rPr>
    </w:lvl>
    <w:lvl w:ilvl="1" w:tplc="B6A68D20" w:tentative="1">
      <w:start w:val="1"/>
      <w:numFmt w:val="bullet"/>
      <w:lvlText w:val="o"/>
      <w:lvlJc w:val="left"/>
      <w:pPr>
        <w:ind w:left="1440" w:hanging="360"/>
      </w:pPr>
      <w:rPr>
        <w:rFonts w:ascii="Courier New" w:hAnsi="Courier New" w:cs="Courier New" w:hint="default"/>
      </w:rPr>
    </w:lvl>
    <w:lvl w:ilvl="2" w:tplc="774AC902" w:tentative="1">
      <w:start w:val="1"/>
      <w:numFmt w:val="bullet"/>
      <w:lvlText w:val=""/>
      <w:lvlJc w:val="left"/>
      <w:pPr>
        <w:ind w:left="2160" w:hanging="360"/>
      </w:pPr>
      <w:rPr>
        <w:rFonts w:ascii="Wingdings" w:hAnsi="Wingdings" w:hint="default"/>
      </w:rPr>
    </w:lvl>
    <w:lvl w:ilvl="3" w:tplc="C9C06DDA" w:tentative="1">
      <w:start w:val="1"/>
      <w:numFmt w:val="bullet"/>
      <w:lvlText w:val=""/>
      <w:lvlJc w:val="left"/>
      <w:pPr>
        <w:ind w:left="2880" w:hanging="360"/>
      </w:pPr>
      <w:rPr>
        <w:rFonts w:ascii="Symbol" w:hAnsi="Symbol" w:hint="default"/>
      </w:rPr>
    </w:lvl>
    <w:lvl w:ilvl="4" w:tplc="A75AAB7A" w:tentative="1">
      <w:start w:val="1"/>
      <w:numFmt w:val="bullet"/>
      <w:lvlText w:val="o"/>
      <w:lvlJc w:val="left"/>
      <w:pPr>
        <w:ind w:left="3600" w:hanging="360"/>
      </w:pPr>
      <w:rPr>
        <w:rFonts w:ascii="Courier New" w:hAnsi="Courier New" w:cs="Courier New" w:hint="default"/>
      </w:rPr>
    </w:lvl>
    <w:lvl w:ilvl="5" w:tplc="F796CC7C" w:tentative="1">
      <w:start w:val="1"/>
      <w:numFmt w:val="bullet"/>
      <w:lvlText w:val=""/>
      <w:lvlJc w:val="left"/>
      <w:pPr>
        <w:ind w:left="4320" w:hanging="360"/>
      </w:pPr>
      <w:rPr>
        <w:rFonts w:ascii="Wingdings" w:hAnsi="Wingdings" w:hint="default"/>
      </w:rPr>
    </w:lvl>
    <w:lvl w:ilvl="6" w:tplc="619AD8B6" w:tentative="1">
      <w:start w:val="1"/>
      <w:numFmt w:val="bullet"/>
      <w:lvlText w:val=""/>
      <w:lvlJc w:val="left"/>
      <w:pPr>
        <w:ind w:left="5040" w:hanging="360"/>
      </w:pPr>
      <w:rPr>
        <w:rFonts w:ascii="Symbol" w:hAnsi="Symbol" w:hint="default"/>
      </w:rPr>
    </w:lvl>
    <w:lvl w:ilvl="7" w:tplc="42DC7F74" w:tentative="1">
      <w:start w:val="1"/>
      <w:numFmt w:val="bullet"/>
      <w:lvlText w:val="o"/>
      <w:lvlJc w:val="left"/>
      <w:pPr>
        <w:ind w:left="5760" w:hanging="360"/>
      </w:pPr>
      <w:rPr>
        <w:rFonts w:ascii="Courier New" w:hAnsi="Courier New" w:cs="Courier New" w:hint="default"/>
      </w:rPr>
    </w:lvl>
    <w:lvl w:ilvl="8" w:tplc="0A1088CC" w:tentative="1">
      <w:start w:val="1"/>
      <w:numFmt w:val="bullet"/>
      <w:lvlText w:val=""/>
      <w:lvlJc w:val="left"/>
      <w:pPr>
        <w:ind w:left="6480" w:hanging="360"/>
      </w:pPr>
      <w:rPr>
        <w:rFonts w:ascii="Wingdings" w:hAnsi="Wingdings" w:hint="default"/>
      </w:rPr>
    </w:lvl>
  </w:abstractNum>
  <w:abstractNum w:abstractNumId="34" w15:restartNumberingAfterBreak="0">
    <w:nsid w:val="41F765B2"/>
    <w:multiLevelType w:val="hybridMultilevel"/>
    <w:tmpl w:val="329E1CFC"/>
    <w:lvl w:ilvl="0" w:tplc="04090001">
      <w:start w:val="1"/>
      <w:numFmt w:val="bullet"/>
      <w:pStyle w:val="BulletLevel3BAH"/>
      <w:lvlText w:val=""/>
      <w:lvlJc w:val="left"/>
      <w:pPr>
        <w:tabs>
          <w:tab w:val="num" w:pos="720"/>
        </w:tabs>
        <w:ind w:left="720" w:hanging="360"/>
      </w:pPr>
      <w:rPr>
        <w:rFonts w:ascii="Wingdings" w:hAnsi="Wingdings" w:hint="default"/>
        <w:color w:val="auto"/>
      </w:rPr>
    </w:lvl>
    <w:lvl w:ilvl="1" w:tplc="04090003">
      <w:start w:val="1"/>
      <w:numFmt w:val="bullet"/>
      <w:lvlText w:val=""/>
      <w:lvlJc w:val="left"/>
      <w:pPr>
        <w:tabs>
          <w:tab w:val="num" w:pos="1800"/>
        </w:tabs>
        <w:ind w:left="1800" w:hanging="360"/>
      </w:pPr>
      <w:rPr>
        <w:rFonts w:ascii="Symbol" w:hAnsi="Symbol" w:hint="default"/>
        <w:color w:val="auto"/>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49A7592F"/>
    <w:multiLevelType w:val="hybridMultilevel"/>
    <w:tmpl w:val="607CD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BAA063D"/>
    <w:multiLevelType w:val="hybridMultilevel"/>
    <w:tmpl w:val="C2EA4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D586CDA"/>
    <w:multiLevelType w:val="hybridMultilevel"/>
    <w:tmpl w:val="F70E7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A4CD4"/>
    <w:multiLevelType w:val="hybridMultilevel"/>
    <w:tmpl w:val="66BEFD54"/>
    <w:lvl w:ilvl="0" w:tplc="11C656C6">
      <w:start w:val="1"/>
      <w:numFmt w:val="bullet"/>
      <w:lvlText w:val="•"/>
      <w:lvlJc w:val="left"/>
      <w:pPr>
        <w:tabs>
          <w:tab w:val="num" w:pos="720"/>
        </w:tabs>
        <w:ind w:left="720" w:hanging="360"/>
      </w:pPr>
      <w:rPr>
        <w:rFonts w:ascii="Arial" w:hAnsi="Arial" w:cs="Times New Roman" w:hint="default"/>
      </w:rPr>
    </w:lvl>
    <w:lvl w:ilvl="1" w:tplc="65BAEB7E">
      <w:start w:val="1"/>
      <w:numFmt w:val="bullet"/>
      <w:lvlText w:val="•"/>
      <w:lvlJc w:val="left"/>
      <w:pPr>
        <w:tabs>
          <w:tab w:val="num" w:pos="1440"/>
        </w:tabs>
        <w:ind w:left="1440" w:hanging="360"/>
      </w:pPr>
      <w:rPr>
        <w:rFonts w:ascii="Arial" w:hAnsi="Arial" w:cs="Times New Roman" w:hint="default"/>
      </w:rPr>
    </w:lvl>
    <w:lvl w:ilvl="2" w:tplc="C7D4A050">
      <w:start w:val="1"/>
      <w:numFmt w:val="decimal"/>
      <w:lvlText w:val="%3."/>
      <w:lvlJc w:val="left"/>
      <w:pPr>
        <w:tabs>
          <w:tab w:val="num" w:pos="2160"/>
        </w:tabs>
        <w:ind w:left="2160" w:hanging="360"/>
      </w:pPr>
    </w:lvl>
    <w:lvl w:ilvl="3" w:tplc="C21648F0">
      <w:start w:val="1"/>
      <w:numFmt w:val="decimal"/>
      <w:lvlText w:val="%4."/>
      <w:lvlJc w:val="left"/>
      <w:pPr>
        <w:tabs>
          <w:tab w:val="num" w:pos="2880"/>
        </w:tabs>
        <w:ind w:left="2880" w:hanging="360"/>
      </w:pPr>
    </w:lvl>
    <w:lvl w:ilvl="4" w:tplc="6E6CC74E">
      <w:start w:val="1"/>
      <w:numFmt w:val="decimal"/>
      <w:lvlText w:val="%5."/>
      <w:lvlJc w:val="left"/>
      <w:pPr>
        <w:tabs>
          <w:tab w:val="num" w:pos="3600"/>
        </w:tabs>
        <w:ind w:left="3600" w:hanging="360"/>
      </w:pPr>
    </w:lvl>
    <w:lvl w:ilvl="5" w:tplc="A6F8E4F0">
      <w:start w:val="1"/>
      <w:numFmt w:val="decimal"/>
      <w:lvlText w:val="%6."/>
      <w:lvlJc w:val="left"/>
      <w:pPr>
        <w:tabs>
          <w:tab w:val="num" w:pos="4320"/>
        </w:tabs>
        <w:ind w:left="4320" w:hanging="360"/>
      </w:pPr>
    </w:lvl>
    <w:lvl w:ilvl="6" w:tplc="5832C7C6">
      <w:start w:val="1"/>
      <w:numFmt w:val="decimal"/>
      <w:lvlText w:val="%7."/>
      <w:lvlJc w:val="left"/>
      <w:pPr>
        <w:tabs>
          <w:tab w:val="num" w:pos="5040"/>
        </w:tabs>
        <w:ind w:left="5040" w:hanging="360"/>
      </w:pPr>
    </w:lvl>
    <w:lvl w:ilvl="7" w:tplc="9834A9F2">
      <w:start w:val="1"/>
      <w:numFmt w:val="decimal"/>
      <w:lvlText w:val="%8."/>
      <w:lvlJc w:val="left"/>
      <w:pPr>
        <w:tabs>
          <w:tab w:val="num" w:pos="5760"/>
        </w:tabs>
        <w:ind w:left="5760" w:hanging="360"/>
      </w:pPr>
    </w:lvl>
    <w:lvl w:ilvl="8" w:tplc="2B34D65A">
      <w:start w:val="1"/>
      <w:numFmt w:val="decimal"/>
      <w:lvlText w:val="%9."/>
      <w:lvlJc w:val="left"/>
      <w:pPr>
        <w:tabs>
          <w:tab w:val="num" w:pos="6480"/>
        </w:tabs>
        <w:ind w:left="6480" w:hanging="360"/>
      </w:pPr>
    </w:lvl>
  </w:abstractNum>
  <w:abstractNum w:abstractNumId="39" w15:restartNumberingAfterBreak="0">
    <w:nsid w:val="5A7A4AC8"/>
    <w:multiLevelType w:val="hybridMultilevel"/>
    <w:tmpl w:val="371E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0C07D0"/>
    <w:multiLevelType w:val="hybridMultilevel"/>
    <w:tmpl w:val="A96AE6D0"/>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351EB9"/>
    <w:multiLevelType w:val="hybridMultilevel"/>
    <w:tmpl w:val="7C761ABC"/>
    <w:lvl w:ilvl="0" w:tplc="630E9768">
      <w:start w:val="1"/>
      <w:numFmt w:val="decimal"/>
      <w:lvlText w:val="%1."/>
      <w:lvlJc w:val="left"/>
      <w:pPr>
        <w:tabs>
          <w:tab w:val="num" w:pos="2520"/>
        </w:tabs>
        <w:ind w:left="2520" w:hanging="360"/>
      </w:pPr>
    </w:lvl>
    <w:lvl w:ilvl="1" w:tplc="3A1008A2">
      <w:start w:val="1"/>
      <w:numFmt w:val="bullet"/>
      <w:pStyle w:val="ListBullet2"/>
      <w:lvlText w:val=""/>
      <w:lvlJc w:val="left"/>
      <w:pPr>
        <w:tabs>
          <w:tab w:val="num" w:pos="3240"/>
        </w:tabs>
        <w:ind w:left="3240" w:hanging="360"/>
      </w:pPr>
      <w:rPr>
        <w:rFonts w:ascii="Symbol" w:hAnsi="Symbol" w:hint="default"/>
        <w:sz w:val="22"/>
        <w:szCs w:val="22"/>
      </w:rPr>
    </w:lvl>
    <w:lvl w:ilvl="2" w:tplc="04090005">
      <w:start w:val="1"/>
      <w:numFmt w:val="lowerRoman"/>
      <w:lvlText w:val="%3."/>
      <w:lvlJc w:val="right"/>
      <w:pPr>
        <w:tabs>
          <w:tab w:val="num" w:pos="3960"/>
        </w:tabs>
        <w:ind w:left="3960" w:hanging="180"/>
      </w:pPr>
    </w:lvl>
    <w:lvl w:ilvl="3" w:tplc="04090001" w:tentative="1">
      <w:start w:val="1"/>
      <w:numFmt w:val="decimal"/>
      <w:lvlText w:val="%4."/>
      <w:lvlJc w:val="left"/>
      <w:pPr>
        <w:tabs>
          <w:tab w:val="num" w:pos="4680"/>
        </w:tabs>
        <w:ind w:left="4680" w:hanging="360"/>
      </w:pPr>
    </w:lvl>
    <w:lvl w:ilvl="4" w:tplc="04090003" w:tentative="1">
      <w:start w:val="1"/>
      <w:numFmt w:val="lowerLetter"/>
      <w:lvlText w:val="%5."/>
      <w:lvlJc w:val="left"/>
      <w:pPr>
        <w:tabs>
          <w:tab w:val="num" w:pos="5400"/>
        </w:tabs>
        <w:ind w:left="5400" w:hanging="360"/>
      </w:pPr>
    </w:lvl>
    <w:lvl w:ilvl="5" w:tplc="04090005" w:tentative="1">
      <w:start w:val="1"/>
      <w:numFmt w:val="lowerRoman"/>
      <w:lvlText w:val="%6."/>
      <w:lvlJc w:val="right"/>
      <w:pPr>
        <w:tabs>
          <w:tab w:val="num" w:pos="6120"/>
        </w:tabs>
        <w:ind w:left="6120" w:hanging="180"/>
      </w:pPr>
    </w:lvl>
    <w:lvl w:ilvl="6" w:tplc="04090001" w:tentative="1">
      <w:start w:val="1"/>
      <w:numFmt w:val="decimal"/>
      <w:lvlText w:val="%7."/>
      <w:lvlJc w:val="left"/>
      <w:pPr>
        <w:tabs>
          <w:tab w:val="num" w:pos="6840"/>
        </w:tabs>
        <w:ind w:left="6840" w:hanging="360"/>
      </w:pPr>
    </w:lvl>
    <w:lvl w:ilvl="7" w:tplc="04090003" w:tentative="1">
      <w:start w:val="1"/>
      <w:numFmt w:val="lowerLetter"/>
      <w:lvlText w:val="%8."/>
      <w:lvlJc w:val="left"/>
      <w:pPr>
        <w:tabs>
          <w:tab w:val="num" w:pos="7560"/>
        </w:tabs>
        <w:ind w:left="7560" w:hanging="360"/>
      </w:pPr>
    </w:lvl>
    <w:lvl w:ilvl="8" w:tplc="04090005" w:tentative="1">
      <w:start w:val="1"/>
      <w:numFmt w:val="lowerRoman"/>
      <w:lvlText w:val="%9."/>
      <w:lvlJc w:val="right"/>
      <w:pPr>
        <w:tabs>
          <w:tab w:val="num" w:pos="8280"/>
        </w:tabs>
        <w:ind w:left="8280" w:hanging="180"/>
      </w:pPr>
    </w:lvl>
  </w:abstractNum>
  <w:abstractNum w:abstractNumId="42" w15:restartNumberingAfterBreak="0">
    <w:nsid w:val="66FA41D6"/>
    <w:multiLevelType w:val="hybridMultilevel"/>
    <w:tmpl w:val="BC883318"/>
    <w:lvl w:ilvl="0" w:tplc="058ADA32">
      <w:start w:val="1"/>
      <w:numFmt w:val="bullet"/>
      <w:lvlText w:val="•"/>
      <w:lvlJc w:val="left"/>
      <w:pPr>
        <w:tabs>
          <w:tab w:val="num" w:pos="720"/>
        </w:tabs>
        <w:ind w:left="720" w:hanging="360"/>
      </w:pPr>
      <w:rPr>
        <w:rFonts w:ascii="Times New Roman" w:hAnsi="Times New Roman" w:hint="default"/>
      </w:rPr>
    </w:lvl>
    <w:lvl w:ilvl="1" w:tplc="04090019" w:tentative="1">
      <w:start w:val="1"/>
      <w:numFmt w:val="bullet"/>
      <w:lvlText w:val="•"/>
      <w:lvlJc w:val="left"/>
      <w:pPr>
        <w:tabs>
          <w:tab w:val="num" w:pos="1440"/>
        </w:tabs>
        <w:ind w:left="1440" w:hanging="360"/>
      </w:pPr>
      <w:rPr>
        <w:rFonts w:ascii="Times New Roman" w:hAnsi="Times New Roman" w:hint="default"/>
      </w:rPr>
    </w:lvl>
    <w:lvl w:ilvl="2" w:tplc="0409001B" w:tentative="1">
      <w:start w:val="1"/>
      <w:numFmt w:val="bullet"/>
      <w:lvlText w:val="•"/>
      <w:lvlJc w:val="left"/>
      <w:pPr>
        <w:tabs>
          <w:tab w:val="num" w:pos="2160"/>
        </w:tabs>
        <w:ind w:left="2160" w:hanging="360"/>
      </w:pPr>
      <w:rPr>
        <w:rFonts w:ascii="Times New Roman" w:hAnsi="Times New Roman" w:hint="default"/>
      </w:rPr>
    </w:lvl>
    <w:lvl w:ilvl="3" w:tplc="0409000F" w:tentative="1">
      <w:start w:val="1"/>
      <w:numFmt w:val="bullet"/>
      <w:lvlText w:val="•"/>
      <w:lvlJc w:val="left"/>
      <w:pPr>
        <w:tabs>
          <w:tab w:val="num" w:pos="2880"/>
        </w:tabs>
        <w:ind w:left="2880" w:hanging="360"/>
      </w:pPr>
      <w:rPr>
        <w:rFonts w:ascii="Times New Roman" w:hAnsi="Times New Roman" w:hint="default"/>
      </w:rPr>
    </w:lvl>
    <w:lvl w:ilvl="4" w:tplc="04090019" w:tentative="1">
      <w:start w:val="1"/>
      <w:numFmt w:val="bullet"/>
      <w:lvlText w:val="•"/>
      <w:lvlJc w:val="left"/>
      <w:pPr>
        <w:tabs>
          <w:tab w:val="num" w:pos="3600"/>
        </w:tabs>
        <w:ind w:left="3600" w:hanging="360"/>
      </w:pPr>
      <w:rPr>
        <w:rFonts w:ascii="Times New Roman" w:hAnsi="Times New Roman" w:hint="default"/>
      </w:rPr>
    </w:lvl>
    <w:lvl w:ilvl="5" w:tplc="0409001B" w:tentative="1">
      <w:start w:val="1"/>
      <w:numFmt w:val="bullet"/>
      <w:lvlText w:val="•"/>
      <w:lvlJc w:val="left"/>
      <w:pPr>
        <w:tabs>
          <w:tab w:val="num" w:pos="4320"/>
        </w:tabs>
        <w:ind w:left="4320" w:hanging="360"/>
      </w:pPr>
      <w:rPr>
        <w:rFonts w:ascii="Times New Roman" w:hAnsi="Times New Roman" w:hint="default"/>
      </w:rPr>
    </w:lvl>
    <w:lvl w:ilvl="6" w:tplc="0409000F" w:tentative="1">
      <w:start w:val="1"/>
      <w:numFmt w:val="bullet"/>
      <w:lvlText w:val="•"/>
      <w:lvlJc w:val="left"/>
      <w:pPr>
        <w:tabs>
          <w:tab w:val="num" w:pos="5040"/>
        </w:tabs>
        <w:ind w:left="5040" w:hanging="360"/>
      </w:pPr>
      <w:rPr>
        <w:rFonts w:ascii="Times New Roman" w:hAnsi="Times New Roman" w:hint="default"/>
      </w:rPr>
    </w:lvl>
    <w:lvl w:ilvl="7" w:tplc="04090019" w:tentative="1">
      <w:start w:val="1"/>
      <w:numFmt w:val="bullet"/>
      <w:lvlText w:val="•"/>
      <w:lvlJc w:val="left"/>
      <w:pPr>
        <w:tabs>
          <w:tab w:val="num" w:pos="5760"/>
        </w:tabs>
        <w:ind w:left="5760" w:hanging="360"/>
      </w:pPr>
      <w:rPr>
        <w:rFonts w:ascii="Times New Roman" w:hAnsi="Times New Roman" w:hint="default"/>
      </w:rPr>
    </w:lvl>
    <w:lvl w:ilvl="8" w:tplc="0409001B"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686962C6"/>
    <w:multiLevelType w:val="hybridMultilevel"/>
    <w:tmpl w:val="29D64DFE"/>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D4008E"/>
    <w:multiLevelType w:val="hybridMultilevel"/>
    <w:tmpl w:val="8F40331A"/>
    <w:lvl w:ilvl="0" w:tplc="DEC6FC74">
      <w:start w:val="1"/>
      <w:numFmt w:val="decimal"/>
      <w:pStyle w:val="NumberedParagraphBAH"/>
      <w:lvlText w:val="%1."/>
      <w:lvlJc w:val="left"/>
      <w:pPr>
        <w:tabs>
          <w:tab w:val="num" w:pos="1080"/>
        </w:tabs>
        <w:ind w:left="1080" w:hanging="360"/>
      </w:pPr>
    </w:lvl>
    <w:lvl w:ilvl="1" w:tplc="7230391C"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71691B97"/>
    <w:multiLevelType w:val="hybridMultilevel"/>
    <w:tmpl w:val="E396784A"/>
    <w:lvl w:ilvl="0" w:tplc="7ED2AC46">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CB7219"/>
    <w:multiLevelType w:val="hybridMultilevel"/>
    <w:tmpl w:val="620CF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E87FE8"/>
    <w:multiLevelType w:val="hybridMultilevel"/>
    <w:tmpl w:val="74F676B0"/>
    <w:lvl w:ilvl="0" w:tplc="9968ADD6">
      <w:start w:val="1"/>
      <w:numFmt w:val="bullet"/>
      <w:lvlText w:val="•"/>
      <w:lvlJc w:val="left"/>
      <w:pPr>
        <w:tabs>
          <w:tab w:val="num" w:pos="360"/>
        </w:tabs>
        <w:ind w:left="360" w:hanging="360"/>
      </w:pPr>
      <w:rPr>
        <w:rFonts w:ascii="Times New Roman" w:hAnsi="Times New Roman" w:hint="default"/>
      </w:rPr>
    </w:lvl>
    <w:lvl w:ilvl="1" w:tplc="711A7F1E">
      <w:start w:val="1"/>
      <w:numFmt w:val="bullet"/>
      <w:lvlText w:val="o"/>
      <w:lvlJc w:val="left"/>
      <w:pPr>
        <w:ind w:left="1080" w:hanging="360"/>
      </w:pPr>
      <w:rPr>
        <w:rFonts w:ascii="Courier New" w:hAnsi="Courier New" w:cs="Courier New" w:hint="default"/>
      </w:rPr>
    </w:lvl>
    <w:lvl w:ilvl="2" w:tplc="25E87D1E" w:tentative="1">
      <w:start w:val="1"/>
      <w:numFmt w:val="bullet"/>
      <w:lvlText w:val=""/>
      <w:lvlJc w:val="left"/>
      <w:pPr>
        <w:ind w:left="1800" w:hanging="360"/>
      </w:pPr>
      <w:rPr>
        <w:rFonts w:ascii="Wingdings" w:hAnsi="Wingdings" w:hint="default"/>
      </w:rPr>
    </w:lvl>
    <w:lvl w:ilvl="3" w:tplc="5E5441BC" w:tentative="1">
      <w:start w:val="1"/>
      <w:numFmt w:val="bullet"/>
      <w:lvlText w:val=""/>
      <w:lvlJc w:val="left"/>
      <w:pPr>
        <w:ind w:left="2520" w:hanging="360"/>
      </w:pPr>
      <w:rPr>
        <w:rFonts w:ascii="Symbol" w:hAnsi="Symbol" w:hint="default"/>
      </w:rPr>
    </w:lvl>
    <w:lvl w:ilvl="4" w:tplc="4B2ADD6C" w:tentative="1">
      <w:start w:val="1"/>
      <w:numFmt w:val="bullet"/>
      <w:lvlText w:val="o"/>
      <w:lvlJc w:val="left"/>
      <w:pPr>
        <w:ind w:left="3240" w:hanging="360"/>
      </w:pPr>
      <w:rPr>
        <w:rFonts w:ascii="Courier New" w:hAnsi="Courier New" w:cs="Courier New" w:hint="default"/>
      </w:rPr>
    </w:lvl>
    <w:lvl w:ilvl="5" w:tplc="FB8A8A06" w:tentative="1">
      <w:start w:val="1"/>
      <w:numFmt w:val="bullet"/>
      <w:lvlText w:val=""/>
      <w:lvlJc w:val="left"/>
      <w:pPr>
        <w:ind w:left="3960" w:hanging="360"/>
      </w:pPr>
      <w:rPr>
        <w:rFonts w:ascii="Wingdings" w:hAnsi="Wingdings" w:hint="default"/>
      </w:rPr>
    </w:lvl>
    <w:lvl w:ilvl="6" w:tplc="96E66DB2" w:tentative="1">
      <w:start w:val="1"/>
      <w:numFmt w:val="bullet"/>
      <w:lvlText w:val=""/>
      <w:lvlJc w:val="left"/>
      <w:pPr>
        <w:ind w:left="4680" w:hanging="360"/>
      </w:pPr>
      <w:rPr>
        <w:rFonts w:ascii="Symbol" w:hAnsi="Symbol" w:hint="default"/>
      </w:rPr>
    </w:lvl>
    <w:lvl w:ilvl="7" w:tplc="AE94D3E2" w:tentative="1">
      <w:start w:val="1"/>
      <w:numFmt w:val="bullet"/>
      <w:lvlText w:val="o"/>
      <w:lvlJc w:val="left"/>
      <w:pPr>
        <w:ind w:left="5400" w:hanging="360"/>
      </w:pPr>
      <w:rPr>
        <w:rFonts w:ascii="Courier New" w:hAnsi="Courier New" w:cs="Courier New" w:hint="default"/>
      </w:rPr>
    </w:lvl>
    <w:lvl w:ilvl="8" w:tplc="3C68B1F8" w:tentative="1">
      <w:start w:val="1"/>
      <w:numFmt w:val="bullet"/>
      <w:lvlText w:val=""/>
      <w:lvlJc w:val="left"/>
      <w:pPr>
        <w:ind w:left="6120" w:hanging="360"/>
      </w:pPr>
      <w:rPr>
        <w:rFonts w:ascii="Wingdings" w:hAnsi="Wingdings" w:hint="default"/>
      </w:rPr>
    </w:lvl>
  </w:abstractNum>
  <w:abstractNum w:abstractNumId="48" w15:restartNumberingAfterBreak="0">
    <w:nsid w:val="7E5D1B12"/>
    <w:multiLevelType w:val="hybridMultilevel"/>
    <w:tmpl w:val="7976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A66C32"/>
    <w:multiLevelType w:val="hybridMultilevel"/>
    <w:tmpl w:val="FE2CA312"/>
    <w:lvl w:ilvl="0" w:tplc="7ED2AC46">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
      <w:lvlJc w:val="left"/>
      <w:pPr>
        <w:tabs>
          <w:tab w:val="num" w:pos="3600"/>
        </w:tabs>
        <w:ind w:left="3600" w:hanging="360"/>
      </w:pPr>
      <w:rPr>
        <w:rFonts w:ascii="Times New Roman" w:hAnsi="Times New Roman"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
      <w:lvlJc w:val="left"/>
      <w:pPr>
        <w:tabs>
          <w:tab w:val="num" w:pos="5760"/>
        </w:tabs>
        <w:ind w:left="5760" w:hanging="360"/>
      </w:pPr>
      <w:rPr>
        <w:rFonts w:ascii="Times New Roman" w:hAnsi="Times New Roman"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7EE2021D"/>
    <w:multiLevelType w:val="hybridMultilevel"/>
    <w:tmpl w:val="168A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44"/>
  </w:num>
  <w:num w:numId="4">
    <w:abstractNumId w:val="34"/>
  </w:num>
  <w:num w:numId="5">
    <w:abstractNumId w:val="8"/>
  </w:num>
  <w:num w:numId="6">
    <w:abstractNumId w:val="0"/>
  </w:num>
  <w:num w:numId="7">
    <w:abstractNumId w:val="41"/>
  </w:num>
  <w:num w:numId="8">
    <w:abstractNumId w:val="3"/>
  </w:num>
  <w:num w:numId="9">
    <w:abstractNumId w:val="18"/>
  </w:num>
  <w:num w:numId="10">
    <w:abstractNumId w:val="36"/>
  </w:num>
  <w:num w:numId="11">
    <w:abstractNumId w:val="15"/>
  </w:num>
  <w:num w:numId="12">
    <w:abstractNumId w:val="8"/>
    <w:lvlOverride w:ilvl="0">
      <w:startOverride w:val="1"/>
    </w:lvlOverride>
  </w:num>
  <w:num w:numId="13">
    <w:abstractNumId w:val="6"/>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num>
  <w:num w:numId="16">
    <w:abstractNumId w:val="33"/>
  </w:num>
  <w:num w:numId="17">
    <w:abstractNumId w:val="49"/>
  </w:num>
  <w:num w:numId="18">
    <w:abstractNumId w:val="1"/>
  </w:num>
  <w:num w:numId="19">
    <w:abstractNumId w:val="42"/>
  </w:num>
  <w:num w:numId="20">
    <w:abstractNumId w:val="29"/>
  </w:num>
  <w:num w:numId="21">
    <w:abstractNumId w:val="12"/>
  </w:num>
  <w:num w:numId="22">
    <w:abstractNumId w:val="27"/>
  </w:num>
  <w:num w:numId="23">
    <w:abstractNumId w:val="2"/>
  </w:num>
  <w:num w:numId="24">
    <w:abstractNumId w:val="48"/>
  </w:num>
  <w:num w:numId="25">
    <w:abstractNumId w:val="47"/>
  </w:num>
  <w:num w:numId="26">
    <w:abstractNumId w:val="43"/>
  </w:num>
  <w:num w:numId="27">
    <w:abstractNumId w:val="40"/>
  </w:num>
  <w:num w:numId="28">
    <w:abstractNumId w:val="20"/>
  </w:num>
  <w:num w:numId="29">
    <w:abstractNumId w:val="10"/>
  </w:num>
  <w:num w:numId="30">
    <w:abstractNumId w:val="26"/>
  </w:num>
  <w:num w:numId="31">
    <w:abstractNumId w:val="13"/>
  </w:num>
  <w:num w:numId="32">
    <w:abstractNumId w:val="45"/>
  </w:num>
  <w:num w:numId="33">
    <w:abstractNumId w:val="19"/>
  </w:num>
  <w:num w:numId="34">
    <w:abstractNumId w:val="32"/>
  </w:num>
  <w:num w:numId="35">
    <w:abstractNumId w:val="46"/>
  </w:num>
  <w:num w:numId="36">
    <w:abstractNumId w:val="37"/>
  </w:num>
  <w:num w:numId="37">
    <w:abstractNumId w:val="7"/>
  </w:num>
  <w:num w:numId="38">
    <w:abstractNumId w:val="50"/>
  </w:num>
  <w:num w:numId="39">
    <w:abstractNumId w:val="14"/>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8"/>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num>
  <w:num w:numId="49">
    <w:abstractNumId w:val="8"/>
  </w:num>
  <w:num w:numId="50">
    <w:abstractNumId w:val="8"/>
  </w:num>
  <w:num w:numId="51">
    <w:abstractNumId w:val="8"/>
  </w:num>
  <w:num w:numId="52">
    <w:abstractNumId w:val="8"/>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num>
  <w:num w:numId="55">
    <w:abstractNumId w:val="8"/>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num>
  <w:num w:numId="61">
    <w:abstractNumId w:val="8"/>
  </w:num>
  <w:num w:numId="62">
    <w:abstractNumId w:val="8"/>
  </w:num>
  <w:num w:numId="63">
    <w:abstractNumId w:val="8"/>
  </w:num>
  <w:num w:numId="64">
    <w:abstractNumId w:val="8"/>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9"/>
  </w:num>
  <w:num w:numId="71">
    <w:abstractNumId w:val="35"/>
  </w:num>
  <w:num w:numId="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5"/>
  </w:num>
  <w:num w:numId="74">
    <w:abstractNumId w:val="31"/>
  </w:num>
  <w:num w:numId="75">
    <w:abstractNumId w:val="8"/>
  </w:num>
  <w:num w:numId="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
  </w:num>
  <w:num w:numId="78">
    <w:abstractNumId w:val="28"/>
  </w:num>
  <w:num w:numId="79">
    <w:abstractNumId w:val="8"/>
  </w:num>
  <w:num w:numId="80">
    <w:abstractNumId w:val="8"/>
  </w:num>
  <w:num w:numId="81">
    <w:abstractNumId w:val="8"/>
  </w:num>
  <w:num w:numId="82">
    <w:abstractNumId w:val="8"/>
  </w:num>
  <w:num w:numId="83">
    <w:abstractNumId w:val="30"/>
  </w:num>
  <w:num w:numId="84">
    <w:abstractNumId w:val="16"/>
  </w:num>
  <w:num w:numId="85">
    <w:abstractNumId w:val="21"/>
  </w:num>
  <w:num w:numId="86">
    <w:abstractNumId w:val="5"/>
  </w:num>
  <w:num w:numId="87">
    <w:abstractNumId w:val="24"/>
  </w:num>
  <w:num w:numId="88">
    <w:abstractNumId w:val="17"/>
  </w:num>
  <w:num w:numId="89">
    <w:abstractNumId w:val="9"/>
  </w:num>
  <w:num w:numId="90">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12F"/>
    <w:rsid w:val="000020E5"/>
    <w:rsid w:val="00010128"/>
    <w:rsid w:val="0001100B"/>
    <w:rsid w:val="000142D6"/>
    <w:rsid w:val="0002145E"/>
    <w:rsid w:val="00034D51"/>
    <w:rsid w:val="00040041"/>
    <w:rsid w:val="000402D0"/>
    <w:rsid w:val="000438DB"/>
    <w:rsid w:val="00046535"/>
    <w:rsid w:val="000545B2"/>
    <w:rsid w:val="00061D8B"/>
    <w:rsid w:val="00062CF7"/>
    <w:rsid w:val="00076F84"/>
    <w:rsid w:val="000835D1"/>
    <w:rsid w:val="00084381"/>
    <w:rsid w:val="00085B51"/>
    <w:rsid w:val="00093CE0"/>
    <w:rsid w:val="000B59C6"/>
    <w:rsid w:val="000C132A"/>
    <w:rsid w:val="000C4CD6"/>
    <w:rsid w:val="000D314A"/>
    <w:rsid w:val="000D3CCD"/>
    <w:rsid w:val="000D5C46"/>
    <w:rsid w:val="000D6E75"/>
    <w:rsid w:val="000E7E7E"/>
    <w:rsid w:val="000F25A1"/>
    <w:rsid w:val="000F3FDF"/>
    <w:rsid w:val="000F7751"/>
    <w:rsid w:val="0011125A"/>
    <w:rsid w:val="00114168"/>
    <w:rsid w:val="001209C7"/>
    <w:rsid w:val="00121ABB"/>
    <w:rsid w:val="00126FDC"/>
    <w:rsid w:val="00143BA0"/>
    <w:rsid w:val="001464A3"/>
    <w:rsid w:val="00147933"/>
    <w:rsid w:val="00147BD6"/>
    <w:rsid w:val="0015225F"/>
    <w:rsid w:val="00162141"/>
    <w:rsid w:val="00165D48"/>
    <w:rsid w:val="00176DA2"/>
    <w:rsid w:val="00180A65"/>
    <w:rsid w:val="0018509C"/>
    <w:rsid w:val="001B11CE"/>
    <w:rsid w:val="001B6187"/>
    <w:rsid w:val="001C6ED8"/>
    <w:rsid w:val="001E078C"/>
    <w:rsid w:val="001E0DE7"/>
    <w:rsid w:val="001E2C4E"/>
    <w:rsid w:val="001F09C1"/>
    <w:rsid w:val="001F6B73"/>
    <w:rsid w:val="001F6FFD"/>
    <w:rsid w:val="001F7C97"/>
    <w:rsid w:val="0020259F"/>
    <w:rsid w:val="0020689D"/>
    <w:rsid w:val="00215729"/>
    <w:rsid w:val="002341A4"/>
    <w:rsid w:val="002415EE"/>
    <w:rsid w:val="00243012"/>
    <w:rsid w:val="002449D4"/>
    <w:rsid w:val="00244CAD"/>
    <w:rsid w:val="0025413B"/>
    <w:rsid w:val="00254CDC"/>
    <w:rsid w:val="00254D6B"/>
    <w:rsid w:val="002615A4"/>
    <w:rsid w:val="00264FB5"/>
    <w:rsid w:val="002656CA"/>
    <w:rsid w:val="00266291"/>
    <w:rsid w:val="00294FE7"/>
    <w:rsid w:val="00297FB6"/>
    <w:rsid w:val="002A7CAA"/>
    <w:rsid w:val="002B25E2"/>
    <w:rsid w:val="002B545D"/>
    <w:rsid w:val="002B6C84"/>
    <w:rsid w:val="002C2935"/>
    <w:rsid w:val="002C4783"/>
    <w:rsid w:val="002D2823"/>
    <w:rsid w:val="002F0BC1"/>
    <w:rsid w:val="002F16E2"/>
    <w:rsid w:val="002F498E"/>
    <w:rsid w:val="002F64A0"/>
    <w:rsid w:val="002F7F32"/>
    <w:rsid w:val="00302E8A"/>
    <w:rsid w:val="00304E01"/>
    <w:rsid w:val="003340AB"/>
    <w:rsid w:val="00335921"/>
    <w:rsid w:val="00341589"/>
    <w:rsid w:val="00342521"/>
    <w:rsid w:val="00342E59"/>
    <w:rsid w:val="00344C04"/>
    <w:rsid w:val="003502E5"/>
    <w:rsid w:val="003509C5"/>
    <w:rsid w:val="003532AF"/>
    <w:rsid w:val="00354F48"/>
    <w:rsid w:val="0036106B"/>
    <w:rsid w:val="00364F2D"/>
    <w:rsid w:val="00373321"/>
    <w:rsid w:val="00376DDE"/>
    <w:rsid w:val="00377E52"/>
    <w:rsid w:val="00381031"/>
    <w:rsid w:val="00390334"/>
    <w:rsid w:val="003903F2"/>
    <w:rsid w:val="003A1069"/>
    <w:rsid w:val="003A13BC"/>
    <w:rsid w:val="003A3729"/>
    <w:rsid w:val="003A5521"/>
    <w:rsid w:val="003B6140"/>
    <w:rsid w:val="003C03F4"/>
    <w:rsid w:val="003C1E7F"/>
    <w:rsid w:val="003C20B7"/>
    <w:rsid w:val="003C58A1"/>
    <w:rsid w:val="003E03E0"/>
    <w:rsid w:val="003E2156"/>
    <w:rsid w:val="003F5D3C"/>
    <w:rsid w:val="004032C0"/>
    <w:rsid w:val="004056A3"/>
    <w:rsid w:val="00411ACE"/>
    <w:rsid w:val="00414B2C"/>
    <w:rsid w:val="00424E17"/>
    <w:rsid w:val="0042650F"/>
    <w:rsid w:val="004275D5"/>
    <w:rsid w:val="0043188B"/>
    <w:rsid w:val="004330FD"/>
    <w:rsid w:val="004377D1"/>
    <w:rsid w:val="004429ED"/>
    <w:rsid w:val="0045427D"/>
    <w:rsid w:val="004576F8"/>
    <w:rsid w:val="00461FC8"/>
    <w:rsid w:val="0046441F"/>
    <w:rsid w:val="00466995"/>
    <w:rsid w:val="00466EFE"/>
    <w:rsid w:val="00472ED8"/>
    <w:rsid w:val="00474051"/>
    <w:rsid w:val="00476F8A"/>
    <w:rsid w:val="00482A72"/>
    <w:rsid w:val="0048393E"/>
    <w:rsid w:val="00486005"/>
    <w:rsid w:val="00496201"/>
    <w:rsid w:val="004A0BB3"/>
    <w:rsid w:val="004A1496"/>
    <w:rsid w:val="004B1AD6"/>
    <w:rsid w:val="004B44EE"/>
    <w:rsid w:val="004B5FBE"/>
    <w:rsid w:val="004B6D3C"/>
    <w:rsid w:val="004C7EBE"/>
    <w:rsid w:val="004D216D"/>
    <w:rsid w:val="004D49DA"/>
    <w:rsid w:val="004E1CAB"/>
    <w:rsid w:val="004E7DC1"/>
    <w:rsid w:val="00507D4D"/>
    <w:rsid w:val="00513642"/>
    <w:rsid w:val="005163ED"/>
    <w:rsid w:val="00521EC7"/>
    <w:rsid w:val="00524C41"/>
    <w:rsid w:val="00524F26"/>
    <w:rsid w:val="00526E3F"/>
    <w:rsid w:val="0053232C"/>
    <w:rsid w:val="005328DC"/>
    <w:rsid w:val="005366CE"/>
    <w:rsid w:val="005531DA"/>
    <w:rsid w:val="00557930"/>
    <w:rsid w:val="00572035"/>
    <w:rsid w:val="0057350C"/>
    <w:rsid w:val="0057398F"/>
    <w:rsid w:val="00574416"/>
    <w:rsid w:val="00576183"/>
    <w:rsid w:val="00582886"/>
    <w:rsid w:val="00584D54"/>
    <w:rsid w:val="0059073A"/>
    <w:rsid w:val="00591F0E"/>
    <w:rsid w:val="00594788"/>
    <w:rsid w:val="005966AD"/>
    <w:rsid w:val="005A09BA"/>
    <w:rsid w:val="005A6FBD"/>
    <w:rsid w:val="005B3D47"/>
    <w:rsid w:val="005D3BF8"/>
    <w:rsid w:val="005D46C4"/>
    <w:rsid w:val="005E1CAC"/>
    <w:rsid w:val="005E1D7F"/>
    <w:rsid w:val="005E6FC7"/>
    <w:rsid w:val="005F1138"/>
    <w:rsid w:val="005F5DD9"/>
    <w:rsid w:val="005F642D"/>
    <w:rsid w:val="0060359F"/>
    <w:rsid w:val="006079BD"/>
    <w:rsid w:val="00613C77"/>
    <w:rsid w:val="006165EF"/>
    <w:rsid w:val="006215B8"/>
    <w:rsid w:val="006250A0"/>
    <w:rsid w:val="006402A2"/>
    <w:rsid w:val="00642853"/>
    <w:rsid w:val="00642A4D"/>
    <w:rsid w:val="00652DB5"/>
    <w:rsid w:val="006543D6"/>
    <w:rsid w:val="0065754E"/>
    <w:rsid w:val="00667C0C"/>
    <w:rsid w:val="006729A2"/>
    <w:rsid w:val="006767FD"/>
    <w:rsid w:val="00680F80"/>
    <w:rsid w:val="0068143E"/>
    <w:rsid w:val="006861CF"/>
    <w:rsid w:val="00686D8F"/>
    <w:rsid w:val="006A1472"/>
    <w:rsid w:val="006A494B"/>
    <w:rsid w:val="006B2436"/>
    <w:rsid w:val="006B3D9C"/>
    <w:rsid w:val="006B46D1"/>
    <w:rsid w:val="006C2631"/>
    <w:rsid w:val="006C4101"/>
    <w:rsid w:val="006D2A97"/>
    <w:rsid w:val="006D74A4"/>
    <w:rsid w:val="006E27E8"/>
    <w:rsid w:val="006E4955"/>
    <w:rsid w:val="006F016B"/>
    <w:rsid w:val="00702F28"/>
    <w:rsid w:val="00705A05"/>
    <w:rsid w:val="00723306"/>
    <w:rsid w:val="007315DD"/>
    <w:rsid w:val="00732C6E"/>
    <w:rsid w:val="007337BF"/>
    <w:rsid w:val="00733BB1"/>
    <w:rsid w:val="0073539C"/>
    <w:rsid w:val="007355C7"/>
    <w:rsid w:val="00741CC4"/>
    <w:rsid w:val="007431F7"/>
    <w:rsid w:val="00755884"/>
    <w:rsid w:val="0076086A"/>
    <w:rsid w:val="00762ACF"/>
    <w:rsid w:val="00786997"/>
    <w:rsid w:val="00786F7F"/>
    <w:rsid w:val="0079673C"/>
    <w:rsid w:val="007A2985"/>
    <w:rsid w:val="007A4AFD"/>
    <w:rsid w:val="007B1786"/>
    <w:rsid w:val="007B793F"/>
    <w:rsid w:val="007C0450"/>
    <w:rsid w:val="007C4EAA"/>
    <w:rsid w:val="007C6A95"/>
    <w:rsid w:val="007C6D97"/>
    <w:rsid w:val="007E0B73"/>
    <w:rsid w:val="007E16C8"/>
    <w:rsid w:val="007E68E5"/>
    <w:rsid w:val="00800818"/>
    <w:rsid w:val="0080293D"/>
    <w:rsid w:val="00814C90"/>
    <w:rsid w:val="00817DE1"/>
    <w:rsid w:val="0083001D"/>
    <w:rsid w:val="00840088"/>
    <w:rsid w:val="00844ABF"/>
    <w:rsid w:val="00856709"/>
    <w:rsid w:val="00874860"/>
    <w:rsid w:val="0087658C"/>
    <w:rsid w:val="008776C8"/>
    <w:rsid w:val="00892304"/>
    <w:rsid w:val="00894D6F"/>
    <w:rsid w:val="0089616D"/>
    <w:rsid w:val="008A0805"/>
    <w:rsid w:val="008B1C9F"/>
    <w:rsid w:val="008B3DED"/>
    <w:rsid w:val="008B45D4"/>
    <w:rsid w:val="008B5A02"/>
    <w:rsid w:val="008C02D8"/>
    <w:rsid w:val="008C6992"/>
    <w:rsid w:val="008D058A"/>
    <w:rsid w:val="008D4F25"/>
    <w:rsid w:val="008E4E04"/>
    <w:rsid w:val="0090077C"/>
    <w:rsid w:val="00911905"/>
    <w:rsid w:val="00920677"/>
    <w:rsid w:val="0092187E"/>
    <w:rsid w:val="009327B5"/>
    <w:rsid w:val="009332C4"/>
    <w:rsid w:val="009355ED"/>
    <w:rsid w:val="00942284"/>
    <w:rsid w:val="00947226"/>
    <w:rsid w:val="0095019A"/>
    <w:rsid w:val="00955186"/>
    <w:rsid w:val="00972562"/>
    <w:rsid w:val="0098408E"/>
    <w:rsid w:val="00992532"/>
    <w:rsid w:val="009942B2"/>
    <w:rsid w:val="00995616"/>
    <w:rsid w:val="00997C38"/>
    <w:rsid w:val="009A607F"/>
    <w:rsid w:val="009B711A"/>
    <w:rsid w:val="009C22B6"/>
    <w:rsid w:val="009D329C"/>
    <w:rsid w:val="009E64C5"/>
    <w:rsid w:val="009E66CE"/>
    <w:rsid w:val="009F437B"/>
    <w:rsid w:val="009F51B6"/>
    <w:rsid w:val="00A00066"/>
    <w:rsid w:val="00A009A5"/>
    <w:rsid w:val="00A031B0"/>
    <w:rsid w:val="00A0427A"/>
    <w:rsid w:val="00A102C8"/>
    <w:rsid w:val="00A131E1"/>
    <w:rsid w:val="00A33333"/>
    <w:rsid w:val="00A43646"/>
    <w:rsid w:val="00A50F78"/>
    <w:rsid w:val="00A54A70"/>
    <w:rsid w:val="00A6575F"/>
    <w:rsid w:val="00A70116"/>
    <w:rsid w:val="00A76B8E"/>
    <w:rsid w:val="00A83258"/>
    <w:rsid w:val="00A85054"/>
    <w:rsid w:val="00A914B0"/>
    <w:rsid w:val="00A929D6"/>
    <w:rsid w:val="00A93897"/>
    <w:rsid w:val="00A965B1"/>
    <w:rsid w:val="00AA12B6"/>
    <w:rsid w:val="00AA653F"/>
    <w:rsid w:val="00AA735E"/>
    <w:rsid w:val="00AA79F0"/>
    <w:rsid w:val="00AB3E82"/>
    <w:rsid w:val="00AC08A3"/>
    <w:rsid w:val="00AC28DA"/>
    <w:rsid w:val="00AC56CA"/>
    <w:rsid w:val="00AD3747"/>
    <w:rsid w:val="00AD48FC"/>
    <w:rsid w:val="00AD5E13"/>
    <w:rsid w:val="00AE2AA9"/>
    <w:rsid w:val="00B21D7B"/>
    <w:rsid w:val="00B24322"/>
    <w:rsid w:val="00B25F5E"/>
    <w:rsid w:val="00B2712F"/>
    <w:rsid w:val="00B40077"/>
    <w:rsid w:val="00B42FDE"/>
    <w:rsid w:val="00B436AE"/>
    <w:rsid w:val="00B47ADB"/>
    <w:rsid w:val="00B52BF0"/>
    <w:rsid w:val="00B530BF"/>
    <w:rsid w:val="00B55328"/>
    <w:rsid w:val="00B55FF2"/>
    <w:rsid w:val="00B57475"/>
    <w:rsid w:val="00B60783"/>
    <w:rsid w:val="00B62FD0"/>
    <w:rsid w:val="00B677B9"/>
    <w:rsid w:val="00B67F07"/>
    <w:rsid w:val="00B67F97"/>
    <w:rsid w:val="00B7632D"/>
    <w:rsid w:val="00B76A04"/>
    <w:rsid w:val="00B76CC8"/>
    <w:rsid w:val="00B774D6"/>
    <w:rsid w:val="00B801EF"/>
    <w:rsid w:val="00B80F7E"/>
    <w:rsid w:val="00B943CB"/>
    <w:rsid w:val="00BA0C69"/>
    <w:rsid w:val="00BA15ED"/>
    <w:rsid w:val="00BC24F9"/>
    <w:rsid w:val="00BC717A"/>
    <w:rsid w:val="00BC7316"/>
    <w:rsid w:val="00BD378C"/>
    <w:rsid w:val="00BD75B0"/>
    <w:rsid w:val="00BE17D4"/>
    <w:rsid w:val="00BE494B"/>
    <w:rsid w:val="00BE7970"/>
    <w:rsid w:val="00BF03CC"/>
    <w:rsid w:val="00C0424C"/>
    <w:rsid w:val="00C118B8"/>
    <w:rsid w:val="00C1393B"/>
    <w:rsid w:val="00C20509"/>
    <w:rsid w:val="00C216F2"/>
    <w:rsid w:val="00C25D3F"/>
    <w:rsid w:val="00C31330"/>
    <w:rsid w:val="00C438F6"/>
    <w:rsid w:val="00C52405"/>
    <w:rsid w:val="00C7301C"/>
    <w:rsid w:val="00C7652D"/>
    <w:rsid w:val="00C76D0A"/>
    <w:rsid w:val="00C83CB5"/>
    <w:rsid w:val="00C868CA"/>
    <w:rsid w:val="00C92159"/>
    <w:rsid w:val="00C945B5"/>
    <w:rsid w:val="00CA2D87"/>
    <w:rsid w:val="00CB181C"/>
    <w:rsid w:val="00CB1F8B"/>
    <w:rsid w:val="00CB30D8"/>
    <w:rsid w:val="00CD1DB1"/>
    <w:rsid w:val="00CD79F2"/>
    <w:rsid w:val="00CE6068"/>
    <w:rsid w:val="00CF06E0"/>
    <w:rsid w:val="00CF1331"/>
    <w:rsid w:val="00CF5913"/>
    <w:rsid w:val="00CF7971"/>
    <w:rsid w:val="00D027F6"/>
    <w:rsid w:val="00D07E4A"/>
    <w:rsid w:val="00D12AA5"/>
    <w:rsid w:val="00D12FE0"/>
    <w:rsid w:val="00D212A7"/>
    <w:rsid w:val="00D23DDC"/>
    <w:rsid w:val="00D24E84"/>
    <w:rsid w:val="00D2591A"/>
    <w:rsid w:val="00D31AD9"/>
    <w:rsid w:val="00D3570B"/>
    <w:rsid w:val="00D36725"/>
    <w:rsid w:val="00D424CA"/>
    <w:rsid w:val="00D44293"/>
    <w:rsid w:val="00D44D4D"/>
    <w:rsid w:val="00D5395E"/>
    <w:rsid w:val="00D53DA4"/>
    <w:rsid w:val="00D54954"/>
    <w:rsid w:val="00D565B4"/>
    <w:rsid w:val="00D62061"/>
    <w:rsid w:val="00D65EA1"/>
    <w:rsid w:val="00D71172"/>
    <w:rsid w:val="00D73C16"/>
    <w:rsid w:val="00D76909"/>
    <w:rsid w:val="00D91770"/>
    <w:rsid w:val="00D9369A"/>
    <w:rsid w:val="00DA7A72"/>
    <w:rsid w:val="00DB5109"/>
    <w:rsid w:val="00DC56CB"/>
    <w:rsid w:val="00DD57E8"/>
    <w:rsid w:val="00DE1EA7"/>
    <w:rsid w:val="00DE24B8"/>
    <w:rsid w:val="00DF0CDE"/>
    <w:rsid w:val="00DF190E"/>
    <w:rsid w:val="00DF46AA"/>
    <w:rsid w:val="00DF4804"/>
    <w:rsid w:val="00E06519"/>
    <w:rsid w:val="00E1682E"/>
    <w:rsid w:val="00E226AF"/>
    <w:rsid w:val="00E23C96"/>
    <w:rsid w:val="00E256CC"/>
    <w:rsid w:val="00E3196A"/>
    <w:rsid w:val="00E330D0"/>
    <w:rsid w:val="00E41609"/>
    <w:rsid w:val="00E46F07"/>
    <w:rsid w:val="00E543F5"/>
    <w:rsid w:val="00E56790"/>
    <w:rsid w:val="00E70103"/>
    <w:rsid w:val="00E95348"/>
    <w:rsid w:val="00EA0DD9"/>
    <w:rsid w:val="00EA36D4"/>
    <w:rsid w:val="00EA3A22"/>
    <w:rsid w:val="00EA7CFE"/>
    <w:rsid w:val="00EB0251"/>
    <w:rsid w:val="00EB28BC"/>
    <w:rsid w:val="00EB375B"/>
    <w:rsid w:val="00EB63CB"/>
    <w:rsid w:val="00EC0EAB"/>
    <w:rsid w:val="00ED1EAA"/>
    <w:rsid w:val="00ED217A"/>
    <w:rsid w:val="00ED56FD"/>
    <w:rsid w:val="00EE079E"/>
    <w:rsid w:val="00EE5A32"/>
    <w:rsid w:val="00F008D1"/>
    <w:rsid w:val="00F06A45"/>
    <w:rsid w:val="00F15DF5"/>
    <w:rsid w:val="00F17ED8"/>
    <w:rsid w:val="00F25F2A"/>
    <w:rsid w:val="00F36DCC"/>
    <w:rsid w:val="00F37AB6"/>
    <w:rsid w:val="00F41158"/>
    <w:rsid w:val="00F5578E"/>
    <w:rsid w:val="00F57E1C"/>
    <w:rsid w:val="00F627D1"/>
    <w:rsid w:val="00F656EC"/>
    <w:rsid w:val="00F73337"/>
    <w:rsid w:val="00F80695"/>
    <w:rsid w:val="00F86F62"/>
    <w:rsid w:val="00F87557"/>
    <w:rsid w:val="00F92CB7"/>
    <w:rsid w:val="00F93414"/>
    <w:rsid w:val="00F93B77"/>
    <w:rsid w:val="00FA4CB2"/>
    <w:rsid w:val="00FB3564"/>
    <w:rsid w:val="00FD129F"/>
    <w:rsid w:val="00FD222B"/>
    <w:rsid w:val="00FD40BC"/>
    <w:rsid w:val="00FD45FE"/>
    <w:rsid w:val="00FD6FB8"/>
    <w:rsid w:val="00FE659D"/>
    <w:rsid w:val="00FF5BE9"/>
    <w:rsid w:val="00FF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7BFC42"/>
  <w15:docId w15:val="{6CB8A578-A994-4B28-B3CC-A925D30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
    <w:qFormat/>
    <w:rsid w:val="001464A3"/>
    <w:pPr>
      <w:spacing w:after="0" w:line="240" w:lineRule="auto"/>
    </w:pPr>
    <w:rPr>
      <w:rFonts w:ascii="Arial" w:eastAsia="Times New Roman" w:hAnsi="Arial" w:cs="Times New Roman"/>
      <w:sz w:val="20"/>
      <w:szCs w:val="20"/>
    </w:rPr>
  </w:style>
  <w:style w:type="paragraph" w:styleId="Heading1">
    <w:name w:val="heading 1"/>
    <w:next w:val="ParagraphBAH"/>
    <w:link w:val="Heading1Char"/>
    <w:qFormat/>
    <w:rsid w:val="00EB63CB"/>
    <w:pPr>
      <w:keepNext/>
      <w:numPr>
        <w:numId w:val="5"/>
      </w:numPr>
      <w:spacing w:before="240" w:after="120" w:line="240" w:lineRule="auto"/>
      <w:outlineLvl w:val="0"/>
    </w:pPr>
    <w:rPr>
      <w:rFonts w:asciiTheme="majorHAnsi" w:eastAsia="Times New Roman" w:hAnsiTheme="majorHAnsi" w:cs="Arial"/>
      <w:b/>
      <w:bCs/>
      <w:kern w:val="32"/>
      <w:sz w:val="32"/>
      <w:szCs w:val="32"/>
    </w:rPr>
  </w:style>
  <w:style w:type="paragraph" w:styleId="Heading2">
    <w:name w:val="heading 2"/>
    <w:basedOn w:val="Heading1"/>
    <w:next w:val="ParagraphBAH"/>
    <w:link w:val="Heading2Char"/>
    <w:qFormat/>
    <w:rsid w:val="00B2712F"/>
    <w:pPr>
      <w:numPr>
        <w:ilvl w:val="1"/>
      </w:numPr>
      <w:tabs>
        <w:tab w:val="clear" w:pos="576"/>
        <w:tab w:val="num" w:pos="1026"/>
      </w:tabs>
      <w:spacing w:after="40"/>
      <w:ind w:left="1026"/>
      <w:outlineLvl w:val="1"/>
    </w:pPr>
    <w:rPr>
      <w:sz w:val="26"/>
      <w:szCs w:val="26"/>
    </w:rPr>
  </w:style>
  <w:style w:type="paragraph" w:styleId="Heading3">
    <w:name w:val="heading 3"/>
    <w:basedOn w:val="Heading2"/>
    <w:next w:val="ParagraphBAH"/>
    <w:link w:val="Heading3Char"/>
    <w:qFormat/>
    <w:rsid w:val="00C118B8"/>
    <w:pPr>
      <w:numPr>
        <w:ilvl w:val="2"/>
      </w:numPr>
      <w:tabs>
        <w:tab w:val="clear" w:pos="1440"/>
        <w:tab w:val="num" w:pos="1530"/>
      </w:tabs>
      <w:ind w:left="1530"/>
      <w:outlineLvl w:val="2"/>
    </w:pPr>
    <w:rPr>
      <w:bCs w:val="0"/>
      <w:iCs/>
    </w:rPr>
  </w:style>
  <w:style w:type="paragraph" w:styleId="Heading4">
    <w:name w:val="heading 4"/>
    <w:basedOn w:val="Heading3"/>
    <w:next w:val="ParagraphBAH"/>
    <w:link w:val="Heading4Char"/>
    <w:qFormat/>
    <w:rsid w:val="00C7652D"/>
    <w:pPr>
      <w:numPr>
        <w:ilvl w:val="3"/>
      </w:numPr>
      <w:outlineLvl w:val="3"/>
    </w:pPr>
    <w:rPr>
      <w:iCs w:val="0"/>
      <w:sz w:val="24"/>
      <w:szCs w:val="24"/>
    </w:rPr>
  </w:style>
  <w:style w:type="paragraph" w:styleId="Heading5">
    <w:name w:val="heading 5"/>
    <w:basedOn w:val="Heading4"/>
    <w:next w:val="ParagraphBAH"/>
    <w:link w:val="Heading5Char"/>
    <w:qFormat/>
    <w:rsid w:val="00C7652D"/>
    <w:pPr>
      <w:numPr>
        <w:ilvl w:val="4"/>
      </w:numPr>
      <w:outlineLvl w:val="4"/>
    </w:pPr>
    <w:rPr>
      <w:bCs/>
    </w:rPr>
  </w:style>
  <w:style w:type="paragraph" w:styleId="Heading6">
    <w:name w:val="heading 6"/>
    <w:basedOn w:val="Heading5"/>
    <w:next w:val="ParagraphBAH"/>
    <w:link w:val="Heading6Char"/>
    <w:qFormat/>
    <w:rsid w:val="00C7652D"/>
    <w:pPr>
      <w:numPr>
        <w:ilvl w:val="5"/>
      </w:numPr>
      <w:tabs>
        <w:tab w:val="num" w:pos="3960"/>
      </w:tabs>
      <w:spacing w:before="0" w:after="240"/>
      <w:ind w:left="1224" w:hanging="1656"/>
      <w:outlineLvl w:val="5"/>
    </w:pPr>
    <w:rPr>
      <w:sz w:val="32"/>
      <w:szCs w:val="22"/>
    </w:rPr>
  </w:style>
  <w:style w:type="paragraph" w:styleId="Heading7">
    <w:name w:val="heading 7"/>
    <w:basedOn w:val="Heading6"/>
    <w:next w:val="ParagraphBAH"/>
    <w:link w:val="Heading7Char"/>
    <w:qFormat/>
    <w:rsid w:val="00C7652D"/>
    <w:pPr>
      <w:numPr>
        <w:ilvl w:val="6"/>
      </w:numPr>
      <w:spacing w:after="40"/>
      <w:outlineLvl w:val="6"/>
    </w:pPr>
    <w:rPr>
      <w:sz w:val="26"/>
      <w:szCs w:val="26"/>
    </w:rPr>
  </w:style>
  <w:style w:type="paragraph" w:styleId="Heading8">
    <w:name w:val="heading 8"/>
    <w:basedOn w:val="Heading7"/>
    <w:next w:val="ParagraphBAH"/>
    <w:link w:val="Heading8Char"/>
    <w:qFormat/>
    <w:rsid w:val="00C7652D"/>
    <w:pPr>
      <w:numPr>
        <w:ilvl w:val="7"/>
      </w:numPr>
      <w:outlineLvl w:val="7"/>
    </w:pPr>
    <w:rPr>
      <w:i/>
      <w:iCs/>
    </w:rPr>
  </w:style>
  <w:style w:type="paragraph" w:styleId="Heading9">
    <w:name w:val="heading 9"/>
    <w:basedOn w:val="Heading8"/>
    <w:next w:val="ParagraphBAH"/>
    <w:link w:val="Heading9Char"/>
    <w:qFormat/>
    <w:rsid w:val="00C7652D"/>
    <w:pPr>
      <w:numPr>
        <w:ilvl w:val="8"/>
      </w:numPr>
      <w:tabs>
        <w:tab w:val="clear" w:pos="1800"/>
        <w:tab w:val="num" w:pos="990"/>
      </w:tabs>
      <w:ind w:left="990" w:hanging="990"/>
      <w:outlineLvl w:val="8"/>
    </w:pPr>
    <w:rPr>
      <w:i w:val="0"/>
      <w:iCs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63CB"/>
    <w:rPr>
      <w:rFonts w:asciiTheme="majorHAnsi" w:eastAsia="Times New Roman" w:hAnsiTheme="majorHAnsi" w:cs="Arial"/>
      <w:b/>
      <w:bCs/>
      <w:kern w:val="32"/>
      <w:sz w:val="32"/>
      <w:szCs w:val="32"/>
    </w:rPr>
  </w:style>
  <w:style w:type="character" w:customStyle="1" w:styleId="Heading2Char">
    <w:name w:val="Heading 2 Char"/>
    <w:basedOn w:val="DefaultParagraphFont"/>
    <w:link w:val="Heading2"/>
    <w:rsid w:val="00B2712F"/>
    <w:rPr>
      <w:rFonts w:asciiTheme="majorHAnsi" w:eastAsia="Times New Roman" w:hAnsiTheme="majorHAnsi" w:cs="Arial"/>
      <w:b/>
      <w:bCs/>
      <w:kern w:val="32"/>
      <w:sz w:val="26"/>
      <w:szCs w:val="26"/>
    </w:rPr>
  </w:style>
  <w:style w:type="character" w:customStyle="1" w:styleId="Heading3Char">
    <w:name w:val="Heading 3 Char"/>
    <w:basedOn w:val="DefaultParagraphFont"/>
    <w:link w:val="Heading3"/>
    <w:rsid w:val="00C118B8"/>
    <w:rPr>
      <w:rFonts w:asciiTheme="majorHAnsi" w:eastAsia="Times New Roman" w:hAnsiTheme="majorHAnsi" w:cs="Arial"/>
      <w:b/>
      <w:iCs/>
      <w:kern w:val="32"/>
      <w:sz w:val="26"/>
      <w:szCs w:val="26"/>
    </w:rPr>
  </w:style>
  <w:style w:type="character" w:customStyle="1" w:styleId="Heading4Char">
    <w:name w:val="Heading 4 Char"/>
    <w:basedOn w:val="DefaultParagraphFont"/>
    <w:link w:val="Heading4"/>
    <w:rsid w:val="00B2712F"/>
    <w:rPr>
      <w:rFonts w:asciiTheme="majorHAnsi" w:eastAsia="Times New Roman" w:hAnsiTheme="majorHAnsi" w:cs="Arial"/>
      <w:b/>
      <w:kern w:val="32"/>
      <w:sz w:val="24"/>
      <w:szCs w:val="24"/>
    </w:rPr>
  </w:style>
  <w:style w:type="character" w:customStyle="1" w:styleId="Heading5Char">
    <w:name w:val="Heading 5 Char"/>
    <w:basedOn w:val="DefaultParagraphFont"/>
    <w:link w:val="Heading5"/>
    <w:rsid w:val="00B2712F"/>
    <w:rPr>
      <w:rFonts w:asciiTheme="majorHAnsi" w:eastAsia="Times New Roman" w:hAnsiTheme="majorHAnsi" w:cs="Arial"/>
      <w:b/>
      <w:bCs/>
      <w:kern w:val="32"/>
      <w:sz w:val="24"/>
      <w:szCs w:val="24"/>
    </w:rPr>
  </w:style>
  <w:style w:type="character" w:customStyle="1" w:styleId="Heading6Char">
    <w:name w:val="Heading 6 Char"/>
    <w:basedOn w:val="DefaultParagraphFont"/>
    <w:link w:val="Heading6"/>
    <w:rsid w:val="00B2712F"/>
    <w:rPr>
      <w:rFonts w:asciiTheme="majorHAnsi" w:eastAsia="Times New Roman" w:hAnsiTheme="majorHAnsi" w:cs="Arial"/>
      <w:b/>
      <w:bCs/>
      <w:kern w:val="32"/>
      <w:sz w:val="32"/>
    </w:rPr>
  </w:style>
  <w:style w:type="character" w:customStyle="1" w:styleId="Heading7Char">
    <w:name w:val="Heading 7 Char"/>
    <w:basedOn w:val="DefaultParagraphFont"/>
    <w:link w:val="Heading7"/>
    <w:rsid w:val="00B2712F"/>
    <w:rPr>
      <w:rFonts w:asciiTheme="majorHAnsi" w:eastAsia="Times New Roman" w:hAnsiTheme="majorHAnsi" w:cs="Arial"/>
      <w:b/>
      <w:bCs/>
      <w:kern w:val="32"/>
      <w:sz w:val="26"/>
      <w:szCs w:val="26"/>
    </w:rPr>
  </w:style>
  <w:style w:type="character" w:customStyle="1" w:styleId="Heading8Char">
    <w:name w:val="Heading 8 Char"/>
    <w:basedOn w:val="DefaultParagraphFont"/>
    <w:link w:val="Heading8"/>
    <w:rsid w:val="00B2712F"/>
    <w:rPr>
      <w:rFonts w:asciiTheme="majorHAnsi" w:eastAsia="Times New Roman" w:hAnsiTheme="majorHAnsi" w:cs="Arial"/>
      <w:b/>
      <w:bCs/>
      <w:i/>
      <w:iCs/>
      <w:kern w:val="32"/>
      <w:sz w:val="26"/>
      <w:szCs w:val="26"/>
    </w:rPr>
  </w:style>
  <w:style w:type="character" w:customStyle="1" w:styleId="Heading9Char">
    <w:name w:val="Heading 9 Char"/>
    <w:basedOn w:val="DefaultParagraphFont"/>
    <w:link w:val="Heading9"/>
    <w:rsid w:val="00B2712F"/>
    <w:rPr>
      <w:rFonts w:asciiTheme="majorHAnsi" w:eastAsia="Times New Roman" w:hAnsiTheme="majorHAnsi" w:cs="Arial"/>
      <w:b/>
      <w:bCs/>
      <w:kern w:val="32"/>
      <w:sz w:val="24"/>
      <w:szCs w:val="24"/>
    </w:rPr>
  </w:style>
  <w:style w:type="paragraph" w:customStyle="1" w:styleId="ParagraphBAH">
    <w:name w:val="Paragraph BAH"/>
    <w:link w:val="ParagraphBAHChar"/>
    <w:rsid w:val="00B2712F"/>
    <w:pPr>
      <w:spacing w:after="160" w:line="260" w:lineRule="atLeast"/>
    </w:pPr>
    <w:rPr>
      <w:rFonts w:ascii="Calibri" w:eastAsia="Times New Roman" w:hAnsi="Calibri" w:cs="Arial"/>
      <w:sz w:val="24"/>
    </w:rPr>
  </w:style>
  <w:style w:type="character" w:customStyle="1" w:styleId="ParagraphBAHChar">
    <w:name w:val="Paragraph BAH Char"/>
    <w:basedOn w:val="DefaultParagraphFont"/>
    <w:link w:val="ParagraphBAH"/>
    <w:rsid w:val="00B2712F"/>
    <w:rPr>
      <w:rFonts w:ascii="Calibri" w:eastAsia="Times New Roman" w:hAnsi="Calibri" w:cs="Arial"/>
      <w:sz w:val="24"/>
    </w:rPr>
  </w:style>
  <w:style w:type="paragraph" w:customStyle="1" w:styleId="BulletLevel1SingleBAH">
    <w:name w:val="Bullet Level 1 Single BAH"/>
    <w:rsid w:val="00B2712F"/>
    <w:pPr>
      <w:spacing w:after="80" w:line="260" w:lineRule="atLeast"/>
    </w:pPr>
    <w:rPr>
      <w:rFonts w:ascii="Calibri" w:eastAsia="Times New Roman" w:hAnsi="Calibri" w:cs="Arial"/>
      <w:sz w:val="24"/>
      <w:szCs w:val="24"/>
    </w:rPr>
  </w:style>
  <w:style w:type="paragraph" w:customStyle="1" w:styleId="Heading0">
    <w:name w:val="Heading 0"/>
    <w:next w:val="ParagraphBAH"/>
    <w:rsid w:val="00B2712F"/>
    <w:pPr>
      <w:spacing w:after="240" w:line="240" w:lineRule="auto"/>
      <w:ind w:left="-432"/>
    </w:pPr>
    <w:rPr>
      <w:rFonts w:asciiTheme="majorHAnsi" w:eastAsia="Times New Roman" w:hAnsiTheme="majorHAnsi" w:cs="Arial"/>
      <w:b/>
      <w:sz w:val="32"/>
      <w:szCs w:val="32"/>
    </w:rPr>
  </w:style>
  <w:style w:type="paragraph" w:styleId="Header">
    <w:name w:val="header"/>
    <w:basedOn w:val="Normal"/>
    <w:link w:val="HeaderChar"/>
    <w:uiPriority w:val="99"/>
    <w:rsid w:val="00B2712F"/>
    <w:pPr>
      <w:tabs>
        <w:tab w:val="right" w:pos="8640"/>
      </w:tabs>
    </w:pPr>
    <w:rPr>
      <w:rFonts w:asciiTheme="minorHAnsi" w:hAnsiTheme="minorHAnsi"/>
      <w:i/>
      <w:sz w:val="22"/>
      <w:szCs w:val="22"/>
    </w:rPr>
  </w:style>
  <w:style w:type="character" w:customStyle="1" w:styleId="HeaderChar">
    <w:name w:val="Header Char"/>
    <w:basedOn w:val="DefaultParagraphFont"/>
    <w:link w:val="Header"/>
    <w:uiPriority w:val="99"/>
    <w:rsid w:val="00B2712F"/>
    <w:rPr>
      <w:rFonts w:eastAsia="Times New Roman" w:cs="Times New Roman"/>
      <w:i/>
    </w:rPr>
  </w:style>
  <w:style w:type="paragraph" w:styleId="Footer">
    <w:name w:val="footer"/>
    <w:basedOn w:val="Normal"/>
    <w:link w:val="FooterChar"/>
    <w:uiPriority w:val="99"/>
    <w:rsid w:val="00B2712F"/>
    <w:pPr>
      <w:pBdr>
        <w:top w:val="single" w:sz="4" w:space="3" w:color="auto"/>
      </w:pBdr>
      <w:tabs>
        <w:tab w:val="right" w:pos="8640"/>
      </w:tabs>
      <w:ind w:right="36"/>
    </w:pPr>
    <w:rPr>
      <w:rFonts w:asciiTheme="minorHAnsi" w:hAnsiTheme="minorHAnsi"/>
      <w:i/>
      <w:sz w:val="22"/>
      <w:szCs w:val="22"/>
    </w:rPr>
  </w:style>
  <w:style w:type="character" w:customStyle="1" w:styleId="FooterChar">
    <w:name w:val="Footer Char"/>
    <w:basedOn w:val="DefaultParagraphFont"/>
    <w:link w:val="Footer"/>
    <w:uiPriority w:val="99"/>
    <w:rsid w:val="00B2712F"/>
    <w:rPr>
      <w:rFonts w:eastAsia="Times New Roman" w:cs="Times New Roman"/>
      <w:i/>
    </w:rPr>
  </w:style>
  <w:style w:type="character" w:styleId="PageNumber">
    <w:name w:val="page number"/>
    <w:basedOn w:val="DefaultParagraphFont"/>
    <w:rsid w:val="00B2712F"/>
  </w:style>
  <w:style w:type="character" w:styleId="Hyperlink">
    <w:name w:val="Hyperlink"/>
    <w:basedOn w:val="DefaultParagraphFont"/>
    <w:uiPriority w:val="99"/>
    <w:rsid w:val="00B2712F"/>
    <w:rPr>
      <w:color w:val="0000FF"/>
      <w:u w:val="single"/>
    </w:rPr>
  </w:style>
  <w:style w:type="paragraph" w:styleId="TOC1">
    <w:name w:val="toc 1"/>
    <w:next w:val="Normal"/>
    <w:autoRedefine/>
    <w:uiPriority w:val="39"/>
    <w:qFormat/>
    <w:rsid w:val="00B2712F"/>
    <w:pPr>
      <w:spacing w:before="120" w:after="120" w:line="240" w:lineRule="auto"/>
    </w:pPr>
    <w:rPr>
      <w:rFonts w:eastAsia="Times New Roman" w:cs="Times New Roman"/>
      <w:b/>
      <w:bCs/>
      <w:caps/>
      <w:sz w:val="20"/>
      <w:szCs w:val="20"/>
    </w:rPr>
  </w:style>
  <w:style w:type="paragraph" w:styleId="TOC2">
    <w:name w:val="toc 2"/>
    <w:next w:val="Normal"/>
    <w:autoRedefine/>
    <w:uiPriority w:val="39"/>
    <w:qFormat/>
    <w:rsid w:val="00061D8B"/>
    <w:pPr>
      <w:spacing w:after="0" w:line="240" w:lineRule="auto"/>
      <w:ind w:left="200"/>
    </w:pPr>
    <w:rPr>
      <w:rFonts w:eastAsia="Times New Roman" w:cs="Times New Roman"/>
      <w:smallCaps/>
      <w:sz w:val="20"/>
      <w:szCs w:val="20"/>
    </w:rPr>
  </w:style>
  <w:style w:type="paragraph" w:styleId="TOC3">
    <w:name w:val="toc 3"/>
    <w:next w:val="Normal"/>
    <w:autoRedefine/>
    <w:uiPriority w:val="39"/>
    <w:qFormat/>
    <w:rsid w:val="00C118B8"/>
    <w:pPr>
      <w:tabs>
        <w:tab w:val="left" w:pos="1200"/>
        <w:tab w:val="right" w:leader="dot" w:pos="9350"/>
      </w:tabs>
      <w:spacing w:after="0" w:line="240" w:lineRule="auto"/>
      <w:ind w:left="400"/>
    </w:pPr>
    <w:rPr>
      <w:rFonts w:eastAsia="Times New Roman" w:cs="Times New Roman"/>
      <w:iCs/>
      <w:noProof/>
      <w:sz w:val="20"/>
      <w:szCs w:val="20"/>
    </w:rPr>
  </w:style>
  <w:style w:type="paragraph" w:styleId="TableofFigures">
    <w:name w:val="table of figures"/>
    <w:basedOn w:val="Normal"/>
    <w:next w:val="Normal"/>
    <w:uiPriority w:val="99"/>
    <w:rsid w:val="00B2712F"/>
    <w:pPr>
      <w:spacing w:line="260" w:lineRule="atLeast"/>
      <w:ind w:left="475" w:hanging="475"/>
    </w:pPr>
    <w:rPr>
      <w:rFonts w:ascii="Arial Narrow" w:hAnsi="Arial Narrow"/>
      <w:sz w:val="22"/>
      <w:szCs w:val="22"/>
    </w:rPr>
  </w:style>
  <w:style w:type="paragraph" w:customStyle="1" w:styleId="BulletLevel1DoubleBAH">
    <w:name w:val="Bullet Level 1 Double BAH"/>
    <w:next w:val="ParagraphBAH"/>
    <w:rsid w:val="00B2712F"/>
    <w:pPr>
      <w:tabs>
        <w:tab w:val="left" w:pos="360"/>
      </w:tabs>
      <w:spacing w:after="160" w:line="260" w:lineRule="atLeast"/>
    </w:pPr>
    <w:rPr>
      <w:rFonts w:ascii="Calibri" w:eastAsia="Times New Roman" w:hAnsi="Calibri" w:cs="Arial"/>
      <w:sz w:val="24"/>
      <w:szCs w:val="24"/>
    </w:rPr>
  </w:style>
  <w:style w:type="paragraph" w:customStyle="1" w:styleId="TableHeaderBAH">
    <w:name w:val="Table Header BAH"/>
    <w:rsid w:val="00B2712F"/>
    <w:pPr>
      <w:spacing w:before="40" w:after="40" w:line="240" w:lineRule="auto"/>
    </w:pPr>
    <w:rPr>
      <w:rFonts w:eastAsia="Times New Roman" w:cs="Arial"/>
      <w:b/>
      <w:bCs/>
      <w:sz w:val="20"/>
      <w:szCs w:val="20"/>
    </w:rPr>
  </w:style>
  <w:style w:type="paragraph" w:customStyle="1" w:styleId="TableTextBAH">
    <w:name w:val="Table Text BAH"/>
    <w:rsid w:val="00B2712F"/>
    <w:pPr>
      <w:spacing w:before="20" w:after="20" w:line="240" w:lineRule="auto"/>
    </w:pPr>
    <w:rPr>
      <w:rFonts w:ascii="Calibri" w:eastAsia="Times New Roman" w:hAnsi="Calibri" w:cs="Arial"/>
      <w:sz w:val="20"/>
      <w:szCs w:val="20"/>
    </w:rPr>
  </w:style>
  <w:style w:type="paragraph" w:customStyle="1" w:styleId="TableBulletedBAH">
    <w:name w:val="Table Bulleted BAH"/>
    <w:rsid w:val="00B2712F"/>
    <w:pPr>
      <w:spacing w:before="40" w:after="40" w:line="240" w:lineRule="auto"/>
      <w:ind w:left="245" w:hanging="259"/>
    </w:pPr>
    <w:rPr>
      <w:rFonts w:ascii="Calibri" w:eastAsia="Times New Roman" w:hAnsi="Calibri" w:cs="Times New Roman"/>
      <w:sz w:val="20"/>
      <w:szCs w:val="20"/>
    </w:rPr>
  </w:style>
  <w:style w:type="paragraph" w:customStyle="1" w:styleId="FigureBAH">
    <w:name w:val="Figure BAH"/>
    <w:next w:val="ParagraphBAH"/>
    <w:rsid w:val="00B2712F"/>
    <w:pPr>
      <w:spacing w:after="160" w:line="240" w:lineRule="auto"/>
      <w:jc w:val="center"/>
    </w:pPr>
    <w:rPr>
      <w:rFonts w:ascii="Calibri" w:eastAsia="Times New Roman" w:hAnsi="Calibri" w:cs="Arial"/>
      <w:sz w:val="24"/>
    </w:rPr>
  </w:style>
  <w:style w:type="paragraph" w:customStyle="1" w:styleId="TableDashedBAH">
    <w:name w:val="Table Dashed BAH"/>
    <w:rsid w:val="00B2712F"/>
    <w:pPr>
      <w:numPr>
        <w:numId w:val="2"/>
      </w:numPr>
      <w:tabs>
        <w:tab w:val="clear" w:pos="619"/>
        <w:tab w:val="num" w:pos="522"/>
      </w:tabs>
      <w:spacing w:before="40" w:after="40" w:line="240" w:lineRule="auto"/>
      <w:ind w:left="547" w:hanging="288"/>
    </w:pPr>
    <w:rPr>
      <w:rFonts w:ascii="Calibri" w:eastAsia="Times New Roman" w:hAnsi="Calibri" w:cs="Times New Roman"/>
      <w:sz w:val="20"/>
      <w:szCs w:val="20"/>
    </w:rPr>
  </w:style>
  <w:style w:type="paragraph" w:customStyle="1" w:styleId="BulletLevel2BAH">
    <w:name w:val="Bullet Level 2 BAH"/>
    <w:basedOn w:val="Normal"/>
    <w:rsid w:val="00B2712F"/>
    <w:pPr>
      <w:tabs>
        <w:tab w:val="left" w:pos="720"/>
      </w:tabs>
      <w:spacing w:after="40"/>
      <w:ind w:left="720" w:hanging="360"/>
    </w:pPr>
    <w:rPr>
      <w:rFonts w:ascii="Calibri" w:hAnsi="Calibri"/>
      <w:sz w:val="24"/>
    </w:rPr>
  </w:style>
  <w:style w:type="paragraph" w:customStyle="1" w:styleId="NumberedParagraphBAH">
    <w:name w:val="Numbered Paragraph BAH"/>
    <w:rsid w:val="00B2712F"/>
    <w:pPr>
      <w:numPr>
        <w:numId w:val="3"/>
      </w:numPr>
      <w:spacing w:after="160" w:line="260" w:lineRule="atLeast"/>
    </w:pPr>
    <w:rPr>
      <w:rFonts w:ascii="Calibri" w:eastAsia="Times New Roman" w:hAnsi="Calibri" w:cs="Times New Roman"/>
      <w:sz w:val="24"/>
      <w:szCs w:val="20"/>
    </w:rPr>
  </w:style>
  <w:style w:type="paragraph" w:customStyle="1" w:styleId="TableDashedIndentedBAH">
    <w:name w:val="Table Dashed Indented BAH"/>
    <w:rsid w:val="00B2712F"/>
    <w:pPr>
      <w:numPr>
        <w:numId w:val="1"/>
      </w:numPr>
      <w:tabs>
        <w:tab w:val="clear" w:pos="907"/>
        <w:tab w:val="num" w:pos="792"/>
      </w:tabs>
      <w:spacing w:before="40" w:after="40" w:line="240" w:lineRule="auto"/>
      <w:ind w:left="806" w:hanging="259"/>
    </w:pPr>
    <w:rPr>
      <w:rFonts w:ascii="Calibri" w:eastAsia="Times New Roman" w:hAnsi="Calibri" w:cs="Times New Roman"/>
      <w:sz w:val="20"/>
      <w:szCs w:val="20"/>
    </w:rPr>
  </w:style>
  <w:style w:type="paragraph" w:customStyle="1" w:styleId="ParagraphHeadingBAH">
    <w:name w:val="Paragraph Heading BAH"/>
    <w:next w:val="ParagraphBAH"/>
    <w:rsid w:val="00B2712F"/>
    <w:pPr>
      <w:keepNext/>
      <w:spacing w:before="120" w:after="40" w:line="260" w:lineRule="atLeast"/>
    </w:pPr>
    <w:rPr>
      <w:rFonts w:asciiTheme="majorHAnsi" w:eastAsia="Times New Roman" w:hAnsiTheme="majorHAnsi" w:cs="Arial"/>
      <w:b/>
      <w:bCs/>
      <w:sz w:val="24"/>
      <w:szCs w:val="24"/>
    </w:rPr>
  </w:style>
  <w:style w:type="paragraph" w:customStyle="1" w:styleId="BulletLevel3BAH">
    <w:name w:val="Bullet Level 3 BAH"/>
    <w:rsid w:val="00B2712F"/>
    <w:pPr>
      <w:numPr>
        <w:numId w:val="4"/>
      </w:numPr>
      <w:tabs>
        <w:tab w:val="clear" w:pos="720"/>
        <w:tab w:val="left" w:pos="1080"/>
      </w:tabs>
      <w:spacing w:after="40" w:line="260" w:lineRule="atLeast"/>
      <w:ind w:left="1080"/>
    </w:pPr>
    <w:rPr>
      <w:rFonts w:ascii="Calibri" w:eastAsia="Times New Roman" w:hAnsi="Calibri" w:cs="Times New Roman"/>
      <w:sz w:val="24"/>
      <w:szCs w:val="20"/>
    </w:rPr>
  </w:style>
  <w:style w:type="paragraph" w:customStyle="1" w:styleId="CaptionBAH">
    <w:name w:val="Caption BAH"/>
    <w:next w:val="ParagraphBAH"/>
    <w:rsid w:val="00B2712F"/>
    <w:pPr>
      <w:keepNext/>
      <w:spacing w:after="120" w:line="260" w:lineRule="atLeast"/>
      <w:jc w:val="center"/>
    </w:pPr>
    <w:rPr>
      <w:rFonts w:eastAsia="Times New Roman" w:cs="Times New Roman"/>
      <w:b/>
      <w:bCs/>
    </w:rPr>
  </w:style>
  <w:style w:type="character" w:styleId="PlaceholderText">
    <w:name w:val="Placeholder Text"/>
    <w:basedOn w:val="DefaultParagraphFont"/>
    <w:uiPriority w:val="99"/>
    <w:semiHidden/>
    <w:rsid w:val="00B2712F"/>
    <w:rPr>
      <w:rFonts w:ascii="Calibri" w:hAnsi="Calibri"/>
      <w:i/>
      <w:color w:val="808080"/>
      <w:sz w:val="24"/>
    </w:rPr>
  </w:style>
  <w:style w:type="paragraph" w:customStyle="1" w:styleId="BulletLevel2LastBAH">
    <w:name w:val="Bullet Level 2 Last BAH"/>
    <w:rsid w:val="00B2712F"/>
    <w:pPr>
      <w:numPr>
        <w:numId w:val="6"/>
      </w:numPr>
      <w:tabs>
        <w:tab w:val="clear" w:pos="1944"/>
        <w:tab w:val="left" w:pos="720"/>
      </w:tabs>
      <w:spacing w:after="160" w:line="240" w:lineRule="auto"/>
      <w:ind w:left="720"/>
    </w:pPr>
    <w:rPr>
      <w:rFonts w:ascii="Calibri" w:eastAsia="Times New Roman" w:hAnsi="Calibri" w:cs="Times New Roman"/>
      <w:sz w:val="24"/>
      <w:szCs w:val="20"/>
    </w:rPr>
  </w:style>
  <w:style w:type="paragraph" w:styleId="BalloonText">
    <w:name w:val="Balloon Text"/>
    <w:basedOn w:val="Normal"/>
    <w:link w:val="BalloonTextChar"/>
    <w:semiHidden/>
    <w:rsid w:val="00B2712F"/>
    <w:rPr>
      <w:rFonts w:ascii="Tahoma" w:hAnsi="Tahoma" w:cs="Tahoma"/>
      <w:sz w:val="16"/>
      <w:szCs w:val="16"/>
    </w:rPr>
  </w:style>
  <w:style w:type="character" w:customStyle="1" w:styleId="BalloonTextChar">
    <w:name w:val="Balloon Text Char"/>
    <w:basedOn w:val="DefaultParagraphFont"/>
    <w:link w:val="BalloonText"/>
    <w:semiHidden/>
    <w:rsid w:val="00B2712F"/>
    <w:rPr>
      <w:rFonts w:ascii="Tahoma" w:eastAsia="Times New Roman" w:hAnsi="Tahoma" w:cs="Tahoma"/>
      <w:sz w:val="16"/>
      <w:szCs w:val="16"/>
    </w:rPr>
  </w:style>
  <w:style w:type="paragraph" w:styleId="Caption">
    <w:name w:val="caption"/>
    <w:basedOn w:val="Normal"/>
    <w:next w:val="Normal"/>
    <w:uiPriority w:val="35"/>
    <w:qFormat/>
    <w:rsid w:val="00B2712F"/>
    <w:rPr>
      <w:b/>
      <w:bCs/>
    </w:rPr>
  </w:style>
  <w:style w:type="paragraph" w:styleId="TOC4">
    <w:name w:val="toc 4"/>
    <w:basedOn w:val="Normal"/>
    <w:next w:val="Normal"/>
    <w:autoRedefine/>
    <w:uiPriority w:val="39"/>
    <w:rsid w:val="00B2712F"/>
    <w:pPr>
      <w:ind w:left="600"/>
    </w:pPr>
    <w:rPr>
      <w:rFonts w:asciiTheme="minorHAnsi" w:hAnsiTheme="minorHAnsi"/>
      <w:sz w:val="18"/>
      <w:szCs w:val="18"/>
    </w:rPr>
  </w:style>
  <w:style w:type="paragraph" w:styleId="TOC5">
    <w:name w:val="toc 5"/>
    <w:basedOn w:val="Normal"/>
    <w:next w:val="Normal"/>
    <w:autoRedefine/>
    <w:uiPriority w:val="39"/>
    <w:rsid w:val="00B2712F"/>
    <w:pPr>
      <w:ind w:left="800"/>
    </w:pPr>
    <w:rPr>
      <w:rFonts w:asciiTheme="minorHAnsi" w:hAnsiTheme="minorHAnsi"/>
      <w:sz w:val="18"/>
      <w:szCs w:val="18"/>
    </w:rPr>
  </w:style>
  <w:style w:type="table" w:styleId="TableGrid">
    <w:name w:val="Table Grid"/>
    <w:basedOn w:val="TableNormal"/>
    <w:uiPriority w:val="59"/>
    <w:rsid w:val="00B271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B2712F"/>
    <w:rPr>
      <w:sz w:val="16"/>
      <w:szCs w:val="16"/>
    </w:rPr>
  </w:style>
  <w:style w:type="paragraph" w:styleId="CommentText">
    <w:name w:val="annotation text"/>
    <w:basedOn w:val="Normal"/>
    <w:link w:val="CommentTextChar"/>
    <w:rsid w:val="00B2712F"/>
  </w:style>
  <w:style w:type="character" w:customStyle="1" w:styleId="CommentTextChar">
    <w:name w:val="Comment Text Char"/>
    <w:basedOn w:val="DefaultParagraphFont"/>
    <w:link w:val="CommentText"/>
    <w:rsid w:val="00B2712F"/>
    <w:rPr>
      <w:rFonts w:ascii="Arial" w:eastAsia="Times New Roman" w:hAnsi="Arial" w:cs="Times New Roman"/>
      <w:sz w:val="20"/>
      <w:szCs w:val="20"/>
    </w:rPr>
  </w:style>
  <w:style w:type="paragraph" w:customStyle="1" w:styleId="Heading1NoNumber">
    <w:name w:val="Heading 1 No Number"/>
    <w:basedOn w:val="Heading1"/>
    <w:qFormat/>
    <w:rsid w:val="00B2712F"/>
    <w:pPr>
      <w:numPr>
        <w:numId w:val="0"/>
      </w:numPr>
      <w:ind w:left="-432"/>
    </w:pPr>
  </w:style>
  <w:style w:type="paragraph" w:customStyle="1" w:styleId="ParagraphIndentedBAH">
    <w:name w:val="Paragraph Indented BAH"/>
    <w:basedOn w:val="ParagraphBAH"/>
    <w:qFormat/>
    <w:rsid w:val="00B2712F"/>
    <w:pPr>
      <w:ind w:left="360"/>
    </w:pPr>
  </w:style>
  <w:style w:type="paragraph" w:styleId="ListParagraph">
    <w:name w:val="List Paragraph"/>
    <w:basedOn w:val="Normal"/>
    <w:uiPriority w:val="34"/>
    <w:qFormat/>
    <w:rsid w:val="00B2712F"/>
    <w:pPr>
      <w:ind w:left="720"/>
      <w:contextualSpacing/>
    </w:pPr>
    <w:rPr>
      <w:rFonts w:ascii="Times New Roman" w:hAnsi="Times New Roman"/>
      <w:sz w:val="24"/>
      <w:szCs w:val="24"/>
    </w:rPr>
  </w:style>
  <w:style w:type="paragraph" w:styleId="CommentSubject">
    <w:name w:val="annotation subject"/>
    <w:basedOn w:val="CommentText"/>
    <w:next w:val="CommentText"/>
    <w:link w:val="CommentSubjectChar"/>
    <w:rsid w:val="00B2712F"/>
    <w:rPr>
      <w:b/>
      <w:bCs/>
    </w:rPr>
  </w:style>
  <w:style w:type="character" w:customStyle="1" w:styleId="CommentSubjectChar">
    <w:name w:val="Comment Subject Char"/>
    <w:basedOn w:val="CommentTextChar"/>
    <w:link w:val="CommentSubject"/>
    <w:rsid w:val="00B2712F"/>
    <w:rPr>
      <w:rFonts w:ascii="Arial" w:eastAsia="Times New Roman" w:hAnsi="Arial" w:cs="Times New Roman"/>
      <w:b/>
      <w:bCs/>
      <w:sz w:val="20"/>
      <w:szCs w:val="20"/>
    </w:rPr>
  </w:style>
  <w:style w:type="paragraph" w:styleId="FootnoteText">
    <w:name w:val="footnote text"/>
    <w:basedOn w:val="Normal"/>
    <w:link w:val="FootnoteTextChar"/>
    <w:rsid w:val="00B2712F"/>
  </w:style>
  <w:style w:type="character" w:customStyle="1" w:styleId="FootnoteTextChar">
    <w:name w:val="Footnote Text Char"/>
    <w:basedOn w:val="DefaultParagraphFont"/>
    <w:link w:val="FootnoteText"/>
    <w:rsid w:val="00B2712F"/>
    <w:rPr>
      <w:rFonts w:ascii="Arial" w:eastAsia="Times New Roman" w:hAnsi="Arial" w:cs="Times New Roman"/>
      <w:sz w:val="20"/>
      <w:szCs w:val="20"/>
    </w:rPr>
  </w:style>
  <w:style w:type="character" w:styleId="FootnoteReference">
    <w:name w:val="footnote reference"/>
    <w:basedOn w:val="DefaultParagraphFont"/>
    <w:rsid w:val="00B2712F"/>
    <w:rPr>
      <w:vertAlign w:val="superscript"/>
    </w:rPr>
  </w:style>
  <w:style w:type="table" w:styleId="TableClassic3">
    <w:name w:val="Table Classic 3"/>
    <w:basedOn w:val="TableNormal"/>
    <w:rsid w:val="00B2712F"/>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rsid w:val="00B2712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List3">
    <w:name w:val="Table List 3"/>
    <w:basedOn w:val="TableNormal"/>
    <w:rsid w:val="00B2712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Professional">
    <w:name w:val="Table Professional"/>
    <w:basedOn w:val="TableNormal"/>
    <w:rsid w:val="00B2712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Revision">
    <w:name w:val="Revision"/>
    <w:hidden/>
    <w:uiPriority w:val="99"/>
    <w:semiHidden/>
    <w:rsid w:val="00B2712F"/>
    <w:pPr>
      <w:spacing w:after="0" w:line="240" w:lineRule="auto"/>
    </w:pPr>
    <w:rPr>
      <w:rFonts w:ascii="Arial" w:eastAsia="Times New Roman" w:hAnsi="Arial" w:cs="Times New Roman"/>
      <w:sz w:val="20"/>
      <w:szCs w:val="20"/>
    </w:rPr>
  </w:style>
  <w:style w:type="paragraph" w:styleId="NormalWeb">
    <w:name w:val="Normal (Web)"/>
    <w:basedOn w:val="Normal"/>
    <w:uiPriority w:val="99"/>
    <w:unhideWhenUsed/>
    <w:rsid w:val="00B2712F"/>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2712F"/>
    <w:rPr>
      <w:b/>
      <w:bCs/>
    </w:rPr>
  </w:style>
  <w:style w:type="paragraph" w:styleId="TOC6">
    <w:name w:val="toc 6"/>
    <w:basedOn w:val="Normal"/>
    <w:next w:val="Normal"/>
    <w:uiPriority w:val="39"/>
    <w:rsid w:val="00B2712F"/>
    <w:pPr>
      <w:ind w:left="1000"/>
    </w:pPr>
    <w:rPr>
      <w:rFonts w:asciiTheme="minorHAnsi" w:hAnsiTheme="minorHAnsi"/>
      <w:sz w:val="18"/>
      <w:szCs w:val="18"/>
    </w:rPr>
  </w:style>
  <w:style w:type="paragraph" w:styleId="TOC7">
    <w:name w:val="toc 7"/>
    <w:basedOn w:val="Normal"/>
    <w:next w:val="Normal"/>
    <w:uiPriority w:val="39"/>
    <w:rsid w:val="00B2712F"/>
    <w:pPr>
      <w:ind w:left="1200"/>
    </w:pPr>
    <w:rPr>
      <w:rFonts w:asciiTheme="minorHAnsi" w:hAnsiTheme="minorHAnsi"/>
      <w:sz w:val="18"/>
      <w:szCs w:val="18"/>
    </w:rPr>
  </w:style>
  <w:style w:type="paragraph" w:styleId="TOC8">
    <w:name w:val="toc 8"/>
    <w:basedOn w:val="Normal"/>
    <w:next w:val="Normal"/>
    <w:uiPriority w:val="39"/>
    <w:rsid w:val="00B2712F"/>
    <w:pPr>
      <w:ind w:left="1400"/>
    </w:pPr>
    <w:rPr>
      <w:rFonts w:asciiTheme="minorHAnsi" w:hAnsiTheme="minorHAnsi"/>
      <w:sz w:val="18"/>
      <w:szCs w:val="18"/>
    </w:rPr>
  </w:style>
  <w:style w:type="paragraph" w:styleId="TOC9">
    <w:name w:val="toc 9"/>
    <w:basedOn w:val="Normal"/>
    <w:next w:val="Normal"/>
    <w:uiPriority w:val="39"/>
    <w:rsid w:val="00B2712F"/>
    <w:pPr>
      <w:ind w:left="1600"/>
    </w:pPr>
    <w:rPr>
      <w:rFonts w:asciiTheme="minorHAnsi" w:hAnsiTheme="minorHAnsi"/>
      <w:sz w:val="18"/>
      <w:szCs w:val="18"/>
    </w:rPr>
  </w:style>
  <w:style w:type="paragraph" w:customStyle="1" w:styleId="TOC-title">
    <w:name w:val="TOC-title"/>
    <w:basedOn w:val="Normal"/>
    <w:rsid w:val="00B2712F"/>
    <w:pPr>
      <w:spacing w:before="240" w:after="60"/>
      <w:jc w:val="center"/>
    </w:pPr>
    <w:rPr>
      <w:rFonts w:ascii="Times New Roman" w:hAnsi="Times New Roman"/>
      <w:b/>
      <w:caps/>
      <w:sz w:val="24"/>
    </w:rPr>
  </w:style>
  <w:style w:type="paragraph" w:customStyle="1" w:styleId="Figuretext-L">
    <w:name w:val="Figure text-L"/>
    <w:basedOn w:val="Normal"/>
    <w:rsid w:val="00B2712F"/>
    <w:pPr>
      <w:spacing w:before="60" w:after="60"/>
    </w:pPr>
    <w:rPr>
      <w:rFonts w:ascii="Times New Roman" w:hAnsi="Times New Roman"/>
      <w:sz w:val="22"/>
    </w:rPr>
  </w:style>
  <w:style w:type="paragraph" w:customStyle="1" w:styleId="Cover-title">
    <w:name w:val="Cover-title"/>
    <w:basedOn w:val="Normal"/>
    <w:rsid w:val="00B2712F"/>
    <w:pPr>
      <w:spacing w:before="240" w:after="60"/>
      <w:jc w:val="center"/>
    </w:pPr>
    <w:rPr>
      <w:rFonts w:ascii="Times New Roman" w:hAnsi="Times New Roman"/>
      <w:b/>
      <w:caps/>
      <w:sz w:val="32"/>
    </w:rPr>
  </w:style>
  <w:style w:type="paragraph" w:customStyle="1" w:styleId="Tabletitle">
    <w:name w:val="Table title"/>
    <w:basedOn w:val="Normal"/>
    <w:rsid w:val="00B2712F"/>
    <w:pPr>
      <w:keepNext/>
      <w:spacing w:before="120" w:after="60"/>
      <w:jc w:val="center"/>
    </w:pPr>
    <w:rPr>
      <w:rFonts w:ascii="Times New Roman" w:hAnsi="Times New Roman"/>
      <w:caps/>
      <w:sz w:val="22"/>
    </w:rPr>
  </w:style>
  <w:style w:type="paragraph" w:customStyle="1" w:styleId="Cover-other">
    <w:name w:val="Cover-other"/>
    <w:basedOn w:val="Normal"/>
    <w:rsid w:val="00B2712F"/>
    <w:pPr>
      <w:spacing w:after="60"/>
      <w:jc w:val="center"/>
    </w:pPr>
    <w:rPr>
      <w:rFonts w:ascii="Times New Roman" w:hAnsi="Times New Roman"/>
      <w:b/>
      <w:sz w:val="24"/>
    </w:rPr>
  </w:style>
  <w:style w:type="paragraph" w:styleId="BodyText">
    <w:name w:val="Body Text"/>
    <w:basedOn w:val="Normal"/>
    <w:link w:val="BodyTextChar"/>
    <w:rsid w:val="00B2712F"/>
    <w:pPr>
      <w:spacing w:before="60" w:after="60"/>
    </w:pPr>
    <w:rPr>
      <w:rFonts w:ascii="Times New Roman" w:hAnsi="Times New Roman"/>
      <w:i/>
      <w:sz w:val="22"/>
    </w:rPr>
  </w:style>
  <w:style w:type="character" w:customStyle="1" w:styleId="BodyTextChar">
    <w:name w:val="Body Text Char"/>
    <w:basedOn w:val="DefaultParagraphFont"/>
    <w:link w:val="BodyText"/>
    <w:rsid w:val="00B2712F"/>
    <w:rPr>
      <w:rFonts w:ascii="Times New Roman" w:eastAsia="Times New Roman" w:hAnsi="Times New Roman" w:cs="Times New Roman"/>
      <w:i/>
      <w:szCs w:val="20"/>
    </w:rPr>
  </w:style>
  <w:style w:type="paragraph" w:customStyle="1" w:styleId="Bullet">
    <w:name w:val="Bullet"/>
    <w:basedOn w:val="Normal"/>
    <w:rsid w:val="00B2712F"/>
    <w:pPr>
      <w:tabs>
        <w:tab w:val="left" w:pos="720"/>
      </w:tabs>
      <w:spacing w:before="60" w:after="60"/>
      <w:ind w:left="720" w:hanging="360"/>
    </w:pPr>
    <w:rPr>
      <w:rFonts w:ascii="Times New Roman" w:hAnsi="Times New Roman"/>
      <w:sz w:val="22"/>
    </w:rPr>
  </w:style>
  <w:style w:type="paragraph" w:customStyle="1" w:styleId="Figuretext-C">
    <w:name w:val="Figure text-C"/>
    <w:basedOn w:val="Normal"/>
    <w:rsid w:val="00B2712F"/>
    <w:pPr>
      <w:spacing w:before="60" w:after="60"/>
      <w:jc w:val="center"/>
    </w:pPr>
    <w:rPr>
      <w:rFonts w:ascii="Times New Roman" w:hAnsi="Times New Roman"/>
      <w:sz w:val="22"/>
    </w:rPr>
  </w:style>
  <w:style w:type="paragraph" w:customStyle="1" w:styleId="Figuretitle">
    <w:name w:val="Figure title"/>
    <w:basedOn w:val="Normal"/>
    <w:rsid w:val="00B2712F"/>
    <w:pPr>
      <w:spacing w:before="60" w:after="60"/>
      <w:jc w:val="center"/>
    </w:pPr>
    <w:rPr>
      <w:rFonts w:ascii="Times New Roman" w:hAnsi="Times New Roman"/>
      <w:sz w:val="22"/>
    </w:rPr>
  </w:style>
  <w:style w:type="paragraph" w:customStyle="1" w:styleId="TOC-headings">
    <w:name w:val="TOC-headings"/>
    <w:basedOn w:val="TOC-title"/>
    <w:rsid w:val="00B2712F"/>
    <w:pPr>
      <w:tabs>
        <w:tab w:val="right" w:pos="9360"/>
      </w:tabs>
      <w:spacing w:before="60" w:after="120"/>
      <w:jc w:val="left"/>
    </w:pPr>
    <w:rPr>
      <w:caps w:val="0"/>
      <w:sz w:val="22"/>
    </w:rPr>
  </w:style>
  <w:style w:type="paragraph" w:styleId="BodyTextIndent">
    <w:name w:val="Body Text Indent"/>
    <w:basedOn w:val="Normal"/>
    <w:link w:val="BodyTextIndentChar"/>
    <w:rsid w:val="00B2712F"/>
    <w:pPr>
      <w:spacing w:before="60" w:after="60"/>
      <w:ind w:left="1260" w:hanging="900"/>
    </w:pPr>
    <w:rPr>
      <w:rFonts w:ascii="Times New Roman" w:hAnsi="Times New Roman"/>
      <w:sz w:val="22"/>
    </w:rPr>
  </w:style>
  <w:style w:type="character" w:customStyle="1" w:styleId="BodyTextIndentChar">
    <w:name w:val="Body Text Indent Char"/>
    <w:basedOn w:val="DefaultParagraphFont"/>
    <w:link w:val="BodyTextIndent"/>
    <w:rsid w:val="00B2712F"/>
    <w:rPr>
      <w:rFonts w:ascii="Times New Roman" w:eastAsia="Times New Roman" w:hAnsi="Times New Roman" w:cs="Times New Roman"/>
      <w:szCs w:val="20"/>
    </w:rPr>
  </w:style>
  <w:style w:type="paragraph" w:styleId="BodyTextIndent2">
    <w:name w:val="Body Text Indent 2"/>
    <w:basedOn w:val="Normal"/>
    <w:link w:val="BodyTextIndent2Char"/>
    <w:rsid w:val="00B2712F"/>
    <w:pPr>
      <w:pBdr>
        <w:top w:val="single" w:sz="4" w:space="1" w:color="auto"/>
        <w:left w:val="single" w:sz="4" w:space="1" w:color="auto"/>
        <w:bottom w:val="single" w:sz="4" w:space="1" w:color="auto"/>
        <w:right w:val="single" w:sz="4" w:space="1" w:color="auto"/>
      </w:pBdr>
      <w:spacing w:before="60" w:after="60"/>
      <w:ind w:left="1440"/>
    </w:pPr>
    <w:rPr>
      <w:rFonts w:ascii="Times New Roman" w:hAnsi="Times New Roman"/>
      <w:i/>
      <w:sz w:val="22"/>
    </w:rPr>
  </w:style>
  <w:style w:type="character" w:customStyle="1" w:styleId="BodyTextIndent2Char">
    <w:name w:val="Body Text Indent 2 Char"/>
    <w:basedOn w:val="DefaultParagraphFont"/>
    <w:link w:val="BodyTextIndent2"/>
    <w:rsid w:val="00B2712F"/>
    <w:rPr>
      <w:rFonts w:ascii="Times New Roman" w:eastAsia="Times New Roman" w:hAnsi="Times New Roman" w:cs="Times New Roman"/>
      <w:i/>
      <w:szCs w:val="20"/>
    </w:rPr>
  </w:style>
  <w:style w:type="paragraph" w:styleId="BodyTextIndent3">
    <w:name w:val="Body Text Indent 3"/>
    <w:basedOn w:val="Normal"/>
    <w:link w:val="BodyTextIndent3Char"/>
    <w:rsid w:val="00B2712F"/>
    <w:pPr>
      <w:spacing w:before="60" w:after="60"/>
      <w:ind w:left="1440" w:hanging="1440"/>
    </w:pPr>
    <w:rPr>
      <w:rFonts w:ascii="Times New Roman" w:hAnsi="Times New Roman"/>
      <w:sz w:val="22"/>
    </w:rPr>
  </w:style>
  <w:style w:type="character" w:customStyle="1" w:styleId="BodyTextIndent3Char">
    <w:name w:val="Body Text Indent 3 Char"/>
    <w:basedOn w:val="DefaultParagraphFont"/>
    <w:link w:val="BodyTextIndent3"/>
    <w:rsid w:val="00B2712F"/>
    <w:rPr>
      <w:rFonts w:ascii="Times New Roman" w:eastAsia="Times New Roman" w:hAnsi="Times New Roman" w:cs="Times New Roman"/>
      <w:szCs w:val="20"/>
    </w:rPr>
  </w:style>
  <w:style w:type="paragraph" w:styleId="BodyText2">
    <w:name w:val="Body Text 2"/>
    <w:basedOn w:val="Normal"/>
    <w:link w:val="BodyText2Char"/>
    <w:rsid w:val="00B2712F"/>
    <w:pPr>
      <w:pBdr>
        <w:top w:val="single" w:sz="4" w:space="1" w:color="auto"/>
        <w:left w:val="single" w:sz="4" w:space="4" w:color="auto"/>
        <w:bottom w:val="single" w:sz="4" w:space="1" w:color="auto"/>
        <w:right w:val="single" w:sz="4" w:space="4" w:color="auto"/>
      </w:pBdr>
      <w:spacing w:before="60" w:after="120"/>
    </w:pPr>
    <w:rPr>
      <w:rFonts w:ascii="Times New Roman" w:hAnsi="Times New Roman"/>
      <w:i/>
      <w:iCs/>
      <w:sz w:val="22"/>
    </w:rPr>
  </w:style>
  <w:style w:type="character" w:customStyle="1" w:styleId="BodyText2Char">
    <w:name w:val="Body Text 2 Char"/>
    <w:basedOn w:val="DefaultParagraphFont"/>
    <w:link w:val="BodyText2"/>
    <w:rsid w:val="00B2712F"/>
    <w:rPr>
      <w:rFonts w:ascii="Times New Roman" w:eastAsia="Times New Roman" w:hAnsi="Times New Roman" w:cs="Times New Roman"/>
      <w:i/>
      <w:iCs/>
      <w:szCs w:val="20"/>
    </w:rPr>
  </w:style>
  <w:style w:type="paragraph" w:styleId="ListBullet2">
    <w:name w:val="List Bullet 2"/>
    <w:basedOn w:val="Normal"/>
    <w:rsid w:val="00B2712F"/>
    <w:pPr>
      <w:numPr>
        <w:ilvl w:val="1"/>
        <w:numId w:val="7"/>
      </w:numPr>
    </w:pPr>
    <w:rPr>
      <w:rFonts w:cs="Arial"/>
      <w:sz w:val="24"/>
      <w:szCs w:val="24"/>
    </w:rPr>
  </w:style>
  <w:style w:type="paragraph" w:customStyle="1" w:styleId="EnclTitle">
    <w:name w:val="Encl Title"/>
    <w:basedOn w:val="Normal"/>
    <w:rsid w:val="00B2712F"/>
    <w:pPr>
      <w:keepNext/>
      <w:keepLines/>
      <w:spacing w:after="400" w:line="400" w:lineRule="atLeast"/>
      <w:jc w:val="center"/>
    </w:pPr>
    <w:rPr>
      <w:rFonts w:cs="Arial"/>
      <w:i/>
      <w:spacing w:val="-14"/>
      <w:kern w:val="28"/>
      <w:sz w:val="34"/>
      <w:szCs w:val="24"/>
    </w:rPr>
  </w:style>
  <w:style w:type="paragraph" w:customStyle="1" w:styleId="AMHDum3PubHdr">
    <w:name w:val="AMH Dum 3 Pub Hdr"/>
    <w:basedOn w:val="Normal"/>
    <w:rsid w:val="00B2712F"/>
    <w:pPr>
      <w:widowControl w:val="0"/>
      <w:adjustRightInd w:val="0"/>
      <w:spacing w:before="120" w:after="120" w:line="360" w:lineRule="atLeast"/>
      <w:jc w:val="both"/>
      <w:textAlignment w:val="baseline"/>
    </w:pPr>
    <w:rPr>
      <w:rFonts w:ascii="Times New Roman" w:hAnsi="Times New Roman"/>
      <w:b/>
      <w:sz w:val="24"/>
    </w:rPr>
  </w:style>
  <w:style w:type="paragraph" w:customStyle="1" w:styleId="AMHDum2PubHdr">
    <w:name w:val="AMH Dum 2 Pub Hdr"/>
    <w:basedOn w:val="AMHDum3PubHdr"/>
    <w:rsid w:val="00B2712F"/>
    <w:pPr>
      <w:spacing w:before="240"/>
    </w:pPr>
    <w:rPr>
      <w:caps/>
    </w:rPr>
  </w:style>
  <w:style w:type="paragraph" w:customStyle="1" w:styleId="AMHPubText">
    <w:name w:val="AMH Pub Text"/>
    <w:basedOn w:val="Normal"/>
    <w:rsid w:val="00B2712F"/>
    <w:pPr>
      <w:widowControl w:val="0"/>
      <w:adjustRightInd w:val="0"/>
      <w:spacing w:before="120" w:after="120" w:line="360" w:lineRule="atLeast"/>
      <w:jc w:val="both"/>
      <w:textAlignment w:val="baseline"/>
    </w:pPr>
    <w:rPr>
      <w:rFonts w:ascii="Times New Roman" w:hAnsi="Times New Roman"/>
      <w:sz w:val="24"/>
    </w:rPr>
  </w:style>
  <w:style w:type="paragraph" w:customStyle="1" w:styleId="MSAMBulletedList">
    <w:name w:val="MSAM Bulleted List"/>
    <w:basedOn w:val="Normal"/>
    <w:link w:val="MSAMBulletedListChar"/>
    <w:rsid w:val="00B2712F"/>
    <w:pPr>
      <w:widowControl w:val="0"/>
      <w:numPr>
        <w:numId w:val="8"/>
      </w:numPr>
      <w:adjustRightInd w:val="0"/>
      <w:spacing w:after="120" w:line="360" w:lineRule="atLeast"/>
      <w:jc w:val="both"/>
      <w:textAlignment w:val="baseline"/>
    </w:pPr>
    <w:rPr>
      <w:rFonts w:ascii="Times New Roman" w:hAnsi="Times New Roman"/>
      <w:sz w:val="24"/>
    </w:rPr>
  </w:style>
  <w:style w:type="character" w:customStyle="1" w:styleId="MSAMBulletedListChar">
    <w:name w:val="MSAM Bulleted List Char"/>
    <w:basedOn w:val="DefaultParagraphFont"/>
    <w:link w:val="MSAMBulletedList"/>
    <w:rsid w:val="00B2712F"/>
    <w:rPr>
      <w:rFonts w:ascii="Times New Roman" w:eastAsia="Times New Roman" w:hAnsi="Times New Roman" w:cs="Times New Roman"/>
      <w:sz w:val="24"/>
      <w:szCs w:val="20"/>
    </w:rPr>
  </w:style>
  <w:style w:type="paragraph" w:customStyle="1" w:styleId="Default">
    <w:name w:val="Default"/>
    <w:rsid w:val="00B2712F"/>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ParagraphItalics">
    <w:name w:val="Paragraph Italics"/>
    <w:basedOn w:val="Normal"/>
    <w:uiPriority w:val="99"/>
    <w:qFormat/>
    <w:rsid w:val="00B2712F"/>
    <w:pPr>
      <w:spacing w:before="60" w:after="120"/>
    </w:pPr>
    <w:rPr>
      <w:rFonts w:ascii="Times New Roman" w:hAnsi="Times New Roman"/>
      <w:i/>
      <w:sz w:val="22"/>
    </w:rPr>
  </w:style>
  <w:style w:type="paragraph" w:styleId="DocumentMap">
    <w:name w:val="Document Map"/>
    <w:basedOn w:val="Normal"/>
    <w:link w:val="DocumentMapChar"/>
    <w:uiPriority w:val="99"/>
    <w:unhideWhenUsed/>
    <w:rsid w:val="00B2712F"/>
    <w:rPr>
      <w:rFonts w:ascii="Tahoma" w:hAnsi="Tahoma" w:cs="Tahoma"/>
      <w:sz w:val="16"/>
      <w:szCs w:val="16"/>
    </w:rPr>
  </w:style>
  <w:style w:type="character" w:customStyle="1" w:styleId="DocumentMapChar">
    <w:name w:val="Document Map Char"/>
    <w:basedOn w:val="DefaultParagraphFont"/>
    <w:link w:val="DocumentMap"/>
    <w:uiPriority w:val="99"/>
    <w:rsid w:val="00B2712F"/>
    <w:rPr>
      <w:rFonts w:ascii="Tahoma" w:eastAsia="Times New Roman" w:hAnsi="Tahoma" w:cs="Tahoma"/>
      <w:sz w:val="16"/>
      <w:szCs w:val="16"/>
    </w:rPr>
  </w:style>
  <w:style w:type="paragraph" w:styleId="TOCHeading">
    <w:name w:val="TOC Heading"/>
    <w:basedOn w:val="Heading1"/>
    <w:next w:val="Normal"/>
    <w:uiPriority w:val="39"/>
    <w:unhideWhenUsed/>
    <w:qFormat/>
    <w:rsid w:val="00B2712F"/>
    <w:pPr>
      <w:keepLines/>
      <w:numPr>
        <w:numId w:val="0"/>
      </w:numPr>
      <w:spacing w:before="480" w:after="0" w:line="276" w:lineRule="auto"/>
      <w:outlineLvl w:val="9"/>
    </w:pPr>
    <w:rPr>
      <w:rFonts w:eastAsiaTheme="majorEastAsia" w:cstheme="majorBidi"/>
      <w:color w:val="365F91" w:themeColor="accent1" w:themeShade="BF"/>
      <w:kern w:val="0"/>
      <w:sz w:val="28"/>
      <w:szCs w:val="28"/>
    </w:rPr>
  </w:style>
  <w:style w:type="paragraph" w:styleId="NoSpacing">
    <w:name w:val="No Spacing"/>
    <w:uiPriority w:val="1"/>
    <w:qFormat/>
    <w:rsid w:val="002F64A0"/>
    <w:pPr>
      <w:spacing w:after="0" w:line="240" w:lineRule="auto"/>
    </w:pPr>
    <w:rPr>
      <w:rFonts w:ascii="Arial" w:eastAsia="Times New Roman" w:hAnsi="Arial" w:cs="Times New Roman"/>
      <w:sz w:val="20"/>
      <w:szCs w:val="20"/>
    </w:rPr>
  </w:style>
  <w:style w:type="paragraph" w:styleId="PlainText">
    <w:name w:val="Plain Text"/>
    <w:basedOn w:val="Normal"/>
    <w:link w:val="PlainTextChar"/>
    <w:uiPriority w:val="99"/>
    <w:semiHidden/>
    <w:unhideWhenUsed/>
    <w:rsid w:val="003340AB"/>
    <w:rPr>
      <w:rFonts w:ascii="Consolas" w:eastAsiaTheme="minorEastAsia" w:hAnsi="Consolas" w:cstheme="minorBidi"/>
      <w:sz w:val="21"/>
      <w:szCs w:val="21"/>
    </w:rPr>
  </w:style>
  <w:style w:type="character" w:customStyle="1" w:styleId="PlainTextChar">
    <w:name w:val="Plain Text Char"/>
    <w:basedOn w:val="DefaultParagraphFont"/>
    <w:link w:val="PlainText"/>
    <w:uiPriority w:val="99"/>
    <w:semiHidden/>
    <w:rsid w:val="003340AB"/>
    <w:rPr>
      <w:rFonts w:ascii="Consolas" w:eastAsiaTheme="minorEastAsia" w:hAnsi="Consolas"/>
      <w:sz w:val="21"/>
      <w:szCs w:val="21"/>
    </w:rPr>
  </w:style>
  <w:style w:type="table" w:customStyle="1" w:styleId="TableGrid1">
    <w:name w:val="Table Grid1"/>
    <w:basedOn w:val="TableNormal"/>
    <w:next w:val="TableGrid"/>
    <w:uiPriority w:val="59"/>
    <w:rsid w:val="0012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631343">
      <w:bodyDiv w:val="1"/>
      <w:marLeft w:val="0"/>
      <w:marRight w:val="0"/>
      <w:marTop w:val="0"/>
      <w:marBottom w:val="0"/>
      <w:divBdr>
        <w:top w:val="none" w:sz="0" w:space="0" w:color="auto"/>
        <w:left w:val="none" w:sz="0" w:space="0" w:color="auto"/>
        <w:bottom w:val="none" w:sz="0" w:space="0" w:color="auto"/>
        <w:right w:val="none" w:sz="0" w:space="0" w:color="auto"/>
      </w:divBdr>
    </w:div>
    <w:div w:id="849954637">
      <w:bodyDiv w:val="1"/>
      <w:marLeft w:val="0"/>
      <w:marRight w:val="0"/>
      <w:marTop w:val="0"/>
      <w:marBottom w:val="0"/>
      <w:divBdr>
        <w:top w:val="none" w:sz="0" w:space="0" w:color="auto"/>
        <w:left w:val="none" w:sz="0" w:space="0" w:color="auto"/>
        <w:bottom w:val="none" w:sz="0" w:space="0" w:color="auto"/>
        <w:right w:val="none" w:sz="0" w:space="0" w:color="auto"/>
      </w:divBdr>
    </w:div>
    <w:div w:id="1540161573">
      <w:bodyDiv w:val="1"/>
      <w:marLeft w:val="0"/>
      <w:marRight w:val="0"/>
      <w:marTop w:val="0"/>
      <w:marBottom w:val="0"/>
      <w:divBdr>
        <w:top w:val="none" w:sz="0" w:space="0" w:color="auto"/>
        <w:left w:val="none" w:sz="0" w:space="0" w:color="auto"/>
        <w:bottom w:val="none" w:sz="0" w:space="0" w:color="auto"/>
        <w:right w:val="none" w:sz="0" w:space="0" w:color="auto"/>
      </w:divBdr>
      <w:divsChild>
        <w:div w:id="152713615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Shawn.mcdonald1@navy.mil" TargetMode="Externa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Kim.r.babcock@uscg.mi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gbowe@caci.com"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mailto:Thomas.tomaiko@hq.dhs.gov"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Other xmlns="5b44eb52-674b-48ce-a3f9-c4a1c0663f9a" xsi:nil="true"/>
    <PublishPosture xmlns="5b44eb52-674b-48ce-a3f9-c4a1c0663f9a">S&amp;T Only</PublishPosture>
    <DocType xmlns="5b44eb52-674b-48ce-a3f9-c4a1c0663f9a">2</DocType>
    <counted xmlns="5b44eb52-674b-48ce-a3f9-c4a1c0663f9a">false</counted>
    <ProjTitle xmlns="5b44eb52-674b-48ce-a3f9-c4a1c0663f9a" xsi:nil="true"/>
    <ProjectID xmlns="e4b2a63a-be71-4324-b876-e0b9a77e2960">78</ProjectID>
    <iStatus xmlns="e4b2a63a-be71-4324-b876-e0b9a77e2960">Active</iStatus>
    <ReleasabilityDateChanged xmlns="5b44eb52-674b-48ce-a3f9-c4a1c0663f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2EEE75096B3C4C84A22FEA9955BBF9" ma:contentTypeVersion="19" ma:contentTypeDescription="Create a new document." ma:contentTypeScope="" ma:versionID="3d892a6e916eec81a87e0ca76981c331">
  <xsd:schema xmlns:xsd="http://www.w3.org/2001/XMLSchema" xmlns:xs="http://www.w3.org/2001/XMLSchema" xmlns:p="http://schemas.microsoft.com/office/2006/metadata/properties" xmlns:ns2="5b44eb52-674b-48ce-a3f9-c4a1c0663f9a" xmlns:ns3="e4b2a63a-be71-4324-b876-e0b9a77e2960" targetNamespace="http://schemas.microsoft.com/office/2006/metadata/properties" ma:root="true" ma:fieldsID="4f5dcde653fff10e2c5160932ea50aa9" ns2:_="" ns3:_="">
    <xsd:import namespace="5b44eb52-674b-48ce-a3f9-c4a1c0663f9a"/>
    <xsd:import namespace="e4b2a63a-be71-4324-b876-e0b9a77e2960"/>
    <xsd:element name="properties">
      <xsd:complexType>
        <xsd:sequence>
          <xsd:element name="documentManagement">
            <xsd:complexType>
              <xsd:all>
                <xsd:element ref="ns2:DocType" minOccurs="0"/>
                <xsd:element ref="ns2:Other" minOccurs="0"/>
                <xsd:element ref="ns3:iStatus" minOccurs="0"/>
                <xsd:element ref="ns3:ProjectID" minOccurs="0"/>
                <xsd:element ref="ns2:counted" minOccurs="0"/>
                <xsd:element ref="ns2:ProjTitle" minOccurs="0"/>
                <xsd:element ref="ns2:PublishPosture" minOccurs="0"/>
                <xsd:element ref="ns2:ReleasabilityDateChang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4eb52-674b-48ce-a3f9-c4a1c0663f9a" elementFormDefault="qualified">
    <xsd:import namespace="http://schemas.microsoft.com/office/2006/documentManagement/types"/>
    <xsd:import namespace="http://schemas.microsoft.com/office/infopath/2007/PartnerControls"/>
    <xsd:element name="DocType" ma:index="8" nillable="true" ma:displayName="Document Type" ma:indexed="true" ma:list="{9045563d-27bc-4a59-9798-33f956f0dfd1}" ma:internalName="DocType" ma:showField="Title">
      <xsd:simpleType>
        <xsd:restriction base="dms:Lookup"/>
      </xsd:simpleType>
    </xsd:element>
    <xsd:element name="Other" ma:index="9" nillable="true" ma:displayName="Other Type" ma:internalName="Other">
      <xsd:simpleType>
        <xsd:restriction base="dms:Text">
          <xsd:maxLength value="255"/>
        </xsd:restriction>
      </xsd:simpleType>
    </xsd:element>
    <xsd:element name="counted" ma:index="13" nillable="true" ma:displayName="counted" ma:default="0" ma:internalName="counted">
      <xsd:simpleType>
        <xsd:restriction base="dms:Boolean"/>
      </xsd:simpleType>
    </xsd:element>
    <xsd:element name="ProjTitle" ma:index="14" nillable="true" ma:displayName="ProjTitle" ma:internalName="ProjTitle">
      <xsd:simpleType>
        <xsd:restriction base="dms:Text">
          <xsd:maxLength value="255"/>
        </xsd:restriction>
      </xsd:simpleType>
    </xsd:element>
    <xsd:element name="PublishPosture" ma:index="17" nillable="true" ma:displayName="PublishPosture" ma:default="Not Yet Determined" ma:description="S&amp;T Only:             Distribution authorized to S&amp;T users only. Official access is only granted to S&amp;T users. [However, if a DHS employee in another component is sent a link to the Project Site from an S&amp;T member, they may be able to access the document].&#10;&#10;DHS Only:             Distribution authorized to the Department of Homeland Security (DHS) and DHS contractors.  Only users with a login issued by a DHS directorate or component will be able to access this document.&#10;&#10;U.S. Government:      Distribution authorized to U.S. Government agencies and their contractors. Content may be published with full attribution to the project PM and S&amp;T, and may be made available on the DoD Defense Technical Information Center (DTIC) with limited access.&#10;&#10;Unlimited/Public:     Distribution is unlimited and approved for public release. Content may be published with full attribution to the project PM and S&amp;T, and may be made available on the DoD Defense Technical Information Center (DTIC) and Science.gov with unlimited access.&#10;&#10;Submitted for Release:  The document has been submitted to the S&amp;T process for official approval prior to public release, but the process has not yet concluded.&#10;&#10;Not Yet Determined:   Distribution has not yet been determined for this document. The PM should determine the appropriate releasability before or soon after the document is posted. However, until the releasability is selected to another value, &quot;Not Yet Determined&quot; will be displayed and access will be limited to &quot;S&amp;T Only.&quot;" ma:format="Dropdown" ma:indexed="true" ma:internalName="PublishPosture">
      <xsd:simpleType>
        <xsd:restriction base="dms:Choice">
          <xsd:enumeration value="S&amp;T Only"/>
          <xsd:enumeration value="DHS Only"/>
          <xsd:enumeration value="U.S. Government"/>
          <xsd:enumeration value="Unlimited/Public"/>
          <xsd:enumeration value="Submitted for Release"/>
          <xsd:enumeration value="Not Yet Determined"/>
        </xsd:restriction>
      </xsd:simpleType>
    </xsd:element>
    <xsd:element name="ReleasabilityDateChanged" ma:index="18" nillable="true" ma:displayName="ReleasabilityDateChanged" ma:format="DateOnly" ma:internalName="ReleasabilityDateChang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b2a63a-be71-4324-b876-e0b9a77e2960" elementFormDefault="qualified">
    <xsd:import namespace="http://schemas.microsoft.com/office/2006/documentManagement/types"/>
    <xsd:import namespace="http://schemas.microsoft.com/office/infopath/2007/PartnerControls"/>
    <xsd:element name="iStatus" ma:index="11" nillable="true" ma:displayName="iStatus" ma:default="Active" ma:format="Dropdown" ma:indexed="true" ma:internalName="iStatus">
      <xsd:simpleType>
        <xsd:restriction base="dms:Choice">
          <xsd:enumeration value="Active"/>
          <xsd:enumeration value="Inactive"/>
        </xsd:restriction>
      </xsd:simpleType>
    </xsd:element>
    <xsd:element name="ProjectID" ma:index="12" nillable="true" ma:displayName="ProjectID" ma:indexed="true" ma:internalName="ProjectID">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BA78F-C1D5-4508-8361-616D0D99E6A9}">
  <ds:schemaRefs>
    <ds:schemaRef ds:uri="http://purl.org/dc/terms/"/>
    <ds:schemaRef ds:uri="http://purl.org/dc/dcmitype/"/>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e4b2a63a-be71-4324-b876-e0b9a77e2960"/>
    <ds:schemaRef ds:uri="5b44eb52-674b-48ce-a3f9-c4a1c0663f9a"/>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51231D6F-08C0-48C6-B355-2211BED00F23}">
  <ds:schemaRefs>
    <ds:schemaRef ds:uri="http://schemas.microsoft.com/sharepoint/v3/contenttype/forms"/>
  </ds:schemaRefs>
</ds:datastoreItem>
</file>

<file path=customXml/itemProps3.xml><?xml version="1.0" encoding="utf-8"?>
<ds:datastoreItem xmlns:ds="http://schemas.openxmlformats.org/officeDocument/2006/customXml" ds:itemID="{2CEF65D4-0E78-4189-BDE0-0119F57CA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4eb52-674b-48ce-a3f9-c4a1c0663f9a"/>
    <ds:schemaRef ds:uri="e4b2a63a-be71-4324-b876-e0b9a77e2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EEF21C-48BE-4DC7-8AB0-7B0538DFE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5865</Words>
  <Characters>33432</Characters>
  <Application>Microsoft Office Word</Application>
  <DocSecurity>4</DocSecurity>
  <Lines>278</Lines>
  <Paragraphs>78</Paragraphs>
  <ScaleCrop>false</ScaleCrop>
  <HeadingPairs>
    <vt:vector size="2" baseType="variant">
      <vt:variant>
        <vt:lpstr>Title</vt:lpstr>
      </vt:variant>
      <vt:variant>
        <vt:i4>1</vt:i4>
      </vt:variant>
    </vt:vector>
  </HeadingPairs>
  <TitlesOfParts>
    <vt:vector size="1" baseType="lpstr">
      <vt:lpstr>PMP Ciccarello Draft 02-21-13</vt:lpstr>
    </vt:vector>
  </TitlesOfParts>
  <Company>Booz Allen Hamilton</Company>
  <LinksUpToDate>false</LinksUpToDate>
  <CharactersWithSpaces>39219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 Ciccarello Draft 02-21-13</dc:title>
  <dc:subject/>
  <dc:creator>Peter Morgan</dc:creator>
  <cp:keywords/>
  <dc:description/>
  <cp:lastModifiedBy>Vallone, Jennifer (CTR)</cp:lastModifiedBy>
  <cp:revision>2</cp:revision>
  <cp:lastPrinted>2012-08-08T16:54:00Z</cp:lastPrinted>
  <dcterms:created xsi:type="dcterms:W3CDTF">2017-10-03T21:51:00Z</dcterms:created>
  <dcterms:modified xsi:type="dcterms:W3CDTF">2017-10-03T21:51:00Z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0x010100B42EEE75096B3C4C84A22FEA9955BBF9</vt:lpwstr>
  </property>
  <property fmtid="{D5CDD505-2E9C-101B-9397-08002B2CF9AE}" pid="3" name="Order">
    <vt:r8>225400</vt:r8>
  </property>
</Properties>
</file>